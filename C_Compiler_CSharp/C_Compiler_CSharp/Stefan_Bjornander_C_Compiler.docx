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2D1E99">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2D1E99">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2D1E99">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2D1E99">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2D1E99">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2D1E99">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2D1E99">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2D1E99">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2D1E99">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2D1E99">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2D1E99">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2D1E99">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2D1E99">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2D1E99">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2D1E99">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2D1E99">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2D1E99">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2D1E99">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2D1E99">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2D1E99">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2D1E99">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2D1E99">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2D1E99">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2D1E99">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2D1E99">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2D1E99">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2D1E99">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2D1E99">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30584F" w:rsidRDefault="0030584F" w:rsidP="007016BF">
                              <w:pPr>
                                <w:spacing w:before="60" w:after="0"/>
                                <w:jc w:val="center"/>
                                <w:rPr>
                                  <w:lang w:val="sv-SE"/>
                                </w:rPr>
                              </w:pPr>
                              <w:r>
                                <w:rPr>
                                  <w:lang w:val="sv-SE"/>
                                </w:rPr>
                                <w:t>Register Preparator</w:t>
                              </w:r>
                            </w:p>
                            <w:p w14:paraId="5B7E5EAE" w14:textId="77777777" w:rsidR="0030584F" w:rsidRPr="00C7380D" w:rsidRDefault="0030584F"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30584F" w:rsidRDefault="0030584F" w:rsidP="00F52895">
                              <w:pPr>
                                <w:spacing w:before="60" w:after="0"/>
                                <w:jc w:val="center"/>
                                <w:rPr>
                                  <w:lang w:val="sv-SE"/>
                                </w:rPr>
                              </w:pPr>
                              <w:r>
                                <w:rPr>
                                  <w:lang w:val="sv-SE"/>
                                </w:rPr>
                                <w:t>Register Allocator</w:t>
                              </w:r>
                            </w:p>
                            <w:p w14:paraId="49971E8A" w14:textId="77777777" w:rsidR="0030584F" w:rsidRDefault="0030584F"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30584F" w:rsidRPr="009C410A" w:rsidRDefault="0030584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30584F" w:rsidRPr="009C410A" w:rsidRDefault="0030584F"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30584F" w:rsidRDefault="0030584F"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30584F" w:rsidRDefault="0030584F"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30584F" w:rsidRDefault="0030584F" w:rsidP="007016BF">
                              <w:pPr>
                                <w:pStyle w:val="Normalwebb"/>
                                <w:spacing w:before="60" w:line="252" w:lineRule="auto"/>
                                <w:jc w:val="center"/>
                              </w:pPr>
                              <w:r>
                                <w:rPr>
                                  <w:rFonts w:eastAsia="Calibri"/>
                                  <w:sz w:val="22"/>
                                  <w:szCs w:val="22"/>
                                  <w:lang w:val="en-US"/>
                                </w:rPr>
                                <w:t>Object Code</w:t>
                              </w:r>
                            </w:p>
                            <w:p w14:paraId="774C3A6C" w14:textId="77777777" w:rsidR="0030584F" w:rsidRDefault="0030584F"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30584F" w:rsidRDefault="0030584F"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30584F" w:rsidRDefault="0030584F"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30584F" w:rsidRDefault="0030584F" w:rsidP="007016BF">
                        <w:pPr>
                          <w:spacing w:before="60" w:after="0"/>
                          <w:jc w:val="center"/>
                          <w:rPr>
                            <w:lang w:val="sv-SE"/>
                          </w:rPr>
                        </w:pPr>
                        <w:r>
                          <w:rPr>
                            <w:lang w:val="sv-SE"/>
                          </w:rPr>
                          <w:t>Register Preparator</w:t>
                        </w:r>
                      </w:p>
                      <w:p w14:paraId="5B7E5EAE" w14:textId="77777777" w:rsidR="0030584F" w:rsidRPr="00C7380D" w:rsidRDefault="0030584F"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30584F" w:rsidRDefault="0030584F" w:rsidP="00F52895">
                        <w:pPr>
                          <w:spacing w:before="60" w:after="0"/>
                          <w:jc w:val="center"/>
                          <w:rPr>
                            <w:lang w:val="sv-SE"/>
                          </w:rPr>
                        </w:pPr>
                        <w:r>
                          <w:rPr>
                            <w:lang w:val="sv-SE"/>
                          </w:rPr>
                          <w:t>Register Allocator</w:t>
                        </w:r>
                      </w:p>
                      <w:p w14:paraId="49971E8A" w14:textId="77777777" w:rsidR="0030584F" w:rsidRDefault="0030584F"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30584F" w:rsidRPr="009C410A" w:rsidRDefault="0030584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30584F" w:rsidRPr="009C410A" w:rsidRDefault="0030584F"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30584F" w:rsidRDefault="0030584F"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30584F" w:rsidRDefault="0030584F"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30584F" w:rsidRDefault="0030584F" w:rsidP="007016BF">
                        <w:pPr>
                          <w:pStyle w:val="Normalwebb"/>
                          <w:spacing w:before="60" w:line="252" w:lineRule="auto"/>
                          <w:jc w:val="center"/>
                        </w:pPr>
                        <w:r>
                          <w:rPr>
                            <w:rFonts w:eastAsia="Calibri"/>
                            <w:sz w:val="22"/>
                            <w:szCs w:val="22"/>
                            <w:lang w:val="en-US"/>
                          </w:rPr>
                          <w:t>Object Code</w:t>
                        </w:r>
                      </w:p>
                      <w:p w14:paraId="774C3A6C" w14:textId="77777777" w:rsidR="0030584F" w:rsidRDefault="0030584F"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30584F" w:rsidRDefault="0030584F"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30584F" w:rsidRDefault="0030584F"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2AF1BF22"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F35C1">
        <w:t>initializer</w:t>
      </w:r>
      <w:r>
        <w:t>ialized. If the declarator is defined in the global scope and does not have the static storage it has external linkage and is visible from other source files, the linker will make it visible in a later phase.</w:t>
      </w:r>
    </w:p>
    <w:p w14:paraId="721B813C" w14:textId="13CC9F6F" w:rsidR="005E4C5F" w:rsidRDefault="005E4C5F" w:rsidP="00E40B78">
      <w:r>
        <w:t xml:space="preserve">An extern or typedef </w:t>
      </w:r>
      <w:r w:rsidRPr="005146F5">
        <w:t>declarator</w:t>
      </w:r>
      <w:r>
        <w:t xml:space="preserve"> cannot be </w:t>
      </w:r>
      <w:r w:rsidR="002F35C1">
        <w:t>initializer</w:t>
      </w:r>
      <w:r>
        <w:t xml:space="preserve">ialized.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F35C1">
        <w:t>initializer</w:t>
      </w:r>
      <w:r>
        <w:t>ialized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66F2451A"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F35C1">
        <w:rPr>
          <w:highlight w:val="white"/>
          <w:lang w:val="sv-SE"/>
        </w:rPr>
        <w:t>initializer</w:t>
      </w:r>
      <w:r w:rsidR="0013125E">
        <w:rPr>
          <w:highlight w:val="white"/>
          <w:lang w:val="sv-SE"/>
        </w:rPr>
        <w:t xml:space="preserve">ialized with a value, or marked as a bitfield. </w:t>
      </w:r>
      <w:r w:rsidR="009D72BD">
        <w:rPr>
          <w:highlight w:val="white"/>
          <w:lang w:val="sv-SE"/>
        </w:rPr>
        <w:t xml:space="preserve">However, a declarator cannot be both </w:t>
      </w:r>
      <w:r w:rsidR="002F35C1">
        <w:rPr>
          <w:highlight w:val="white"/>
          <w:lang w:val="sv-SE"/>
        </w:rPr>
        <w:t>initializer</w:t>
      </w:r>
      <w:r w:rsidR="009D72BD">
        <w:rPr>
          <w:highlight w:val="white"/>
          <w:lang w:val="sv-SE"/>
        </w:rPr>
        <w:t xml:space="preserve">ialized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3834BF09" w:rsidR="00E40B78" w:rsidRPr="00EC76D5" w:rsidRDefault="00E40B78" w:rsidP="00E40B78">
      <w:r w:rsidRPr="00EC76D5">
        <w:t xml:space="preserve">A </w:t>
      </w:r>
      <w:r w:rsidR="00AB7DF5">
        <w:t>declarator</w:t>
      </w:r>
      <w:r w:rsidRPr="00EC76D5">
        <w:t xml:space="preserve"> can be </w:t>
      </w:r>
      <w:r w:rsidR="002F35C1">
        <w:t>initializer</w:t>
      </w:r>
      <w:r w:rsidRPr="00EC76D5">
        <w:t>ialized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2EC5C697"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F35C1">
        <w:t>initializer</w:t>
      </w:r>
      <w:r w:rsidRPr="00EC76D5">
        <w:t xml:space="preserve">ialized.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51A5AB39" w:rsidR="00E40B78" w:rsidRPr="00EC76D5" w:rsidRDefault="00E40B78" w:rsidP="00E40B78">
      <w:r w:rsidRPr="00EC76D5">
        <w:t xml:space="preserve">An extern or typedef </w:t>
      </w:r>
      <w:r w:rsidR="00AB7DF5">
        <w:t>pointer_declarator</w:t>
      </w:r>
      <w:r w:rsidRPr="00EC76D5">
        <w:t xml:space="preserve"> cannot be </w:t>
      </w:r>
      <w:r w:rsidR="002F35C1">
        <w:t>initializer</w:t>
      </w:r>
      <w:r w:rsidRPr="00EC76D5">
        <w:t xml:space="preserve">ialized.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F35C1">
        <w:t>initializer</w:t>
      </w:r>
      <w:r w:rsidRPr="00EC76D5">
        <w: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4E4A422" w:rsidR="004F2B42" w:rsidRPr="00EC76D5" w:rsidRDefault="004F2B42" w:rsidP="004F2B42">
      <w:pPr>
        <w:pStyle w:val="Code"/>
      </w:pPr>
      <w:r w:rsidRPr="00EC76D5">
        <w:t xml:space="preserve">    Assert.error(!type.isFunction(), null, "function cannot be </w:t>
      </w:r>
      <w:r w:rsidR="002F35C1">
        <w:t>initializer</w:t>
      </w:r>
      <w:r w:rsidRPr="00EC76D5">
        <w:t>ialized");</w:t>
      </w:r>
    </w:p>
    <w:p w14:paraId="7B8AA34C" w14:textId="77777777" w:rsidR="004F2B42" w:rsidRPr="00EC76D5" w:rsidRDefault="004F2B42" w:rsidP="004F2B42">
      <w:pPr>
        <w:pStyle w:val="Code"/>
      </w:pPr>
      <w:r w:rsidRPr="00EC76D5">
        <w:t xml:space="preserve">    Assert.error(storage != Storage.Typedef, name,</w:t>
      </w:r>
    </w:p>
    <w:p w14:paraId="10A7822A" w14:textId="35D6D442" w:rsidR="004F2B42" w:rsidRPr="00EC76D5" w:rsidRDefault="004F2B42" w:rsidP="004F2B42">
      <w:pPr>
        <w:pStyle w:val="Code"/>
      </w:pPr>
      <w:r w:rsidRPr="00EC76D5">
        <w:t xml:space="preserve">                 "typedef cannot be </w:t>
      </w:r>
      <w:r w:rsidR="002F35C1">
        <w:t>initializer</w:t>
      </w:r>
      <w:r w:rsidRPr="00EC76D5">
        <w:t>ialized");</w:t>
      </w:r>
    </w:p>
    <w:p w14:paraId="053939F0" w14:textId="77777777" w:rsidR="004F2B42" w:rsidRPr="00EC76D5" w:rsidRDefault="004F2B42" w:rsidP="004F2B42">
      <w:pPr>
        <w:pStyle w:val="Code"/>
      </w:pPr>
      <w:r w:rsidRPr="00EC76D5">
        <w:t xml:space="preserve">    Assert.error(storage != Storage.Extern, name,</w:t>
      </w:r>
    </w:p>
    <w:p w14:paraId="7F7053E5" w14:textId="5BAAE341" w:rsidR="004F2B42" w:rsidRPr="00EC76D5" w:rsidRDefault="004F2B42" w:rsidP="004F2B42">
      <w:pPr>
        <w:pStyle w:val="Code"/>
      </w:pPr>
      <w:r w:rsidRPr="00EC76D5">
        <w:t xml:space="preserve">                 "extern cannot be </w:t>
      </w:r>
      <w:r w:rsidR="002F35C1">
        <w:t>initializer</w:t>
      </w:r>
      <w:r w:rsidRPr="00EC76D5">
        <w: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50F85657" w:rsidR="004F2B42" w:rsidRPr="00EC76D5" w:rsidRDefault="00875A9E" w:rsidP="00875A9E">
      <w:pPr>
        <w:pStyle w:val="Code"/>
      </w:pPr>
      <w:r w:rsidRPr="00EC76D5">
        <w:t xml:space="preserve">                 name, "struct or union field cannot be </w:t>
      </w:r>
      <w:r w:rsidR="002F35C1">
        <w:t>initializer</w:t>
      </w:r>
      <w:r w:rsidRPr="00EC76D5">
        <w: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lastRenderedPageBreak/>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325DFA3F" w:rsidR="00E40B78" w:rsidRPr="00EC76D5" w:rsidRDefault="00E40B78" w:rsidP="00E40B78">
      <w:r w:rsidRPr="00EC76D5">
        <w:t xml:space="preserve">A declaratory can be </w:t>
      </w:r>
      <w:r w:rsidR="002F35C1">
        <w:t>initializer</w:t>
      </w:r>
      <w:r w:rsidRPr="00EC76D5">
        <w:t>ialized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10FB04A8"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w:t>
        </w:r>
      </w:ins>
      <w:r w:rsidR="00F4217C">
        <w:t>initialization</w:t>
      </w:r>
      <w:ins w:id="4275" w:author="Stefan Bjornander" w:date="2015-04-25T11:38:00Z">
        <w:r w:rsidRPr="00EC76D5">
          <w:t xml:space="preserve"> list. </w:t>
        </w:r>
      </w:ins>
      <w:ins w:id="4276" w:author="Stefan Bjornander" w:date="2015-04-25T11:39:00Z">
        <w:r w:rsidR="00000353" w:rsidRPr="00EC76D5">
          <w:t xml:space="preserve">However, if the </w:t>
        </w:r>
      </w:ins>
      <w:ins w:id="4277" w:author="Stefan Bjornander" w:date="2015-04-25T11:40:00Z">
        <w:r w:rsidR="00000353" w:rsidRPr="00EC76D5">
          <w:t xml:space="preserve">array </w:t>
        </w:r>
      </w:ins>
      <w:r w:rsidR="00C37108">
        <w:t>definition</w:t>
      </w:r>
      <w:ins w:id="4278" w:author="Stefan Bjornander" w:date="2015-04-25T11:39:00Z">
        <w:r w:rsidR="00000353" w:rsidRPr="00EC76D5">
          <w:t xml:space="preserve"> </w:t>
        </w:r>
      </w:ins>
      <w:ins w:id="4279" w:author="Stefan Bjornander" w:date="2015-04-25T11:40:00Z">
        <w:r w:rsidR="00000353" w:rsidRPr="00EC76D5">
          <w:t>lacks</w:t>
        </w:r>
      </w:ins>
      <w:ins w:id="4280" w:author="Stefan Bjornander" w:date="2015-04-25T11:39:00Z">
        <w:r w:rsidR="00420086" w:rsidRPr="00EC76D5">
          <w:t xml:space="preserve"> an </w:t>
        </w:r>
      </w:ins>
      <w:r w:rsidR="00F4217C">
        <w:t>initialization</w:t>
      </w:r>
      <w:ins w:id="4281" w:author="Stefan Bjornander" w:date="2015-04-25T11:39:00Z">
        <w:r w:rsidR="00420086" w:rsidRPr="00EC76D5">
          <w:t xml:space="preserve"> list</w:t>
        </w:r>
      </w:ins>
      <w:ins w:id="4282" w:author="Stefan Bjornander" w:date="2015-04-25T11:40:00Z">
        <w:r w:rsidR="00000353" w:rsidRPr="00EC76D5">
          <w:t xml:space="preserve">, the array </w:t>
        </w:r>
      </w:ins>
      <w:ins w:id="4283" w:author="Stefan Bjornander" w:date="2015-04-25T14:31:00Z">
        <w:r w:rsidR="0020338C" w:rsidRPr="00EC76D5">
          <w:t xml:space="preserve">keeps the size zero and is considered </w:t>
        </w:r>
      </w:ins>
      <w:ins w:id="4284" w:author="Stefan Bjornander" w:date="2015-04-25T11:40:00Z">
        <w:r w:rsidR="00000353" w:rsidRPr="00EC76D5">
          <w:t>incomplete</w:t>
        </w:r>
      </w:ins>
      <w:ins w:id="4285" w:author="Stefan Bjornander" w:date="2015-04-25T11:39:00Z">
        <w:r w:rsidR="00000353" w:rsidRPr="00EC76D5">
          <w:t>.</w:t>
        </w:r>
      </w:ins>
      <w:ins w:id="4286" w:author="Stefan Bjornander" w:date="2015-04-25T14:30:00Z">
        <w:r w:rsidR="00BC2A9F" w:rsidRPr="00EC76D5">
          <w:t xml:space="preserve"> In the same</w:t>
        </w:r>
      </w:ins>
      <w:ins w:id="4287" w:author="Stefan Bjornander" w:date="2015-04-25T14:33:00Z">
        <w:r w:rsidR="00C62917" w:rsidRPr="00EC76D5">
          <w:t xml:space="preserve"> way</w:t>
        </w:r>
      </w:ins>
      <w:ins w:id="4288" w:author="Stefan Bjornander" w:date="2015-04-25T14:30:00Z">
        <w:r w:rsidR="00BC2A9F" w:rsidRPr="00EC76D5">
          <w:t xml:space="preserve">, it is possible to define only the </w:t>
        </w:r>
      </w:ins>
      <w:ins w:id="4289" w:author="Stefan Bjornander" w:date="2015-04-25T14:32:00Z">
        <w:r w:rsidR="0020338C" w:rsidRPr="00EC76D5">
          <w:t>n</w:t>
        </w:r>
      </w:ins>
      <w:ins w:id="4290" w:author="Stefan Bjornander" w:date="2015-04-25T14:33:00Z">
        <w:r w:rsidR="0020338C" w:rsidRPr="00EC76D5">
          <w:t>ame tag</w:t>
        </w:r>
      </w:ins>
      <w:ins w:id="4291" w:author="Stefan Bjornander" w:date="2015-04-25T14:30:00Z">
        <w:r w:rsidR="00BC2A9F" w:rsidRPr="00EC76D5">
          <w:t xml:space="preserve"> of a struct</w:t>
        </w:r>
      </w:ins>
      <w:ins w:id="4292" w:author="Stefan Bjornander" w:date="2015-04-25T14:33:00Z">
        <w:r w:rsidR="0020338C" w:rsidRPr="00EC76D5">
          <w:t xml:space="preserve"> or union</w:t>
        </w:r>
      </w:ins>
      <w:ins w:id="4293" w:author="Stefan Bjornander" w:date="2015-04-25T14:30:00Z">
        <w:r w:rsidR="00BC2A9F" w:rsidRPr="00EC76D5">
          <w:t xml:space="preserve">, with its </w:t>
        </w:r>
      </w:ins>
      <w:ins w:id="4294" w:author="Stefan Bjornander" w:date="2015-04-25T14:33:00Z">
        <w:r w:rsidR="0020338C" w:rsidRPr="00EC76D5">
          <w:t xml:space="preserve">member </w:t>
        </w:r>
      </w:ins>
      <w:r w:rsidR="00AA3CC2" w:rsidRPr="00EC76D5">
        <w:t>map</w:t>
      </w:r>
      <w:ins w:id="4295" w:author="Stefan Bjornander" w:date="2015-04-25T14:33:00Z">
        <w:r w:rsidR="0020338C" w:rsidRPr="00EC76D5">
          <w:t xml:space="preserve"> </w:t>
        </w:r>
      </w:ins>
      <w:ins w:id="4296" w:author="Stefan Bjornander" w:date="2015-04-25T14:30:00Z">
        <w:r w:rsidR="00BC2A9F" w:rsidRPr="00EC76D5">
          <w:t xml:space="preserve">to be defined later. </w:t>
        </w:r>
      </w:ins>
      <w:ins w:id="4297" w:author="Stefan Bjornander" w:date="2015-04-25T14:32:00Z">
        <w:r w:rsidR="0020338C" w:rsidRPr="00EC76D5">
          <w:t xml:space="preserve">In that case, the member </w:t>
        </w:r>
      </w:ins>
      <w:r w:rsidR="00AA3CC2" w:rsidRPr="00EC76D5">
        <w:t>map</w:t>
      </w:r>
      <w:ins w:id="4298" w:author="Stefan Bjornander" w:date="2015-04-25T14:32:00Z">
        <w:r w:rsidR="0020338C" w:rsidRPr="00EC76D5">
          <w:t xml:space="preserve"> is given the value null, which is keep if the </w:t>
        </w:r>
      </w:ins>
      <w:ins w:id="4299" w:author="Stefan Bjornander" w:date="2015-04-25T14:33:00Z">
        <w:r w:rsidR="00E0604A" w:rsidRPr="00EC76D5">
          <w:t xml:space="preserve">member </w:t>
        </w:r>
      </w:ins>
      <w:r w:rsidR="00356A46" w:rsidRPr="00EC76D5">
        <w:t>map</w:t>
      </w:r>
      <w:ins w:id="4300" w:author="Stefan Bjornander" w:date="2015-04-25T14:33:00Z">
        <w:r w:rsidR="00E0604A" w:rsidRPr="00EC76D5">
          <w:t xml:space="preserve"> is n</w:t>
        </w:r>
      </w:ins>
      <w:r w:rsidR="00356A46" w:rsidRPr="00EC76D5">
        <w:t>ot</w:t>
      </w:r>
      <w:ins w:id="4301" w:author="Stefan Bjornander" w:date="2015-04-25T14:33:00Z">
        <w:r w:rsidR="00E0604A" w:rsidRPr="00EC76D5">
          <w:t xml:space="preserve"> defined, and </w:t>
        </w:r>
        <w:r w:rsidR="0020338C" w:rsidRPr="00EC76D5">
          <w:t>the struct or union is consider incomplete.</w:t>
        </w:r>
      </w:ins>
      <w:ins w:id="4302"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3" w:author="Stefan Bjornander" w:date="2015-04-25T14:34:00Z">
        <w:r w:rsidR="00E0604A" w:rsidRPr="00EC76D5">
          <w:t>complete.</w:t>
        </w:r>
      </w:ins>
    </w:p>
    <w:p w14:paraId="4E45F58D" w14:textId="77777777" w:rsidR="00FE6BB6" w:rsidRPr="00EC76D5" w:rsidRDefault="00FE6BB6">
      <w:pPr>
        <w:pStyle w:val="CodeHeader"/>
        <w:rPr>
          <w:ins w:id="4304" w:author="Stefan Bjornander" w:date="2015-04-25T11:14:00Z"/>
        </w:rPr>
        <w:pPrChange w:id="4305" w:author="Stefan Bjornander" w:date="2015-04-25T11:16:00Z">
          <w:pPr>
            <w:pStyle w:val="Code"/>
          </w:pPr>
        </w:pPrChange>
      </w:pPr>
      <w:ins w:id="4306"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7"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8" w:author="Stefan Bjornander" w:date="2015-04-25T10:27:00Z"/>
        </w:rPr>
      </w:pPr>
      <w:bookmarkStart w:id="4309" w:name="_Toc481936356"/>
      <w:r w:rsidRPr="00EC76D5">
        <w:t>Constant and Volatile Types</w:t>
      </w:r>
      <w:bookmarkEnd w:id="4309"/>
    </w:p>
    <w:p w14:paraId="7E748C79" w14:textId="431A86FF" w:rsidR="00D11AF4" w:rsidRPr="00EC76D5" w:rsidRDefault="00D11AF4">
      <w:pPr>
        <w:rPr>
          <w:ins w:id="4310" w:author="Stefan Bjornander" w:date="2015-04-25T10:30:00Z"/>
        </w:rPr>
        <w:pPrChange w:id="4311" w:author="Stefan Bjornander" w:date="2015-04-25T10:27:00Z">
          <w:pPr>
            <w:pStyle w:val="Rubrik3"/>
          </w:pPr>
        </w:pPrChange>
      </w:pPr>
      <w:ins w:id="4312" w:author="Stefan Bjornander" w:date="2015-04-25T10:28:00Z">
        <w:r w:rsidRPr="00EC76D5">
          <w:t xml:space="preserve">Simply put, a type is constant if its field </w:t>
        </w:r>
        <w:r w:rsidRPr="00EC76D5">
          <w:rPr>
            <w:rStyle w:val="CodeInText"/>
            <w:color w:val="auto"/>
            <w:rPrChange w:id="4313" w:author="Stefan Bjornander" w:date="2015-04-25T10:28:00Z">
              <w:rPr>
                <w:b w:val="0"/>
              </w:rPr>
            </w:rPrChange>
          </w:rPr>
          <w:t>m_constant</w:t>
        </w:r>
        <w:r w:rsidRPr="00EC76D5">
          <w:t xml:space="preserve"> is true. However, </w:t>
        </w:r>
      </w:ins>
      <w:r w:rsidRPr="00EC76D5">
        <w:t>a</w:t>
      </w:r>
      <w:ins w:id="4314" w:author="Stefan Bjornander" w:date="2015-04-25T10:28:00Z">
        <w:r w:rsidRPr="00EC76D5">
          <w:t xml:space="preserve"> struct or union is </w:t>
        </w:r>
      </w:ins>
      <w:ins w:id="4315" w:author="Stefan Bjornander" w:date="2015-04-25T10:29:00Z">
        <w:r w:rsidRPr="00EC76D5">
          <w:t>regarded</w:t>
        </w:r>
      </w:ins>
      <w:ins w:id="4316" w:author="Stefan Bjornander" w:date="2015-04-25T10:28:00Z">
        <w:r w:rsidRPr="00EC76D5">
          <w:t xml:space="preserve"> as </w:t>
        </w:r>
      </w:ins>
      <w:ins w:id="4317" w:author="Stefan Bjornander" w:date="2015-04-25T10:29:00Z">
        <w:r w:rsidRPr="00EC76D5">
          <w:t>constant</w:t>
        </w:r>
      </w:ins>
      <w:ins w:id="4318" w:author="Stefan Bjornander" w:date="2015-04-25T10:28:00Z">
        <w:r w:rsidRPr="00EC76D5">
          <w:t xml:space="preserve"> if </w:t>
        </w:r>
      </w:ins>
      <w:ins w:id="4319" w:author="Stefan Bjornander" w:date="2015-04-25T10:29:00Z">
        <w:r w:rsidRPr="00EC76D5">
          <w:t>it is constant</w:t>
        </w:r>
      </w:ins>
      <w:r w:rsidRPr="00EC76D5">
        <w:t xml:space="preserve"> </w:t>
      </w:r>
      <w:r w:rsidR="00310577" w:rsidRPr="00EC76D5">
        <w:t>(</w:t>
      </w:r>
      <w:ins w:id="4320" w:author="Stefan Bjornander" w:date="2015-04-25T10:29:00Z">
        <w:r w:rsidRPr="00EC76D5">
          <w:rPr>
            <w:rStyle w:val="CodeInText"/>
            <w:color w:val="auto"/>
            <w:rPrChange w:id="4321" w:author="Stefan Bjornander" w:date="2015-04-25T10:30:00Z">
              <w:rPr>
                <w:b w:val="0"/>
              </w:rPr>
            </w:rPrChange>
          </w:rPr>
          <w:t>m_constant</w:t>
        </w:r>
        <w:r w:rsidRPr="00EC76D5">
          <w:t xml:space="preserve"> is true) or is any of its members if (</w:t>
        </w:r>
      </w:ins>
      <w:ins w:id="4322" w:author="Stefan Bjornander" w:date="2015-04-25T10:30:00Z">
        <w:r w:rsidRPr="00EC76D5">
          <w:t>recursively</w:t>
        </w:r>
      </w:ins>
      <w:ins w:id="4323" w:author="Stefan Bjornander" w:date="2015-04-25T10:29:00Z">
        <w:r w:rsidRPr="00EC76D5">
          <w:t>)</w:t>
        </w:r>
      </w:ins>
      <w:ins w:id="4324" w:author="Stefan Bjornander" w:date="2015-04-25T10:30:00Z">
        <w:r w:rsidRPr="00EC76D5">
          <w:t xml:space="preserve"> constant.</w:t>
        </w:r>
      </w:ins>
    </w:p>
    <w:p w14:paraId="583E0068" w14:textId="003EAC1E" w:rsidR="00D11AF4" w:rsidRPr="00EC76D5" w:rsidRDefault="00D11AF4">
      <w:pPr>
        <w:pPrChange w:id="4325" w:author="Stefan Bjornander" w:date="2015-04-25T10:27:00Z">
          <w:pPr>
            <w:pStyle w:val="Rubrik3"/>
          </w:pPr>
        </w:pPrChange>
      </w:pPr>
      <w:ins w:id="4326" w:author="Stefan Bjornander" w:date="2015-04-25T10:30:00Z">
        <w:r w:rsidRPr="00EC76D5">
          <w:t xml:space="preserve">The idea of the volatile </w:t>
        </w:r>
      </w:ins>
      <w:ins w:id="4327" w:author="Stefan Bjornander" w:date="2015-04-25T10:31:00Z">
        <w:r w:rsidRPr="00EC76D5">
          <w:t xml:space="preserve">qualifier is to </w:t>
        </w:r>
      </w:ins>
      <w:ins w:id="4328" w:author="Stefan Bjornander" w:date="2015-04-25T10:30:00Z">
        <w:r w:rsidRPr="00EC76D5">
          <w:t xml:space="preserve">prevent optimization, and since this book </w:t>
        </w:r>
      </w:ins>
      <w:ins w:id="4329" w:author="Stefan Bjornander" w:date="2015-04-25T10:31:00Z">
        <w:r w:rsidRPr="00EC76D5">
          <w:t xml:space="preserve">is focused on optimization techniques we have no real use for the volatile </w:t>
        </w:r>
      </w:ins>
      <w:r w:rsidRPr="00EC76D5">
        <w:t>qualifier</w:t>
      </w:r>
      <w:ins w:id="4330" w:author="Stefan Bjornander" w:date="2015-04-25T10:31:00Z">
        <w:r w:rsidRPr="00EC76D5">
          <w:t xml:space="preserve">. However, for the sake of </w:t>
        </w:r>
      </w:ins>
      <w:r w:rsidR="00AF218C" w:rsidRPr="00EC76D5">
        <w:t>compl</w:t>
      </w:r>
      <w:r w:rsidR="005B0924" w:rsidRPr="00EC76D5">
        <w:t>ete</w:t>
      </w:r>
      <w:r w:rsidR="00AF218C" w:rsidRPr="00EC76D5">
        <w:t>ness</w:t>
      </w:r>
      <w:ins w:id="4331" w:author="Stefan Bjornander" w:date="2015-04-25T10:31:00Z">
        <w:r w:rsidRPr="00EC76D5">
          <w:t xml:space="preserve"> we include the </w:t>
        </w:r>
        <w:r w:rsidRPr="00EC76D5">
          <w:rPr>
            <w:rStyle w:val="CodeInText"/>
            <w:color w:val="auto"/>
            <w:rPrChange w:id="4332" w:author="Stefan Bjornander" w:date="2015-04-25T10:32:00Z">
              <w:rPr>
                <w:b w:val="0"/>
              </w:rPr>
            </w:rPrChange>
          </w:rPr>
          <w:t>m_volatile</w:t>
        </w:r>
        <w:r w:rsidRPr="00EC76D5">
          <w:t xml:space="preserve"> field in the </w:t>
        </w:r>
        <w:r w:rsidRPr="00EC76D5">
          <w:rPr>
            <w:rStyle w:val="CodeInText"/>
            <w:color w:val="auto"/>
            <w:rPrChange w:id="4333"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4" w:author="Stefan Bjornander" w:date="2015-04-25T14:35:00Z"/>
        </w:rPr>
      </w:pPr>
      <w:bookmarkStart w:id="4335" w:name="_Toc481936357"/>
      <w:ins w:id="4336" w:author="Stefan Bjornander" w:date="2015-04-25T11:16:00Z">
        <w:r w:rsidRPr="00EC76D5">
          <w:t>Equality</w:t>
        </w:r>
      </w:ins>
      <w:bookmarkEnd w:id="4335"/>
    </w:p>
    <w:p w14:paraId="3E3C9A4B" w14:textId="7D4A0212" w:rsidR="00A916C7" w:rsidRPr="00EC76D5" w:rsidRDefault="00A916C7">
      <w:pPr>
        <w:rPr>
          <w:ins w:id="4337" w:author="Stefan Bjornander" w:date="2015-04-25T11:16:00Z"/>
        </w:rPr>
        <w:pPrChange w:id="4338" w:author="Stefan Bjornander" w:date="2015-04-25T14:35:00Z">
          <w:pPr>
            <w:pStyle w:val="Code"/>
          </w:pPr>
        </w:pPrChange>
      </w:pPr>
      <w:ins w:id="4339" w:author="Stefan Bjornander" w:date="2015-04-25T14:35:00Z">
        <w:r w:rsidRPr="00EC76D5">
          <w:t>Two pointer</w:t>
        </w:r>
      </w:ins>
      <w:r w:rsidR="00416ED2" w:rsidRPr="00EC76D5">
        <w:t>s</w:t>
      </w:r>
      <w:ins w:id="4340" w:author="Stefan Bjornander" w:date="2015-04-25T14:35:00Z">
        <w:r w:rsidRPr="00EC76D5">
          <w:t xml:space="preserve"> are </w:t>
        </w:r>
      </w:ins>
      <w:r w:rsidR="00C91C59" w:rsidRPr="00EC76D5">
        <w:t>consider</w:t>
      </w:r>
      <w:r w:rsidR="00B0500C" w:rsidRPr="00EC76D5">
        <w:t>ed</w:t>
      </w:r>
      <w:r w:rsidR="00C91C59" w:rsidRPr="00EC76D5">
        <w:t xml:space="preserve"> to be </w:t>
      </w:r>
      <w:ins w:id="4341" w:author="Stefan Bjornander" w:date="2015-04-25T14:35:00Z">
        <w:r w:rsidRPr="00EC76D5">
          <w:t>equal if the type</w:t>
        </w:r>
      </w:ins>
      <w:r w:rsidR="00A3631A" w:rsidRPr="00EC76D5">
        <w:t>s</w:t>
      </w:r>
      <w:ins w:id="4342" w:author="Stefan Bjornander" w:date="2015-04-25T14:35:00Z">
        <w:r w:rsidRPr="00EC76D5">
          <w:t xml:space="preserve"> they point at are equal</w:t>
        </w:r>
      </w:ins>
      <w:ins w:id="4343" w:author="Stefan Bjornander" w:date="2015-04-25T14:56:00Z">
        <w:r w:rsidR="00B95D8D" w:rsidRPr="00EC76D5">
          <w:t xml:space="preserve">, two arrays are </w:t>
        </w:r>
      </w:ins>
      <w:r w:rsidR="00A3631A" w:rsidRPr="00EC76D5">
        <w:t xml:space="preserve">equal </w:t>
      </w:r>
      <w:ins w:id="4344" w:author="Stefan Bjornander" w:date="2015-04-25T17:26:00Z">
        <w:r w:rsidR="005F554E" w:rsidRPr="00EC76D5">
          <w:t>if</w:t>
        </w:r>
      </w:ins>
      <w:r w:rsidR="004D46B3" w:rsidRPr="00EC76D5">
        <w:t xml:space="preserve"> (1) </w:t>
      </w:r>
      <w:ins w:id="4345" w:author="Stefan Bjornander" w:date="2015-04-25T17:26:00Z">
        <w:r w:rsidR="005F554E" w:rsidRPr="00EC76D5">
          <w:t xml:space="preserve">their types are equal and </w:t>
        </w:r>
      </w:ins>
      <w:r w:rsidR="00FA23FF" w:rsidRPr="00EC76D5">
        <w:t xml:space="preserve">(2) </w:t>
      </w:r>
      <w:ins w:id="4346" w:author="Stefan Bjornander" w:date="2015-04-25T17:26:00Z">
        <w:r w:rsidR="005F554E" w:rsidRPr="00EC76D5">
          <w:t>they have the same size o</w:t>
        </w:r>
      </w:ins>
      <w:r w:rsidR="00C91C59" w:rsidRPr="00EC76D5">
        <w:t>r</w:t>
      </w:r>
      <w:ins w:id="4347" w:author="Stefan Bjornander" w:date="2015-04-25T17:26:00Z">
        <w:r w:rsidR="005F554E" w:rsidRPr="00EC76D5">
          <w:t xml:space="preserve"> </w:t>
        </w:r>
      </w:ins>
      <w:r w:rsidR="00A95671" w:rsidRPr="00EC76D5">
        <w:t>both are incomplete (their sizes are zero)</w:t>
      </w:r>
      <w:ins w:id="4348" w:author="Stefan Bjornander" w:date="2015-04-25T17:26:00Z">
        <w:r w:rsidR="005F554E" w:rsidRPr="00EC76D5">
          <w:t>.</w:t>
        </w:r>
      </w:ins>
      <w:ins w:id="4349" w:author="Stefan Bjornander" w:date="2015-04-25T14:56:00Z">
        <w:r w:rsidR="005E7A0F" w:rsidRPr="00EC76D5">
          <w:t xml:space="preserve"> </w:t>
        </w:r>
      </w:ins>
      <w:ins w:id="4350" w:author="Stefan Bjornander" w:date="2015-04-25T14:58:00Z">
        <w:r w:rsidR="005E7A0F" w:rsidRPr="00EC76D5">
          <w:t>Two struct</w:t>
        </w:r>
      </w:ins>
      <w:ins w:id="4351" w:author="Stefan Bjornander" w:date="2015-04-25T16:07:00Z">
        <w:r w:rsidR="004F1DF0" w:rsidRPr="00EC76D5">
          <w:t>s</w:t>
        </w:r>
      </w:ins>
      <w:ins w:id="4352" w:author="Stefan Bjornander" w:date="2015-04-25T14:58:00Z">
        <w:r w:rsidR="005E7A0F" w:rsidRPr="00EC76D5">
          <w:t xml:space="preserve"> or unions are equals if </w:t>
        </w:r>
      </w:ins>
      <w:ins w:id="4353" w:author="Stefan Bjornander" w:date="2015-04-25T16:06:00Z">
        <w:r w:rsidR="00865EBC" w:rsidRPr="00EC76D5">
          <w:t xml:space="preserve">they both are incomplete </w:t>
        </w:r>
      </w:ins>
      <w:r w:rsidR="00E20A4C" w:rsidRPr="00EC76D5">
        <w:t xml:space="preserve">(their member maps are null) </w:t>
      </w:r>
      <w:ins w:id="4354" w:author="Stefan Bjornander" w:date="2015-04-25T16:06:00Z">
        <w:r w:rsidR="00865EBC" w:rsidRPr="00EC76D5">
          <w:t xml:space="preserve">or if </w:t>
        </w:r>
      </w:ins>
      <w:ins w:id="4355" w:author="Stefan Bjornander" w:date="2015-04-25T14:58:00Z">
        <w:r w:rsidR="005E7A0F" w:rsidRPr="00EC76D5">
          <w:t xml:space="preserve">their member </w:t>
        </w:r>
      </w:ins>
      <w:r w:rsidR="00E20A4C" w:rsidRPr="00EC76D5">
        <w:t>maps</w:t>
      </w:r>
      <w:ins w:id="4356" w:author="Stefan Bjornander" w:date="2015-04-25T14:58:00Z">
        <w:r w:rsidR="005E7A0F" w:rsidRPr="00EC76D5">
          <w:t xml:space="preserve"> are equal</w:t>
        </w:r>
      </w:ins>
      <w:ins w:id="4357" w:author="Stefan Bjornander" w:date="2015-04-25T16:07:00Z">
        <w:r w:rsidR="00865EBC" w:rsidRPr="00EC76D5">
          <w:t>. N</w:t>
        </w:r>
      </w:ins>
      <w:ins w:id="4358" w:author="Stefan Bjornander" w:date="2015-04-25T16:05:00Z">
        <w:r w:rsidR="0068321F" w:rsidRPr="00EC76D5">
          <w:t xml:space="preserve">ote that they </w:t>
        </w:r>
      </w:ins>
      <w:r w:rsidR="002B1668" w:rsidRPr="00EC76D5">
        <w:t xml:space="preserve">must not only </w:t>
      </w:r>
      <w:ins w:id="4359" w:author="Stefan Bjornander" w:date="2015-04-25T16:06:00Z">
        <w:r w:rsidR="0068321F" w:rsidRPr="00EC76D5">
          <w:t>have the same members, the</w:t>
        </w:r>
      </w:ins>
      <w:r w:rsidR="00CC412E" w:rsidRPr="00EC76D5">
        <w:t xml:space="preserve"> members</w:t>
      </w:r>
      <w:ins w:id="4360"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61" w:author="Stefan Bjornander" w:date="2015-04-25T16:06:00Z">
        <w:r w:rsidR="0068321F" w:rsidRPr="00EC76D5">
          <w:t>same order.</w:t>
        </w:r>
      </w:ins>
      <w:ins w:id="4362"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3" w:author="Stefan Bjornander" w:date="2015-04-25T11:16:00Z">
          <w:pPr>
            <w:pStyle w:val="Code"/>
          </w:pPr>
        </w:pPrChange>
      </w:pPr>
      <w:ins w:id="4364"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5" w:author="Stefan Bjornander" w:date="2015-04-25T11:10:00Z"/>
        </w:rPr>
      </w:pPr>
      <w:bookmarkStart w:id="4366" w:name="_Toc420166665"/>
      <w:bookmarkStart w:id="4367" w:name="_Toc477377197"/>
      <w:bookmarkStart w:id="4368" w:name="_Toc480211134"/>
      <w:bookmarkStart w:id="4369" w:name="_Toc481935003"/>
      <w:bookmarkStart w:id="4370" w:name="_Toc481935535"/>
      <w:del w:id="4371" w:author="Stefan Bjornander" w:date="2015-04-25T11:10:00Z">
        <w:r w:rsidRPr="00EC76D5" w:rsidDel="00692937">
          <w:delText>Size</w:delText>
        </w:r>
        <w:r w:rsidR="00086850" w:rsidRPr="00EC76D5" w:rsidDel="00692937">
          <w:delText>, Completeness, and Equality</w:delText>
        </w:r>
        <w:bookmarkStart w:id="4372" w:name="_Toc417811925"/>
        <w:bookmarkStart w:id="4373" w:name="_Toc417853545"/>
        <w:bookmarkStart w:id="4374" w:name="_Toc418022223"/>
        <w:bookmarkStart w:id="4375" w:name="_Toc418191605"/>
        <w:bookmarkStart w:id="4376" w:name="_Toc418192074"/>
        <w:bookmarkStart w:id="4377" w:name="_Toc418263309"/>
        <w:bookmarkStart w:id="4378" w:name="_Toc418263776"/>
        <w:bookmarkStart w:id="4379" w:name="_Toc418356956"/>
        <w:bookmarkStart w:id="4380" w:name="_Toc418360319"/>
        <w:bookmarkStart w:id="4381" w:name="_Toc418435004"/>
        <w:bookmarkStart w:id="4382" w:name="_Toc419660171"/>
        <w:bookmarkStart w:id="4383" w:name="_Toc419660634"/>
        <w:bookmarkStart w:id="4384" w:name="_Toc420134103"/>
        <w:bookmarkStart w:id="4385" w:name="_Toc420134565"/>
        <w:bookmarkStart w:id="4386" w:name="_Toc420166323"/>
        <w:bookmarkStart w:id="4387" w:name="_Toc420167093"/>
        <w:bookmarkStart w:id="4388" w:name="_Toc420302250"/>
        <w:bookmarkStart w:id="4389" w:name="_Toc420302717"/>
        <w:bookmarkStart w:id="4390" w:name="_Toc420438551"/>
        <w:bookmarkStart w:id="4391" w:name="_Toc420795989"/>
        <w:bookmarkStart w:id="4392" w:name="_Toc420874257"/>
        <w:bookmarkStart w:id="4393" w:name="_Toc420874722"/>
        <w:bookmarkStart w:id="4394" w:name="_Toc420874464"/>
        <w:bookmarkStart w:id="4395" w:name="_Toc421046552"/>
        <w:bookmarkStart w:id="4396" w:name="_Toc421047023"/>
        <w:bookmarkStart w:id="4397" w:name="_Toc477259103"/>
        <w:bookmarkStart w:id="4398" w:name="_Toc479633202"/>
        <w:bookmarkStart w:id="4399" w:name="_Toc481936358"/>
        <w:bookmarkEnd w:id="4366"/>
        <w:bookmarkEnd w:id="4367"/>
        <w:bookmarkEnd w:id="4368"/>
        <w:bookmarkEnd w:id="4369"/>
        <w:bookmarkEnd w:id="4370"/>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del>
    </w:p>
    <w:p w14:paraId="1ACB5470" w14:textId="77777777" w:rsidR="009E5C9B" w:rsidRPr="00EC76D5" w:rsidDel="00692937" w:rsidRDefault="009E5C9B" w:rsidP="009E5C9B">
      <w:pPr>
        <w:pStyle w:val="CodeHeader"/>
        <w:rPr>
          <w:del w:id="4400" w:author="Stefan Bjornander" w:date="2015-04-25T11:10:00Z"/>
        </w:rPr>
      </w:pPr>
      <w:del w:id="4401" w:author="Stefan Bjornander" w:date="2015-04-25T11:10:00Z">
        <w:r w:rsidRPr="00EC76D5" w:rsidDel="00692937">
          <w:delText>Type.java</w:delText>
        </w:r>
        <w:bookmarkStart w:id="4402" w:name="_Toc417811926"/>
        <w:bookmarkStart w:id="4403" w:name="_Toc417853546"/>
        <w:bookmarkStart w:id="4404" w:name="_Toc418022224"/>
        <w:bookmarkStart w:id="4405" w:name="_Toc418191606"/>
        <w:bookmarkStart w:id="4406" w:name="_Toc418192075"/>
        <w:bookmarkStart w:id="4407" w:name="_Toc418263310"/>
        <w:bookmarkStart w:id="4408" w:name="_Toc418263777"/>
        <w:bookmarkStart w:id="4409" w:name="_Toc418356957"/>
        <w:bookmarkStart w:id="4410" w:name="_Toc418360320"/>
        <w:bookmarkStart w:id="4411" w:name="_Toc418435005"/>
        <w:bookmarkStart w:id="4412" w:name="_Toc419660172"/>
        <w:bookmarkStart w:id="4413" w:name="_Toc419660635"/>
        <w:bookmarkStart w:id="4414" w:name="_Toc420134104"/>
        <w:bookmarkStart w:id="4415" w:name="_Toc420134566"/>
        <w:bookmarkStart w:id="4416" w:name="_Toc420166324"/>
        <w:bookmarkStart w:id="4417" w:name="_Toc420167094"/>
        <w:bookmarkStart w:id="4418" w:name="_Toc420302251"/>
        <w:bookmarkStart w:id="4419" w:name="_Toc420302718"/>
        <w:bookmarkStart w:id="4420" w:name="_Toc420438552"/>
        <w:bookmarkStart w:id="4421" w:name="_Toc420795990"/>
        <w:bookmarkStart w:id="4422" w:name="_Toc420874258"/>
        <w:bookmarkStart w:id="4423" w:name="_Toc420874723"/>
        <w:bookmarkStart w:id="4424" w:name="_Toc420874465"/>
        <w:bookmarkStart w:id="4425" w:name="_Toc421046553"/>
        <w:bookmarkStart w:id="4426" w:name="_Toc421047024"/>
        <w:bookmarkStart w:id="4427" w:name="_Toc477259104"/>
        <w:bookmarkStart w:id="4428" w:name="_Toc479633203"/>
        <w:bookmarkStart w:id="4429" w:name="_Toc481936359"/>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del>
    </w:p>
    <w:p w14:paraId="0573148C" w14:textId="77777777" w:rsidR="00397B2B" w:rsidRPr="00EC76D5" w:rsidDel="00692937" w:rsidRDefault="00397B2B" w:rsidP="00397B2B">
      <w:pPr>
        <w:pStyle w:val="Code"/>
        <w:rPr>
          <w:del w:id="4430" w:author="Stefan Bjornander" w:date="2015-04-25T11:10:00Z"/>
        </w:rPr>
      </w:pPr>
      <w:del w:id="4431" w:author="Stefan Bjornander" w:date="2015-04-25T11:10:00Z">
        <w:r w:rsidRPr="00EC76D5" w:rsidDel="00692937">
          <w:delText xml:space="preserve">  private boolean m_hasTag;</w:delText>
        </w:r>
        <w:bookmarkStart w:id="4432" w:name="_Toc417811927"/>
        <w:bookmarkStart w:id="4433" w:name="_Toc417853547"/>
        <w:bookmarkStart w:id="4434" w:name="_Toc418022225"/>
        <w:bookmarkStart w:id="4435" w:name="_Toc418191607"/>
        <w:bookmarkStart w:id="4436" w:name="_Toc418192076"/>
        <w:bookmarkStart w:id="4437" w:name="_Toc418263311"/>
        <w:bookmarkStart w:id="4438" w:name="_Toc418263778"/>
        <w:bookmarkStart w:id="4439" w:name="_Toc418356958"/>
        <w:bookmarkStart w:id="4440" w:name="_Toc418360321"/>
        <w:bookmarkStart w:id="4441" w:name="_Toc418435006"/>
        <w:bookmarkStart w:id="4442" w:name="_Toc419660173"/>
        <w:bookmarkStart w:id="4443" w:name="_Toc419660636"/>
        <w:bookmarkStart w:id="4444" w:name="_Toc420134105"/>
        <w:bookmarkStart w:id="4445" w:name="_Toc420134567"/>
        <w:bookmarkStart w:id="4446" w:name="_Toc420166325"/>
        <w:bookmarkStart w:id="4447" w:name="_Toc420167095"/>
        <w:bookmarkStart w:id="4448" w:name="_Toc420302252"/>
        <w:bookmarkStart w:id="4449" w:name="_Toc420302719"/>
        <w:bookmarkStart w:id="4450" w:name="_Toc420438553"/>
        <w:bookmarkStart w:id="4451" w:name="_Toc420795991"/>
        <w:bookmarkStart w:id="4452" w:name="_Toc420874259"/>
        <w:bookmarkStart w:id="4453" w:name="_Toc420874724"/>
        <w:bookmarkStart w:id="4454" w:name="_Toc420874466"/>
        <w:bookmarkStart w:id="4455" w:name="_Toc421046554"/>
        <w:bookmarkStart w:id="4456" w:name="_Toc421047025"/>
        <w:bookmarkStart w:id="4457" w:name="_Toc477259105"/>
        <w:bookmarkStart w:id="4458" w:name="_Toc479633204"/>
        <w:bookmarkStart w:id="4459" w:name="_Toc481936360"/>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del>
    </w:p>
    <w:p w14:paraId="2AE7F9C1" w14:textId="77777777" w:rsidR="00397B2B" w:rsidRPr="00EC76D5" w:rsidDel="00692937" w:rsidRDefault="00397B2B" w:rsidP="00397B2B">
      <w:pPr>
        <w:pStyle w:val="Code"/>
        <w:rPr>
          <w:del w:id="4460" w:author="Stefan Bjornander" w:date="2015-04-25T11:10:00Z"/>
        </w:rPr>
      </w:pPr>
      <w:del w:id="4461" w:author="Stefan Bjornander" w:date="2015-04-25T11:10:00Z">
        <w:r w:rsidRPr="00EC76D5" w:rsidDel="00692937">
          <w:delText xml:space="preserve">  private List&lt;Symb&gt; m_symbolList;</w:delText>
        </w:r>
        <w:bookmarkStart w:id="4462" w:name="_Toc417811928"/>
        <w:bookmarkStart w:id="4463" w:name="_Toc417853548"/>
        <w:bookmarkStart w:id="4464" w:name="_Toc418022226"/>
        <w:bookmarkStart w:id="4465" w:name="_Toc418191608"/>
        <w:bookmarkStart w:id="4466" w:name="_Toc418192077"/>
        <w:bookmarkStart w:id="4467" w:name="_Toc418263312"/>
        <w:bookmarkStart w:id="4468" w:name="_Toc418263779"/>
        <w:bookmarkStart w:id="4469" w:name="_Toc418356959"/>
        <w:bookmarkStart w:id="4470" w:name="_Toc418360322"/>
        <w:bookmarkStart w:id="4471" w:name="_Toc418435007"/>
        <w:bookmarkStart w:id="4472" w:name="_Toc419660174"/>
        <w:bookmarkStart w:id="4473" w:name="_Toc419660637"/>
        <w:bookmarkStart w:id="4474" w:name="_Toc420134106"/>
        <w:bookmarkStart w:id="4475" w:name="_Toc420134568"/>
        <w:bookmarkStart w:id="4476" w:name="_Toc420166326"/>
        <w:bookmarkStart w:id="4477" w:name="_Toc420167096"/>
        <w:bookmarkStart w:id="4478" w:name="_Toc420302253"/>
        <w:bookmarkStart w:id="4479" w:name="_Toc420302720"/>
        <w:bookmarkStart w:id="4480" w:name="_Toc420438554"/>
        <w:bookmarkStart w:id="4481" w:name="_Toc420795992"/>
        <w:bookmarkStart w:id="4482" w:name="_Toc420874260"/>
        <w:bookmarkStart w:id="4483" w:name="_Toc420874725"/>
        <w:bookmarkStart w:id="4484" w:name="_Toc420874467"/>
        <w:bookmarkStart w:id="4485" w:name="_Toc421046555"/>
        <w:bookmarkStart w:id="4486" w:name="_Toc421047026"/>
        <w:bookmarkStart w:id="4487" w:name="_Toc477259106"/>
        <w:bookmarkStart w:id="4488" w:name="_Toc479633205"/>
        <w:bookmarkStart w:id="4489" w:name="_Toc4819363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del>
    </w:p>
    <w:p w14:paraId="2065321D" w14:textId="77777777" w:rsidR="00397B2B" w:rsidRPr="00EC76D5" w:rsidDel="00692937" w:rsidRDefault="00397B2B" w:rsidP="00397B2B">
      <w:pPr>
        <w:pStyle w:val="Code"/>
        <w:rPr>
          <w:del w:id="4490" w:author="Stefan Bjornander" w:date="2015-04-25T11:10:00Z"/>
        </w:rPr>
      </w:pPr>
      <w:bookmarkStart w:id="4491" w:name="_Toc417811929"/>
      <w:bookmarkStart w:id="4492" w:name="_Toc417853549"/>
      <w:bookmarkStart w:id="4493" w:name="_Toc418022227"/>
      <w:bookmarkStart w:id="4494" w:name="_Toc418191609"/>
      <w:bookmarkStart w:id="4495" w:name="_Toc418192078"/>
      <w:bookmarkStart w:id="4496" w:name="_Toc418263313"/>
      <w:bookmarkStart w:id="4497" w:name="_Toc418263780"/>
      <w:bookmarkStart w:id="4498" w:name="_Toc418356960"/>
      <w:bookmarkStart w:id="4499" w:name="_Toc418360323"/>
      <w:bookmarkStart w:id="4500" w:name="_Toc418435008"/>
      <w:bookmarkStart w:id="4501" w:name="_Toc419660175"/>
      <w:bookmarkStart w:id="4502" w:name="_Toc419660638"/>
      <w:bookmarkStart w:id="4503" w:name="_Toc420134107"/>
      <w:bookmarkStart w:id="4504" w:name="_Toc420134569"/>
      <w:bookmarkStart w:id="4505" w:name="_Toc420166327"/>
      <w:bookmarkStart w:id="4506" w:name="_Toc420167097"/>
      <w:bookmarkStart w:id="4507" w:name="_Toc420302254"/>
      <w:bookmarkStart w:id="4508" w:name="_Toc420302721"/>
      <w:bookmarkStart w:id="4509" w:name="_Toc420438555"/>
      <w:bookmarkStart w:id="4510" w:name="_Toc420795993"/>
      <w:bookmarkStart w:id="4511" w:name="_Toc420874261"/>
      <w:bookmarkStart w:id="4512" w:name="_Toc420874726"/>
      <w:bookmarkStart w:id="4513" w:name="_Toc420874468"/>
      <w:bookmarkStart w:id="4514" w:name="_Toc421046556"/>
      <w:bookmarkStart w:id="4515" w:name="_Toc421047027"/>
      <w:bookmarkStart w:id="4516" w:name="_Toc477259107"/>
      <w:bookmarkStart w:id="4517" w:name="_Toc479633206"/>
      <w:bookmarkStart w:id="4518" w:name="_Toc481936362"/>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p>
    <w:p w14:paraId="65404392" w14:textId="77777777" w:rsidR="00397B2B" w:rsidRPr="00EC76D5" w:rsidDel="00692937" w:rsidRDefault="00397B2B" w:rsidP="00397B2B">
      <w:pPr>
        <w:pStyle w:val="Code"/>
        <w:rPr>
          <w:del w:id="4519" w:author="Stefan Bjornander" w:date="2015-04-25T11:10:00Z"/>
        </w:rPr>
      </w:pPr>
      <w:del w:id="4520" w:author="Stefan Bjornander" w:date="2015-04-25T11:10:00Z">
        <w:r w:rsidRPr="00EC76D5" w:rsidDel="00692937">
          <w:delText xml:space="preserve">  public static Type createStructType(List&lt;Symb&gt; symbolList, boolean hasTag) {</w:delText>
        </w:r>
        <w:bookmarkStart w:id="4521" w:name="_Toc417811930"/>
        <w:bookmarkStart w:id="4522" w:name="_Toc417853550"/>
        <w:bookmarkStart w:id="4523" w:name="_Toc418022228"/>
        <w:bookmarkStart w:id="4524" w:name="_Toc418191610"/>
        <w:bookmarkStart w:id="4525" w:name="_Toc418192079"/>
        <w:bookmarkStart w:id="4526" w:name="_Toc418263314"/>
        <w:bookmarkStart w:id="4527" w:name="_Toc418263781"/>
        <w:bookmarkStart w:id="4528" w:name="_Toc418356961"/>
        <w:bookmarkStart w:id="4529" w:name="_Toc418360324"/>
        <w:bookmarkStart w:id="4530" w:name="_Toc418435009"/>
        <w:bookmarkStart w:id="4531" w:name="_Toc419660176"/>
        <w:bookmarkStart w:id="4532" w:name="_Toc419660639"/>
        <w:bookmarkStart w:id="4533" w:name="_Toc420134108"/>
        <w:bookmarkStart w:id="4534" w:name="_Toc420134570"/>
        <w:bookmarkStart w:id="4535" w:name="_Toc420166328"/>
        <w:bookmarkStart w:id="4536" w:name="_Toc420167098"/>
        <w:bookmarkStart w:id="4537" w:name="_Toc420302255"/>
        <w:bookmarkStart w:id="4538" w:name="_Toc420302722"/>
        <w:bookmarkStart w:id="4539" w:name="_Toc420438556"/>
        <w:bookmarkStart w:id="4540" w:name="_Toc420795994"/>
        <w:bookmarkStart w:id="4541" w:name="_Toc420874262"/>
        <w:bookmarkStart w:id="4542" w:name="_Toc420874727"/>
        <w:bookmarkStart w:id="4543" w:name="_Toc420874469"/>
        <w:bookmarkStart w:id="4544" w:name="_Toc421046557"/>
        <w:bookmarkStart w:id="4545" w:name="_Toc421047028"/>
        <w:bookmarkStart w:id="4546" w:name="_Toc477259108"/>
        <w:bookmarkStart w:id="4547" w:name="_Toc479633207"/>
        <w:bookmarkStart w:id="4548" w:name="_Toc481936363"/>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del>
    </w:p>
    <w:p w14:paraId="6D6D2B5A" w14:textId="77777777" w:rsidR="00397B2B" w:rsidRPr="00EC76D5" w:rsidDel="00692937" w:rsidRDefault="00397B2B" w:rsidP="00397B2B">
      <w:pPr>
        <w:pStyle w:val="Code"/>
        <w:rPr>
          <w:del w:id="4549" w:author="Stefan Bjornander" w:date="2015-04-25T11:10:00Z"/>
        </w:rPr>
      </w:pPr>
      <w:del w:id="4550" w:author="Stefan Bjornander" w:date="2015-04-25T11:10:00Z">
        <w:r w:rsidRPr="00EC76D5" w:rsidDel="00692937">
          <w:delText xml:space="preserve">    Type structType = new Type();</w:delText>
        </w:r>
        <w:bookmarkStart w:id="4551" w:name="_Toc417811931"/>
        <w:bookmarkStart w:id="4552" w:name="_Toc417853551"/>
        <w:bookmarkStart w:id="4553" w:name="_Toc418022229"/>
        <w:bookmarkStart w:id="4554" w:name="_Toc418191611"/>
        <w:bookmarkStart w:id="4555" w:name="_Toc418192080"/>
        <w:bookmarkStart w:id="4556" w:name="_Toc418263315"/>
        <w:bookmarkStart w:id="4557" w:name="_Toc418263782"/>
        <w:bookmarkStart w:id="4558" w:name="_Toc418356962"/>
        <w:bookmarkStart w:id="4559" w:name="_Toc418360325"/>
        <w:bookmarkStart w:id="4560" w:name="_Toc418435010"/>
        <w:bookmarkStart w:id="4561" w:name="_Toc419660177"/>
        <w:bookmarkStart w:id="4562" w:name="_Toc419660640"/>
        <w:bookmarkStart w:id="4563" w:name="_Toc420134109"/>
        <w:bookmarkStart w:id="4564" w:name="_Toc420134571"/>
        <w:bookmarkStart w:id="4565" w:name="_Toc420166329"/>
        <w:bookmarkStart w:id="4566" w:name="_Toc420167099"/>
        <w:bookmarkStart w:id="4567" w:name="_Toc420302256"/>
        <w:bookmarkStart w:id="4568" w:name="_Toc420302723"/>
        <w:bookmarkStart w:id="4569" w:name="_Toc420438557"/>
        <w:bookmarkStart w:id="4570" w:name="_Toc420795995"/>
        <w:bookmarkStart w:id="4571" w:name="_Toc420874263"/>
        <w:bookmarkStart w:id="4572" w:name="_Toc420874728"/>
        <w:bookmarkStart w:id="4573" w:name="_Toc420874470"/>
        <w:bookmarkStart w:id="4574" w:name="_Toc421046558"/>
        <w:bookmarkStart w:id="4575" w:name="_Toc421047029"/>
        <w:bookmarkStart w:id="4576" w:name="_Toc477259109"/>
        <w:bookmarkStart w:id="4577" w:name="_Toc479633208"/>
        <w:bookmarkStart w:id="4578" w:name="_Toc481936364"/>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del>
    </w:p>
    <w:p w14:paraId="10250A71" w14:textId="77777777" w:rsidR="00397B2B" w:rsidRPr="00EC76D5" w:rsidDel="00692937" w:rsidRDefault="00397B2B" w:rsidP="00397B2B">
      <w:pPr>
        <w:pStyle w:val="Code"/>
        <w:rPr>
          <w:del w:id="4579" w:author="Stefan Bjornander" w:date="2015-04-25T11:10:00Z"/>
        </w:rPr>
      </w:pPr>
      <w:del w:id="4580" w:author="Stefan Bjornander" w:date="2015-04-25T11:10:00Z">
        <w:r w:rsidRPr="00EC76D5" w:rsidDel="00692937">
          <w:delText xml:space="preserve">    structType.m_sort = Sort.Struct;</w:delText>
        </w:r>
        <w:bookmarkStart w:id="4581" w:name="_Toc417811932"/>
        <w:bookmarkStart w:id="4582" w:name="_Toc417853552"/>
        <w:bookmarkStart w:id="4583" w:name="_Toc418022230"/>
        <w:bookmarkStart w:id="4584" w:name="_Toc418191612"/>
        <w:bookmarkStart w:id="4585" w:name="_Toc418192081"/>
        <w:bookmarkStart w:id="4586" w:name="_Toc418263316"/>
        <w:bookmarkStart w:id="4587" w:name="_Toc418263783"/>
        <w:bookmarkStart w:id="4588" w:name="_Toc418356963"/>
        <w:bookmarkStart w:id="4589" w:name="_Toc418360326"/>
        <w:bookmarkStart w:id="4590" w:name="_Toc418435011"/>
        <w:bookmarkStart w:id="4591" w:name="_Toc419660178"/>
        <w:bookmarkStart w:id="4592" w:name="_Toc419660641"/>
        <w:bookmarkStart w:id="4593" w:name="_Toc420134110"/>
        <w:bookmarkStart w:id="4594" w:name="_Toc420134572"/>
        <w:bookmarkStart w:id="4595" w:name="_Toc420166330"/>
        <w:bookmarkStart w:id="4596" w:name="_Toc420167100"/>
        <w:bookmarkStart w:id="4597" w:name="_Toc420302257"/>
        <w:bookmarkStart w:id="4598" w:name="_Toc420302724"/>
        <w:bookmarkStart w:id="4599" w:name="_Toc420438558"/>
        <w:bookmarkStart w:id="4600" w:name="_Toc420795996"/>
        <w:bookmarkStart w:id="4601" w:name="_Toc420874264"/>
        <w:bookmarkStart w:id="4602" w:name="_Toc420874729"/>
        <w:bookmarkStart w:id="4603" w:name="_Toc420874471"/>
        <w:bookmarkStart w:id="4604" w:name="_Toc421046559"/>
        <w:bookmarkStart w:id="4605" w:name="_Toc421047030"/>
        <w:bookmarkStart w:id="4606" w:name="_Toc477259110"/>
        <w:bookmarkStart w:id="4607" w:name="_Toc479633209"/>
        <w:bookmarkStart w:id="4608" w:name="_Toc481936365"/>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del>
    </w:p>
    <w:p w14:paraId="780E5682" w14:textId="77777777" w:rsidR="00397B2B" w:rsidRPr="00EC76D5" w:rsidDel="00692937" w:rsidRDefault="00397B2B" w:rsidP="00397B2B">
      <w:pPr>
        <w:pStyle w:val="Code"/>
        <w:rPr>
          <w:del w:id="4609" w:author="Stefan Bjornander" w:date="2015-04-25T11:10:00Z"/>
        </w:rPr>
      </w:pPr>
      <w:del w:id="4610" w:author="Stefan Bjornander" w:date="2015-04-25T11:10:00Z">
        <w:r w:rsidRPr="00EC76D5" w:rsidDel="00692937">
          <w:delText xml:space="preserve">    structType.m_hasTag = hasTag;</w:delText>
        </w:r>
        <w:bookmarkStart w:id="4611" w:name="_Toc417811933"/>
        <w:bookmarkStart w:id="4612" w:name="_Toc417853553"/>
        <w:bookmarkStart w:id="4613" w:name="_Toc418022231"/>
        <w:bookmarkStart w:id="4614" w:name="_Toc418191613"/>
        <w:bookmarkStart w:id="4615" w:name="_Toc418192082"/>
        <w:bookmarkStart w:id="4616" w:name="_Toc418263317"/>
        <w:bookmarkStart w:id="4617" w:name="_Toc418263784"/>
        <w:bookmarkStart w:id="4618" w:name="_Toc418356964"/>
        <w:bookmarkStart w:id="4619" w:name="_Toc418360327"/>
        <w:bookmarkStart w:id="4620" w:name="_Toc418435012"/>
        <w:bookmarkStart w:id="4621" w:name="_Toc419660179"/>
        <w:bookmarkStart w:id="4622" w:name="_Toc419660642"/>
        <w:bookmarkStart w:id="4623" w:name="_Toc420134111"/>
        <w:bookmarkStart w:id="4624" w:name="_Toc420134573"/>
        <w:bookmarkStart w:id="4625" w:name="_Toc420166331"/>
        <w:bookmarkStart w:id="4626" w:name="_Toc420167101"/>
        <w:bookmarkStart w:id="4627" w:name="_Toc420302258"/>
        <w:bookmarkStart w:id="4628" w:name="_Toc420302725"/>
        <w:bookmarkStart w:id="4629" w:name="_Toc420438559"/>
        <w:bookmarkStart w:id="4630" w:name="_Toc420795997"/>
        <w:bookmarkStart w:id="4631" w:name="_Toc420874265"/>
        <w:bookmarkStart w:id="4632" w:name="_Toc420874730"/>
        <w:bookmarkStart w:id="4633" w:name="_Toc420874472"/>
        <w:bookmarkStart w:id="4634" w:name="_Toc421046560"/>
        <w:bookmarkStart w:id="4635" w:name="_Toc421047031"/>
        <w:bookmarkStart w:id="4636" w:name="_Toc477259111"/>
        <w:bookmarkStart w:id="4637" w:name="_Toc479633210"/>
        <w:bookmarkStart w:id="4638" w:name="_Toc481936366"/>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del>
    </w:p>
    <w:p w14:paraId="5919A1AD" w14:textId="77777777" w:rsidR="00397B2B" w:rsidRPr="00EC76D5" w:rsidDel="00692937" w:rsidRDefault="00397B2B" w:rsidP="00397B2B">
      <w:pPr>
        <w:pStyle w:val="Code"/>
        <w:rPr>
          <w:del w:id="4639" w:author="Stefan Bjornander" w:date="2015-04-25T11:10:00Z"/>
        </w:rPr>
      </w:pPr>
      <w:del w:id="4640" w:author="Stefan Bjornander" w:date="2015-04-25T11:10:00Z">
        <w:r w:rsidRPr="00EC76D5" w:rsidDel="00692937">
          <w:delText xml:space="preserve">    structType.m_symbolList = symbolList;</w:delText>
        </w:r>
        <w:bookmarkStart w:id="4641" w:name="_Toc417811934"/>
        <w:bookmarkStart w:id="4642" w:name="_Toc417853554"/>
        <w:bookmarkStart w:id="4643" w:name="_Toc418022232"/>
        <w:bookmarkStart w:id="4644" w:name="_Toc418191614"/>
        <w:bookmarkStart w:id="4645" w:name="_Toc418192083"/>
        <w:bookmarkStart w:id="4646" w:name="_Toc418263318"/>
        <w:bookmarkStart w:id="4647" w:name="_Toc418263785"/>
        <w:bookmarkStart w:id="4648" w:name="_Toc418356965"/>
        <w:bookmarkStart w:id="4649" w:name="_Toc418360328"/>
        <w:bookmarkStart w:id="4650" w:name="_Toc418435013"/>
        <w:bookmarkStart w:id="4651" w:name="_Toc419660180"/>
        <w:bookmarkStart w:id="4652" w:name="_Toc419660643"/>
        <w:bookmarkStart w:id="4653" w:name="_Toc420134112"/>
        <w:bookmarkStart w:id="4654" w:name="_Toc420134574"/>
        <w:bookmarkStart w:id="4655" w:name="_Toc420166332"/>
        <w:bookmarkStart w:id="4656" w:name="_Toc420167102"/>
        <w:bookmarkStart w:id="4657" w:name="_Toc420302259"/>
        <w:bookmarkStart w:id="4658" w:name="_Toc420302726"/>
        <w:bookmarkStart w:id="4659" w:name="_Toc420438560"/>
        <w:bookmarkStart w:id="4660" w:name="_Toc420795998"/>
        <w:bookmarkStart w:id="4661" w:name="_Toc420874266"/>
        <w:bookmarkStart w:id="4662" w:name="_Toc420874731"/>
        <w:bookmarkStart w:id="4663" w:name="_Toc420874473"/>
        <w:bookmarkStart w:id="4664" w:name="_Toc421046561"/>
        <w:bookmarkStart w:id="4665" w:name="_Toc421047032"/>
        <w:bookmarkStart w:id="4666" w:name="_Toc477259112"/>
        <w:bookmarkStart w:id="4667" w:name="_Toc479633211"/>
        <w:bookmarkStart w:id="4668" w:name="_Toc481936367"/>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del>
    </w:p>
    <w:p w14:paraId="475C4BC7" w14:textId="77777777" w:rsidR="00397B2B" w:rsidRPr="00EC76D5" w:rsidDel="00692937" w:rsidRDefault="00397B2B" w:rsidP="00397B2B">
      <w:pPr>
        <w:pStyle w:val="Code"/>
        <w:rPr>
          <w:del w:id="4669" w:author="Stefan Bjornander" w:date="2015-04-25T11:10:00Z"/>
        </w:rPr>
      </w:pPr>
      <w:del w:id="4670" w:author="Stefan Bjornander" w:date="2015-04-25T11:10:00Z">
        <w:r w:rsidRPr="00EC76D5" w:rsidDel="00692937">
          <w:delText xml:space="preserve">    return structType;</w:delText>
        </w:r>
        <w:bookmarkStart w:id="4671" w:name="_Toc417811935"/>
        <w:bookmarkStart w:id="4672" w:name="_Toc417853555"/>
        <w:bookmarkStart w:id="4673" w:name="_Toc418022233"/>
        <w:bookmarkStart w:id="4674" w:name="_Toc418191615"/>
        <w:bookmarkStart w:id="4675" w:name="_Toc418192084"/>
        <w:bookmarkStart w:id="4676" w:name="_Toc418263319"/>
        <w:bookmarkStart w:id="4677" w:name="_Toc418263786"/>
        <w:bookmarkStart w:id="4678" w:name="_Toc418356966"/>
        <w:bookmarkStart w:id="4679" w:name="_Toc418360329"/>
        <w:bookmarkStart w:id="4680" w:name="_Toc418435014"/>
        <w:bookmarkStart w:id="4681" w:name="_Toc419660181"/>
        <w:bookmarkStart w:id="4682" w:name="_Toc419660644"/>
        <w:bookmarkStart w:id="4683" w:name="_Toc420134113"/>
        <w:bookmarkStart w:id="4684" w:name="_Toc420134575"/>
        <w:bookmarkStart w:id="4685" w:name="_Toc420166333"/>
        <w:bookmarkStart w:id="4686" w:name="_Toc420167103"/>
        <w:bookmarkStart w:id="4687" w:name="_Toc420302260"/>
        <w:bookmarkStart w:id="4688" w:name="_Toc420302727"/>
        <w:bookmarkStart w:id="4689" w:name="_Toc420438561"/>
        <w:bookmarkStart w:id="4690" w:name="_Toc420795999"/>
        <w:bookmarkStart w:id="4691" w:name="_Toc420874267"/>
        <w:bookmarkStart w:id="4692" w:name="_Toc420874732"/>
        <w:bookmarkStart w:id="4693" w:name="_Toc420874474"/>
        <w:bookmarkStart w:id="4694" w:name="_Toc421046562"/>
        <w:bookmarkStart w:id="4695" w:name="_Toc421047033"/>
        <w:bookmarkStart w:id="4696" w:name="_Toc477259113"/>
        <w:bookmarkStart w:id="4697" w:name="_Toc479633212"/>
        <w:bookmarkStart w:id="4698" w:name="_Toc481936368"/>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del>
    </w:p>
    <w:p w14:paraId="3AD3FAA5" w14:textId="77777777" w:rsidR="00397B2B" w:rsidRPr="00EC76D5" w:rsidDel="00692937" w:rsidRDefault="00397B2B" w:rsidP="00397B2B">
      <w:pPr>
        <w:pStyle w:val="Code"/>
        <w:rPr>
          <w:del w:id="4699" w:author="Stefan Bjornander" w:date="2015-04-25T11:10:00Z"/>
        </w:rPr>
      </w:pPr>
      <w:del w:id="4700" w:author="Stefan Bjornander" w:date="2015-04-25T11:10:00Z">
        <w:r w:rsidRPr="00EC76D5" w:rsidDel="00692937">
          <w:delText xml:space="preserve">  }</w:delText>
        </w:r>
        <w:bookmarkStart w:id="4701" w:name="_Toc417811936"/>
        <w:bookmarkStart w:id="4702" w:name="_Toc417853556"/>
        <w:bookmarkStart w:id="4703" w:name="_Toc418022234"/>
        <w:bookmarkStart w:id="4704" w:name="_Toc418191616"/>
        <w:bookmarkStart w:id="4705" w:name="_Toc418192085"/>
        <w:bookmarkStart w:id="4706" w:name="_Toc418263320"/>
        <w:bookmarkStart w:id="4707" w:name="_Toc418263787"/>
        <w:bookmarkStart w:id="4708" w:name="_Toc418356967"/>
        <w:bookmarkStart w:id="4709" w:name="_Toc418360330"/>
        <w:bookmarkStart w:id="4710" w:name="_Toc418435015"/>
        <w:bookmarkStart w:id="4711" w:name="_Toc419660182"/>
        <w:bookmarkStart w:id="4712" w:name="_Toc419660645"/>
        <w:bookmarkStart w:id="4713" w:name="_Toc420134114"/>
        <w:bookmarkStart w:id="4714" w:name="_Toc420134576"/>
        <w:bookmarkStart w:id="4715" w:name="_Toc420166334"/>
        <w:bookmarkStart w:id="4716" w:name="_Toc420167104"/>
        <w:bookmarkStart w:id="4717" w:name="_Toc420302261"/>
        <w:bookmarkStart w:id="4718" w:name="_Toc420302728"/>
        <w:bookmarkStart w:id="4719" w:name="_Toc420438562"/>
        <w:bookmarkStart w:id="4720" w:name="_Toc420796000"/>
        <w:bookmarkStart w:id="4721" w:name="_Toc420874268"/>
        <w:bookmarkStart w:id="4722" w:name="_Toc420874733"/>
        <w:bookmarkStart w:id="4723" w:name="_Toc420874475"/>
        <w:bookmarkStart w:id="4724" w:name="_Toc421046563"/>
        <w:bookmarkStart w:id="4725" w:name="_Toc421047034"/>
        <w:bookmarkStart w:id="4726" w:name="_Toc477259114"/>
        <w:bookmarkStart w:id="4727" w:name="_Toc479633213"/>
        <w:bookmarkStart w:id="4728" w:name="_Toc481936369"/>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del>
    </w:p>
    <w:p w14:paraId="71434E40" w14:textId="77777777" w:rsidR="00397B2B" w:rsidRPr="00EC76D5" w:rsidDel="00692937" w:rsidRDefault="00397B2B" w:rsidP="00397B2B">
      <w:pPr>
        <w:pStyle w:val="Code"/>
        <w:rPr>
          <w:del w:id="4729" w:author="Stefan Bjornander" w:date="2015-04-25T11:10:00Z"/>
        </w:rPr>
      </w:pPr>
      <w:bookmarkStart w:id="4730" w:name="_Toc417811937"/>
      <w:bookmarkStart w:id="4731" w:name="_Toc417853557"/>
      <w:bookmarkStart w:id="4732" w:name="_Toc418022235"/>
      <w:bookmarkStart w:id="4733" w:name="_Toc418191617"/>
      <w:bookmarkStart w:id="4734" w:name="_Toc418192086"/>
      <w:bookmarkStart w:id="4735" w:name="_Toc418263321"/>
      <w:bookmarkStart w:id="4736" w:name="_Toc418263788"/>
      <w:bookmarkStart w:id="4737" w:name="_Toc418356968"/>
      <w:bookmarkStart w:id="4738" w:name="_Toc418360331"/>
      <w:bookmarkStart w:id="4739" w:name="_Toc418435016"/>
      <w:bookmarkStart w:id="4740" w:name="_Toc419660183"/>
      <w:bookmarkStart w:id="4741" w:name="_Toc419660646"/>
      <w:bookmarkStart w:id="4742" w:name="_Toc420134115"/>
      <w:bookmarkStart w:id="4743" w:name="_Toc420134577"/>
      <w:bookmarkStart w:id="4744" w:name="_Toc420166335"/>
      <w:bookmarkStart w:id="4745" w:name="_Toc420167105"/>
      <w:bookmarkStart w:id="4746" w:name="_Toc420302262"/>
      <w:bookmarkStart w:id="4747" w:name="_Toc420302729"/>
      <w:bookmarkStart w:id="4748" w:name="_Toc420438563"/>
      <w:bookmarkStart w:id="4749" w:name="_Toc420796001"/>
      <w:bookmarkStart w:id="4750" w:name="_Toc420874269"/>
      <w:bookmarkStart w:id="4751" w:name="_Toc420874734"/>
      <w:bookmarkStart w:id="4752" w:name="_Toc420874476"/>
      <w:bookmarkStart w:id="4753" w:name="_Toc421046564"/>
      <w:bookmarkStart w:id="4754" w:name="_Toc421047035"/>
      <w:bookmarkStart w:id="4755" w:name="_Toc477259115"/>
      <w:bookmarkStart w:id="4756" w:name="_Toc479633214"/>
      <w:bookmarkStart w:id="4757" w:name="_Toc481936370"/>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p>
    <w:p w14:paraId="3E1DE3F0" w14:textId="77777777" w:rsidR="00397B2B" w:rsidRPr="00EC76D5" w:rsidDel="00692937" w:rsidRDefault="00397B2B" w:rsidP="00397B2B">
      <w:pPr>
        <w:pStyle w:val="Code"/>
        <w:rPr>
          <w:del w:id="4758" w:author="Stefan Bjornander" w:date="2015-04-25T11:10:00Z"/>
        </w:rPr>
      </w:pPr>
      <w:del w:id="4759" w:author="Stefan Bjornander" w:date="2015-04-25T11:10:00Z">
        <w:r w:rsidRPr="00EC76D5" w:rsidDel="00692937">
          <w:delText xml:space="preserve">  public static Type createUnionType(List&lt;Symb&gt; symbolList, boolean hasTag) {</w:delText>
        </w:r>
        <w:bookmarkStart w:id="4760" w:name="_Toc417811938"/>
        <w:bookmarkStart w:id="4761" w:name="_Toc417853558"/>
        <w:bookmarkStart w:id="4762" w:name="_Toc418022236"/>
        <w:bookmarkStart w:id="4763" w:name="_Toc418191618"/>
        <w:bookmarkStart w:id="4764" w:name="_Toc418192087"/>
        <w:bookmarkStart w:id="4765" w:name="_Toc418263322"/>
        <w:bookmarkStart w:id="4766" w:name="_Toc418263789"/>
        <w:bookmarkStart w:id="4767" w:name="_Toc418356969"/>
        <w:bookmarkStart w:id="4768" w:name="_Toc418360332"/>
        <w:bookmarkStart w:id="4769" w:name="_Toc418435017"/>
        <w:bookmarkStart w:id="4770" w:name="_Toc419660184"/>
        <w:bookmarkStart w:id="4771" w:name="_Toc419660647"/>
        <w:bookmarkStart w:id="4772" w:name="_Toc420134116"/>
        <w:bookmarkStart w:id="4773" w:name="_Toc420134578"/>
        <w:bookmarkStart w:id="4774" w:name="_Toc420166336"/>
        <w:bookmarkStart w:id="4775" w:name="_Toc420167106"/>
        <w:bookmarkStart w:id="4776" w:name="_Toc420302263"/>
        <w:bookmarkStart w:id="4777" w:name="_Toc420302730"/>
        <w:bookmarkStart w:id="4778" w:name="_Toc420438564"/>
        <w:bookmarkStart w:id="4779" w:name="_Toc420796002"/>
        <w:bookmarkStart w:id="4780" w:name="_Toc420874270"/>
        <w:bookmarkStart w:id="4781" w:name="_Toc420874735"/>
        <w:bookmarkStart w:id="4782" w:name="_Toc420874477"/>
        <w:bookmarkStart w:id="4783" w:name="_Toc421046565"/>
        <w:bookmarkStart w:id="4784" w:name="_Toc421047036"/>
        <w:bookmarkStart w:id="4785" w:name="_Toc477259116"/>
        <w:bookmarkStart w:id="4786" w:name="_Toc479633215"/>
        <w:bookmarkStart w:id="4787" w:name="_Toc481936371"/>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del>
    </w:p>
    <w:p w14:paraId="1BBE3D3D" w14:textId="77777777" w:rsidR="00397B2B" w:rsidRPr="00EC76D5" w:rsidDel="00692937" w:rsidRDefault="00397B2B" w:rsidP="00397B2B">
      <w:pPr>
        <w:pStyle w:val="Code"/>
        <w:rPr>
          <w:del w:id="4788" w:author="Stefan Bjornander" w:date="2015-04-25T11:10:00Z"/>
        </w:rPr>
      </w:pPr>
      <w:del w:id="4789" w:author="Stefan Bjornander" w:date="2015-04-25T11:10:00Z">
        <w:r w:rsidRPr="00EC76D5" w:rsidDel="00692937">
          <w:delText xml:space="preserve">    Type unionType = new Type();</w:delText>
        </w:r>
        <w:bookmarkStart w:id="4790" w:name="_Toc417811939"/>
        <w:bookmarkStart w:id="4791" w:name="_Toc417853559"/>
        <w:bookmarkStart w:id="4792" w:name="_Toc418022237"/>
        <w:bookmarkStart w:id="4793" w:name="_Toc418191619"/>
        <w:bookmarkStart w:id="4794" w:name="_Toc418192088"/>
        <w:bookmarkStart w:id="4795" w:name="_Toc418263323"/>
        <w:bookmarkStart w:id="4796" w:name="_Toc418263790"/>
        <w:bookmarkStart w:id="4797" w:name="_Toc418356970"/>
        <w:bookmarkStart w:id="4798" w:name="_Toc418360333"/>
        <w:bookmarkStart w:id="4799" w:name="_Toc418435018"/>
        <w:bookmarkStart w:id="4800" w:name="_Toc419660185"/>
        <w:bookmarkStart w:id="4801" w:name="_Toc419660648"/>
        <w:bookmarkStart w:id="4802" w:name="_Toc420134117"/>
        <w:bookmarkStart w:id="4803" w:name="_Toc420134579"/>
        <w:bookmarkStart w:id="4804" w:name="_Toc420166337"/>
        <w:bookmarkStart w:id="4805" w:name="_Toc420167107"/>
        <w:bookmarkStart w:id="4806" w:name="_Toc420302264"/>
        <w:bookmarkStart w:id="4807" w:name="_Toc420302731"/>
        <w:bookmarkStart w:id="4808" w:name="_Toc420438565"/>
        <w:bookmarkStart w:id="4809" w:name="_Toc420796003"/>
        <w:bookmarkStart w:id="4810" w:name="_Toc420874271"/>
        <w:bookmarkStart w:id="4811" w:name="_Toc420874736"/>
        <w:bookmarkStart w:id="4812" w:name="_Toc420874478"/>
        <w:bookmarkStart w:id="4813" w:name="_Toc421046566"/>
        <w:bookmarkStart w:id="4814" w:name="_Toc421047037"/>
        <w:bookmarkStart w:id="4815" w:name="_Toc477259117"/>
        <w:bookmarkStart w:id="4816" w:name="_Toc479633216"/>
        <w:bookmarkStart w:id="4817" w:name="_Toc481936372"/>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del>
    </w:p>
    <w:p w14:paraId="6C4018D6" w14:textId="77777777" w:rsidR="00397B2B" w:rsidRPr="00EC76D5" w:rsidDel="00692937" w:rsidRDefault="00397B2B" w:rsidP="00397B2B">
      <w:pPr>
        <w:pStyle w:val="Code"/>
        <w:rPr>
          <w:del w:id="4818" w:author="Stefan Bjornander" w:date="2015-04-25T11:10:00Z"/>
        </w:rPr>
      </w:pPr>
      <w:del w:id="4819" w:author="Stefan Bjornander" w:date="2015-04-25T11:10:00Z">
        <w:r w:rsidRPr="00EC76D5" w:rsidDel="00692937">
          <w:delText xml:space="preserve">    unionType.m_sort = Sort.Union;</w:delText>
        </w:r>
        <w:bookmarkStart w:id="4820" w:name="_Toc417811940"/>
        <w:bookmarkStart w:id="4821" w:name="_Toc417853560"/>
        <w:bookmarkStart w:id="4822" w:name="_Toc418022238"/>
        <w:bookmarkStart w:id="4823" w:name="_Toc418191620"/>
        <w:bookmarkStart w:id="4824" w:name="_Toc418192089"/>
        <w:bookmarkStart w:id="4825" w:name="_Toc418263324"/>
        <w:bookmarkStart w:id="4826" w:name="_Toc418263791"/>
        <w:bookmarkStart w:id="4827" w:name="_Toc418356971"/>
        <w:bookmarkStart w:id="4828" w:name="_Toc418360334"/>
        <w:bookmarkStart w:id="4829" w:name="_Toc418435019"/>
        <w:bookmarkStart w:id="4830" w:name="_Toc419660186"/>
        <w:bookmarkStart w:id="4831" w:name="_Toc419660649"/>
        <w:bookmarkStart w:id="4832" w:name="_Toc420134118"/>
        <w:bookmarkStart w:id="4833" w:name="_Toc420134580"/>
        <w:bookmarkStart w:id="4834" w:name="_Toc420166338"/>
        <w:bookmarkStart w:id="4835" w:name="_Toc420167108"/>
        <w:bookmarkStart w:id="4836" w:name="_Toc420302265"/>
        <w:bookmarkStart w:id="4837" w:name="_Toc420302732"/>
        <w:bookmarkStart w:id="4838" w:name="_Toc420438566"/>
        <w:bookmarkStart w:id="4839" w:name="_Toc420796004"/>
        <w:bookmarkStart w:id="4840" w:name="_Toc420874272"/>
        <w:bookmarkStart w:id="4841" w:name="_Toc420874737"/>
        <w:bookmarkStart w:id="4842" w:name="_Toc420874479"/>
        <w:bookmarkStart w:id="4843" w:name="_Toc421046567"/>
        <w:bookmarkStart w:id="4844" w:name="_Toc421047038"/>
        <w:bookmarkStart w:id="4845" w:name="_Toc477259118"/>
        <w:bookmarkStart w:id="4846" w:name="_Toc479633217"/>
        <w:bookmarkStart w:id="4847" w:name="_Toc481936373"/>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del>
    </w:p>
    <w:p w14:paraId="7205B51D" w14:textId="77777777" w:rsidR="00397B2B" w:rsidRPr="00EC76D5" w:rsidDel="00692937" w:rsidRDefault="00397B2B" w:rsidP="00397B2B">
      <w:pPr>
        <w:pStyle w:val="Code"/>
        <w:rPr>
          <w:del w:id="4848" w:author="Stefan Bjornander" w:date="2015-04-25T11:10:00Z"/>
        </w:rPr>
      </w:pPr>
      <w:del w:id="4849" w:author="Stefan Bjornander" w:date="2015-04-25T11:10:00Z">
        <w:r w:rsidRPr="00EC76D5" w:rsidDel="00692937">
          <w:delText xml:space="preserve">    unionType.m_hasTag = hasTag;</w:delText>
        </w:r>
        <w:bookmarkStart w:id="4850" w:name="_Toc417811941"/>
        <w:bookmarkStart w:id="4851" w:name="_Toc417853561"/>
        <w:bookmarkStart w:id="4852" w:name="_Toc418022239"/>
        <w:bookmarkStart w:id="4853" w:name="_Toc418191621"/>
        <w:bookmarkStart w:id="4854" w:name="_Toc418192090"/>
        <w:bookmarkStart w:id="4855" w:name="_Toc418263325"/>
        <w:bookmarkStart w:id="4856" w:name="_Toc418263792"/>
        <w:bookmarkStart w:id="4857" w:name="_Toc418356972"/>
        <w:bookmarkStart w:id="4858" w:name="_Toc418360335"/>
        <w:bookmarkStart w:id="4859" w:name="_Toc418435020"/>
        <w:bookmarkStart w:id="4860" w:name="_Toc419660187"/>
        <w:bookmarkStart w:id="4861" w:name="_Toc419660650"/>
        <w:bookmarkStart w:id="4862" w:name="_Toc420134119"/>
        <w:bookmarkStart w:id="4863" w:name="_Toc420134581"/>
        <w:bookmarkStart w:id="4864" w:name="_Toc420166339"/>
        <w:bookmarkStart w:id="4865" w:name="_Toc420167109"/>
        <w:bookmarkStart w:id="4866" w:name="_Toc420302266"/>
        <w:bookmarkStart w:id="4867" w:name="_Toc420302733"/>
        <w:bookmarkStart w:id="4868" w:name="_Toc420438567"/>
        <w:bookmarkStart w:id="4869" w:name="_Toc420796005"/>
        <w:bookmarkStart w:id="4870" w:name="_Toc420874273"/>
        <w:bookmarkStart w:id="4871" w:name="_Toc420874738"/>
        <w:bookmarkStart w:id="4872" w:name="_Toc420874480"/>
        <w:bookmarkStart w:id="4873" w:name="_Toc421046568"/>
        <w:bookmarkStart w:id="4874" w:name="_Toc421047039"/>
        <w:bookmarkStart w:id="4875" w:name="_Toc477259119"/>
        <w:bookmarkStart w:id="4876" w:name="_Toc479633218"/>
        <w:bookmarkStart w:id="4877" w:name="_Toc481936374"/>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del>
    </w:p>
    <w:p w14:paraId="6001FE9D" w14:textId="77777777" w:rsidR="00397B2B" w:rsidRPr="00EC76D5" w:rsidDel="00692937" w:rsidRDefault="00397B2B" w:rsidP="00397B2B">
      <w:pPr>
        <w:pStyle w:val="Code"/>
        <w:rPr>
          <w:del w:id="4878" w:author="Stefan Bjornander" w:date="2015-04-25T11:10:00Z"/>
        </w:rPr>
      </w:pPr>
      <w:del w:id="4879" w:author="Stefan Bjornander" w:date="2015-04-25T11:10:00Z">
        <w:r w:rsidRPr="00EC76D5" w:rsidDel="00692937">
          <w:delText xml:space="preserve">    unionType.m_symbolList = symbolList;</w:delText>
        </w:r>
        <w:bookmarkStart w:id="4880" w:name="_Toc417811942"/>
        <w:bookmarkStart w:id="4881" w:name="_Toc417853562"/>
        <w:bookmarkStart w:id="4882" w:name="_Toc418022240"/>
        <w:bookmarkStart w:id="4883" w:name="_Toc418191622"/>
        <w:bookmarkStart w:id="4884" w:name="_Toc418192091"/>
        <w:bookmarkStart w:id="4885" w:name="_Toc418263326"/>
        <w:bookmarkStart w:id="4886" w:name="_Toc418263793"/>
        <w:bookmarkStart w:id="4887" w:name="_Toc418356973"/>
        <w:bookmarkStart w:id="4888" w:name="_Toc418360336"/>
        <w:bookmarkStart w:id="4889" w:name="_Toc418435021"/>
        <w:bookmarkStart w:id="4890" w:name="_Toc419660188"/>
        <w:bookmarkStart w:id="4891" w:name="_Toc419660651"/>
        <w:bookmarkStart w:id="4892" w:name="_Toc420134120"/>
        <w:bookmarkStart w:id="4893" w:name="_Toc420134582"/>
        <w:bookmarkStart w:id="4894" w:name="_Toc420166340"/>
        <w:bookmarkStart w:id="4895" w:name="_Toc420167110"/>
        <w:bookmarkStart w:id="4896" w:name="_Toc420302267"/>
        <w:bookmarkStart w:id="4897" w:name="_Toc420302734"/>
        <w:bookmarkStart w:id="4898" w:name="_Toc420438568"/>
        <w:bookmarkStart w:id="4899" w:name="_Toc420796006"/>
        <w:bookmarkStart w:id="4900" w:name="_Toc420874274"/>
        <w:bookmarkStart w:id="4901" w:name="_Toc420874739"/>
        <w:bookmarkStart w:id="4902" w:name="_Toc420874481"/>
        <w:bookmarkStart w:id="4903" w:name="_Toc421046569"/>
        <w:bookmarkStart w:id="4904" w:name="_Toc421047040"/>
        <w:bookmarkStart w:id="4905" w:name="_Toc477259120"/>
        <w:bookmarkStart w:id="4906" w:name="_Toc479633219"/>
        <w:bookmarkStart w:id="4907" w:name="_Toc481936375"/>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del>
    </w:p>
    <w:p w14:paraId="4791A839" w14:textId="77777777" w:rsidR="00397B2B" w:rsidRPr="00EC76D5" w:rsidDel="00692937" w:rsidRDefault="00397B2B" w:rsidP="00397B2B">
      <w:pPr>
        <w:pStyle w:val="Code"/>
        <w:rPr>
          <w:del w:id="4908" w:author="Stefan Bjornander" w:date="2015-04-25T11:10:00Z"/>
        </w:rPr>
      </w:pPr>
      <w:del w:id="4909" w:author="Stefan Bjornander" w:date="2015-04-25T11:10:00Z">
        <w:r w:rsidRPr="00EC76D5" w:rsidDel="00692937">
          <w:delText xml:space="preserve">    return unionType;</w:delText>
        </w:r>
        <w:bookmarkStart w:id="4910" w:name="_Toc417811943"/>
        <w:bookmarkStart w:id="4911" w:name="_Toc417853563"/>
        <w:bookmarkStart w:id="4912" w:name="_Toc418022241"/>
        <w:bookmarkStart w:id="4913" w:name="_Toc418191623"/>
        <w:bookmarkStart w:id="4914" w:name="_Toc418192092"/>
        <w:bookmarkStart w:id="4915" w:name="_Toc418263327"/>
        <w:bookmarkStart w:id="4916" w:name="_Toc418263794"/>
        <w:bookmarkStart w:id="4917" w:name="_Toc418356974"/>
        <w:bookmarkStart w:id="4918" w:name="_Toc418360337"/>
        <w:bookmarkStart w:id="4919" w:name="_Toc418435022"/>
        <w:bookmarkStart w:id="4920" w:name="_Toc419660189"/>
        <w:bookmarkStart w:id="4921" w:name="_Toc419660652"/>
        <w:bookmarkStart w:id="4922" w:name="_Toc420134121"/>
        <w:bookmarkStart w:id="4923" w:name="_Toc420134583"/>
        <w:bookmarkStart w:id="4924" w:name="_Toc420166341"/>
        <w:bookmarkStart w:id="4925" w:name="_Toc420167111"/>
        <w:bookmarkStart w:id="4926" w:name="_Toc420302268"/>
        <w:bookmarkStart w:id="4927" w:name="_Toc420302735"/>
        <w:bookmarkStart w:id="4928" w:name="_Toc420438569"/>
        <w:bookmarkStart w:id="4929" w:name="_Toc420796007"/>
        <w:bookmarkStart w:id="4930" w:name="_Toc420874275"/>
        <w:bookmarkStart w:id="4931" w:name="_Toc420874740"/>
        <w:bookmarkStart w:id="4932" w:name="_Toc420874482"/>
        <w:bookmarkStart w:id="4933" w:name="_Toc421046570"/>
        <w:bookmarkStart w:id="4934" w:name="_Toc421047041"/>
        <w:bookmarkStart w:id="4935" w:name="_Toc477259121"/>
        <w:bookmarkStart w:id="4936" w:name="_Toc479633220"/>
        <w:bookmarkStart w:id="4937" w:name="_Toc481936376"/>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del>
    </w:p>
    <w:p w14:paraId="39EF6EB8" w14:textId="77777777" w:rsidR="00397B2B" w:rsidRPr="00EC76D5" w:rsidDel="00692937" w:rsidRDefault="00397B2B" w:rsidP="00397B2B">
      <w:pPr>
        <w:pStyle w:val="Code"/>
        <w:rPr>
          <w:del w:id="4938" w:author="Stefan Bjornander" w:date="2015-04-25T11:10:00Z"/>
        </w:rPr>
      </w:pPr>
      <w:del w:id="4939" w:author="Stefan Bjornander" w:date="2015-04-25T11:10:00Z">
        <w:r w:rsidRPr="00EC76D5" w:rsidDel="00692937">
          <w:delText xml:space="preserve">  }</w:delText>
        </w:r>
        <w:bookmarkStart w:id="4940" w:name="_Toc417811944"/>
        <w:bookmarkStart w:id="4941" w:name="_Toc417853564"/>
        <w:bookmarkStart w:id="4942" w:name="_Toc418022242"/>
        <w:bookmarkStart w:id="4943" w:name="_Toc418191624"/>
        <w:bookmarkStart w:id="4944" w:name="_Toc418192093"/>
        <w:bookmarkStart w:id="4945" w:name="_Toc418263328"/>
        <w:bookmarkStart w:id="4946" w:name="_Toc418263795"/>
        <w:bookmarkStart w:id="4947" w:name="_Toc418356975"/>
        <w:bookmarkStart w:id="4948" w:name="_Toc418360338"/>
        <w:bookmarkStart w:id="4949" w:name="_Toc418435023"/>
        <w:bookmarkStart w:id="4950" w:name="_Toc419660190"/>
        <w:bookmarkStart w:id="4951" w:name="_Toc419660653"/>
        <w:bookmarkStart w:id="4952" w:name="_Toc420134122"/>
        <w:bookmarkStart w:id="4953" w:name="_Toc420134584"/>
        <w:bookmarkStart w:id="4954" w:name="_Toc420166342"/>
        <w:bookmarkStart w:id="4955" w:name="_Toc420167112"/>
        <w:bookmarkStart w:id="4956" w:name="_Toc420302269"/>
        <w:bookmarkStart w:id="4957" w:name="_Toc420302736"/>
        <w:bookmarkStart w:id="4958" w:name="_Toc420438570"/>
        <w:bookmarkStart w:id="4959" w:name="_Toc420796008"/>
        <w:bookmarkStart w:id="4960" w:name="_Toc420874276"/>
        <w:bookmarkStart w:id="4961" w:name="_Toc420874741"/>
        <w:bookmarkStart w:id="4962" w:name="_Toc420874483"/>
        <w:bookmarkStart w:id="4963" w:name="_Toc421046571"/>
        <w:bookmarkStart w:id="4964" w:name="_Toc421047042"/>
        <w:bookmarkStart w:id="4965" w:name="_Toc477259122"/>
        <w:bookmarkStart w:id="4966" w:name="_Toc479633221"/>
        <w:bookmarkStart w:id="4967" w:name="_Toc481936377"/>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del>
    </w:p>
    <w:p w14:paraId="317764C8" w14:textId="77777777" w:rsidR="00397B2B" w:rsidRPr="00EC76D5" w:rsidDel="00692937" w:rsidRDefault="00397B2B" w:rsidP="00397B2B">
      <w:pPr>
        <w:pStyle w:val="Code"/>
        <w:rPr>
          <w:del w:id="4968" w:author="Stefan Bjornander" w:date="2015-04-25T11:10:00Z"/>
        </w:rPr>
      </w:pPr>
      <w:bookmarkStart w:id="4969" w:name="_Toc417811945"/>
      <w:bookmarkStart w:id="4970" w:name="_Toc417853565"/>
      <w:bookmarkStart w:id="4971" w:name="_Toc418022243"/>
      <w:bookmarkStart w:id="4972" w:name="_Toc418191625"/>
      <w:bookmarkStart w:id="4973" w:name="_Toc418192094"/>
      <w:bookmarkStart w:id="4974" w:name="_Toc418263329"/>
      <w:bookmarkStart w:id="4975" w:name="_Toc418263796"/>
      <w:bookmarkStart w:id="4976" w:name="_Toc418356976"/>
      <w:bookmarkStart w:id="4977" w:name="_Toc418360339"/>
      <w:bookmarkStart w:id="4978" w:name="_Toc418435024"/>
      <w:bookmarkStart w:id="4979" w:name="_Toc419660191"/>
      <w:bookmarkStart w:id="4980" w:name="_Toc419660654"/>
      <w:bookmarkStart w:id="4981" w:name="_Toc420134123"/>
      <w:bookmarkStart w:id="4982" w:name="_Toc420134585"/>
      <w:bookmarkStart w:id="4983" w:name="_Toc420166343"/>
      <w:bookmarkStart w:id="4984" w:name="_Toc420167113"/>
      <w:bookmarkStart w:id="4985" w:name="_Toc420302270"/>
      <w:bookmarkStart w:id="4986" w:name="_Toc420302737"/>
      <w:bookmarkStart w:id="4987" w:name="_Toc420438571"/>
      <w:bookmarkStart w:id="4988" w:name="_Toc420796009"/>
      <w:bookmarkStart w:id="4989" w:name="_Toc420874277"/>
      <w:bookmarkStart w:id="4990" w:name="_Toc420874742"/>
      <w:bookmarkStart w:id="4991" w:name="_Toc420874484"/>
      <w:bookmarkStart w:id="4992" w:name="_Toc421046572"/>
      <w:bookmarkStart w:id="4993" w:name="_Toc421047043"/>
      <w:bookmarkStart w:id="4994" w:name="_Toc477259123"/>
      <w:bookmarkStart w:id="4995" w:name="_Toc479633222"/>
      <w:bookmarkStart w:id="4996" w:name="_Toc48193637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p>
    <w:p w14:paraId="4C6221A0" w14:textId="77777777" w:rsidR="00397B2B" w:rsidRPr="00EC76D5" w:rsidDel="00692937" w:rsidRDefault="00397B2B" w:rsidP="00397B2B">
      <w:pPr>
        <w:pStyle w:val="Code"/>
        <w:rPr>
          <w:del w:id="4997" w:author="Stefan Bjornander" w:date="2015-04-25T11:10:00Z"/>
        </w:rPr>
      </w:pPr>
      <w:del w:id="4998" w:author="Stefan Bjornander" w:date="2015-04-25T11:10:00Z">
        <w:r w:rsidRPr="00EC76D5" w:rsidDel="00692937">
          <w:delText xml:space="preserve">  public List&lt;Symb&gt; getSymbolList() {</w:delText>
        </w:r>
        <w:bookmarkStart w:id="4999" w:name="_Toc417811946"/>
        <w:bookmarkStart w:id="5000" w:name="_Toc417853566"/>
        <w:bookmarkStart w:id="5001" w:name="_Toc418022244"/>
        <w:bookmarkStart w:id="5002" w:name="_Toc418191626"/>
        <w:bookmarkStart w:id="5003" w:name="_Toc418192095"/>
        <w:bookmarkStart w:id="5004" w:name="_Toc418263330"/>
        <w:bookmarkStart w:id="5005" w:name="_Toc418263797"/>
        <w:bookmarkStart w:id="5006" w:name="_Toc418356977"/>
        <w:bookmarkStart w:id="5007" w:name="_Toc418360340"/>
        <w:bookmarkStart w:id="5008" w:name="_Toc418435025"/>
        <w:bookmarkStart w:id="5009" w:name="_Toc419660192"/>
        <w:bookmarkStart w:id="5010" w:name="_Toc419660655"/>
        <w:bookmarkStart w:id="5011" w:name="_Toc420134124"/>
        <w:bookmarkStart w:id="5012" w:name="_Toc420134586"/>
        <w:bookmarkStart w:id="5013" w:name="_Toc420166344"/>
        <w:bookmarkStart w:id="5014" w:name="_Toc420167114"/>
        <w:bookmarkStart w:id="5015" w:name="_Toc420302271"/>
        <w:bookmarkStart w:id="5016" w:name="_Toc420302738"/>
        <w:bookmarkStart w:id="5017" w:name="_Toc420438572"/>
        <w:bookmarkStart w:id="5018" w:name="_Toc420796010"/>
        <w:bookmarkStart w:id="5019" w:name="_Toc420874278"/>
        <w:bookmarkStart w:id="5020" w:name="_Toc420874743"/>
        <w:bookmarkStart w:id="5021" w:name="_Toc420874485"/>
        <w:bookmarkStart w:id="5022" w:name="_Toc421046573"/>
        <w:bookmarkStart w:id="5023" w:name="_Toc421047044"/>
        <w:bookmarkStart w:id="5024" w:name="_Toc477259124"/>
        <w:bookmarkStart w:id="5025" w:name="_Toc479633223"/>
        <w:bookmarkStart w:id="5026" w:name="_Toc481936379"/>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del>
    </w:p>
    <w:p w14:paraId="6BB0D036" w14:textId="77777777" w:rsidR="00397B2B" w:rsidRPr="00EC76D5" w:rsidDel="00692937" w:rsidRDefault="00397B2B" w:rsidP="00397B2B">
      <w:pPr>
        <w:pStyle w:val="Code"/>
        <w:rPr>
          <w:del w:id="5027" w:author="Stefan Bjornander" w:date="2015-04-25T11:10:00Z"/>
        </w:rPr>
      </w:pPr>
      <w:del w:id="5028" w:author="Stefan Bjornander" w:date="2015-04-25T11:10:00Z">
        <w:r w:rsidRPr="00EC76D5" w:rsidDel="00692937">
          <w:delText xml:space="preserve">    return m_symbolList;</w:delText>
        </w:r>
        <w:bookmarkStart w:id="5029" w:name="_Toc417811947"/>
        <w:bookmarkStart w:id="5030" w:name="_Toc417853567"/>
        <w:bookmarkStart w:id="5031" w:name="_Toc418022245"/>
        <w:bookmarkStart w:id="5032" w:name="_Toc418191627"/>
        <w:bookmarkStart w:id="5033" w:name="_Toc418192096"/>
        <w:bookmarkStart w:id="5034" w:name="_Toc418263331"/>
        <w:bookmarkStart w:id="5035" w:name="_Toc418263798"/>
        <w:bookmarkStart w:id="5036" w:name="_Toc418356978"/>
        <w:bookmarkStart w:id="5037" w:name="_Toc418360341"/>
        <w:bookmarkStart w:id="5038" w:name="_Toc418435026"/>
        <w:bookmarkStart w:id="5039" w:name="_Toc419660193"/>
        <w:bookmarkStart w:id="5040" w:name="_Toc419660656"/>
        <w:bookmarkStart w:id="5041" w:name="_Toc420134125"/>
        <w:bookmarkStart w:id="5042" w:name="_Toc420134587"/>
        <w:bookmarkStart w:id="5043" w:name="_Toc420166345"/>
        <w:bookmarkStart w:id="5044" w:name="_Toc420167115"/>
        <w:bookmarkStart w:id="5045" w:name="_Toc420302272"/>
        <w:bookmarkStart w:id="5046" w:name="_Toc420302739"/>
        <w:bookmarkStart w:id="5047" w:name="_Toc420438573"/>
        <w:bookmarkStart w:id="5048" w:name="_Toc420796011"/>
        <w:bookmarkStart w:id="5049" w:name="_Toc420874279"/>
        <w:bookmarkStart w:id="5050" w:name="_Toc420874744"/>
        <w:bookmarkStart w:id="5051" w:name="_Toc420874486"/>
        <w:bookmarkStart w:id="5052" w:name="_Toc421046574"/>
        <w:bookmarkStart w:id="5053" w:name="_Toc421047045"/>
        <w:bookmarkStart w:id="5054" w:name="_Toc477259125"/>
        <w:bookmarkStart w:id="5055" w:name="_Toc479633224"/>
        <w:bookmarkStart w:id="5056" w:name="_Toc481936380"/>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del>
    </w:p>
    <w:p w14:paraId="7930A6B1" w14:textId="77777777" w:rsidR="00397B2B" w:rsidRPr="00EC76D5" w:rsidDel="00692937" w:rsidRDefault="00397B2B" w:rsidP="00397B2B">
      <w:pPr>
        <w:pStyle w:val="Code"/>
        <w:rPr>
          <w:del w:id="5057" w:author="Stefan Bjornander" w:date="2015-04-25T11:10:00Z"/>
        </w:rPr>
      </w:pPr>
      <w:del w:id="5058" w:author="Stefan Bjornander" w:date="2015-04-25T11:10:00Z">
        <w:r w:rsidRPr="00EC76D5" w:rsidDel="00692937">
          <w:delText xml:space="preserve">  }</w:delText>
        </w:r>
        <w:bookmarkStart w:id="5059" w:name="_Toc417811948"/>
        <w:bookmarkStart w:id="5060" w:name="_Toc417853568"/>
        <w:bookmarkStart w:id="5061" w:name="_Toc418022246"/>
        <w:bookmarkStart w:id="5062" w:name="_Toc418191628"/>
        <w:bookmarkStart w:id="5063" w:name="_Toc418192097"/>
        <w:bookmarkStart w:id="5064" w:name="_Toc418263332"/>
        <w:bookmarkStart w:id="5065" w:name="_Toc418263799"/>
        <w:bookmarkStart w:id="5066" w:name="_Toc418356979"/>
        <w:bookmarkStart w:id="5067" w:name="_Toc418360342"/>
        <w:bookmarkStart w:id="5068" w:name="_Toc418435027"/>
        <w:bookmarkStart w:id="5069" w:name="_Toc419660194"/>
        <w:bookmarkStart w:id="5070" w:name="_Toc419660657"/>
        <w:bookmarkStart w:id="5071" w:name="_Toc420134126"/>
        <w:bookmarkStart w:id="5072" w:name="_Toc420134588"/>
        <w:bookmarkStart w:id="5073" w:name="_Toc420166346"/>
        <w:bookmarkStart w:id="5074" w:name="_Toc420167116"/>
        <w:bookmarkStart w:id="5075" w:name="_Toc420302273"/>
        <w:bookmarkStart w:id="5076" w:name="_Toc420302740"/>
        <w:bookmarkStart w:id="5077" w:name="_Toc420438574"/>
        <w:bookmarkStart w:id="5078" w:name="_Toc420796012"/>
        <w:bookmarkStart w:id="5079" w:name="_Toc420874280"/>
        <w:bookmarkStart w:id="5080" w:name="_Toc420874745"/>
        <w:bookmarkStart w:id="5081" w:name="_Toc420874487"/>
        <w:bookmarkStart w:id="5082" w:name="_Toc421046575"/>
        <w:bookmarkStart w:id="5083" w:name="_Toc421047046"/>
        <w:bookmarkStart w:id="5084" w:name="_Toc477259126"/>
        <w:bookmarkStart w:id="5085" w:name="_Toc479633225"/>
        <w:bookmarkStart w:id="5086" w:name="_Toc481936381"/>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del>
    </w:p>
    <w:p w14:paraId="5A77D6E6" w14:textId="77777777" w:rsidR="00397B2B" w:rsidRPr="00EC76D5" w:rsidDel="00692937" w:rsidRDefault="00397B2B" w:rsidP="00397B2B">
      <w:pPr>
        <w:pStyle w:val="Code"/>
        <w:rPr>
          <w:del w:id="5087" w:author="Stefan Bjornander" w:date="2015-04-25T11:10:00Z"/>
        </w:rPr>
      </w:pPr>
      <w:bookmarkStart w:id="5088" w:name="_Toc417811949"/>
      <w:bookmarkStart w:id="5089" w:name="_Toc417853569"/>
      <w:bookmarkStart w:id="5090" w:name="_Toc418022247"/>
      <w:bookmarkStart w:id="5091" w:name="_Toc418191629"/>
      <w:bookmarkStart w:id="5092" w:name="_Toc418192098"/>
      <w:bookmarkStart w:id="5093" w:name="_Toc418263333"/>
      <w:bookmarkStart w:id="5094" w:name="_Toc418263800"/>
      <w:bookmarkStart w:id="5095" w:name="_Toc418356980"/>
      <w:bookmarkStart w:id="5096" w:name="_Toc418360343"/>
      <w:bookmarkStart w:id="5097" w:name="_Toc418435028"/>
      <w:bookmarkStart w:id="5098" w:name="_Toc419660195"/>
      <w:bookmarkStart w:id="5099" w:name="_Toc419660658"/>
      <w:bookmarkStart w:id="5100" w:name="_Toc420134127"/>
      <w:bookmarkStart w:id="5101" w:name="_Toc420134589"/>
      <w:bookmarkStart w:id="5102" w:name="_Toc420166347"/>
      <w:bookmarkStart w:id="5103" w:name="_Toc420167117"/>
      <w:bookmarkStart w:id="5104" w:name="_Toc420302274"/>
      <w:bookmarkStart w:id="5105" w:name="_Toc420302741"/>
      <w:bookmarkStart w:id="5106" w:name="_Toc420438575"/>
      <w:bookmarkStart w:id="5107" w:name="_Toc420796013"/>
      <w:bookmarkStart w:id="5108" w:name="_Toc420874281"/>
      <w:bookmarkStart w:id="5109" w:name="_Toc420874746"/>
      <w:bookmarkStart w:id="5110" w:name="_Toc420874488"/>
      <w:bookmarkStart w:id="5111" w:name="_Toc421046576"/>
      <w:bookmarkStart w:id="5112" w:name="_Toc421047047"/>
      <w:bookmarkStart w:id="5113" w:name="_Toc477259127"/>
      <w:bookmarkStart w:id="5114" w:name="_Toc479633226"/>
      <w:bookmarkStart w:id="5115" w:name="_Toc481936382"/>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p>
    <w:p w14:paraId="427C2679" w14:textId="77777777" w:rsidR="00397B2B" w:rsidRPr="00EC76D5" w:rsidDel="00692937" w:rsidRDefault="00397B2B" w:rsidP="00397B2B">
      <w:pPr>
        <w:pStyle w:val="Code"/>
        <w:rPr>
          <w:del w:id="5116" w:author="Stefan Bjornander" w:date="2015-04-25T11:10:00Z"/>
        </w:rPr>
      </w:pPr>
      <w:del w:id="5117" w:author="Stefan Bjornander" w:date="2015-04-25T11:10:00Z">
        <w:r w:rsidRPr="00EC76D5" w:rsidDel="00692937">
          <w:delText xml:space="preserve">  public boolean hasTag() {</w:delText>
        </w:r>
        <w:bookmarkStart w:id="5118" w:name="_Toc417811950"/>
        <w:bookmarkStart w:id="5119" w:name="_Toc417853570"/>
        <w:bookmarkStart w:id="5120" w:name="_Toc418022248"/>
        <w:bookmarkStart w:id="5121" w:name="_Toc418191630"/>
        <w:bookmarkStart w:id="5122" w:name="_Toc418192099"/>
        <w:bookmarkStart w:id="5123" w:name="_Toc418263334"/>
        <w:bookmarkStart w:id="5124" w:name="_Toc418263801"/>
        <w:bookmarkStart w:id="5125" w:name="_Toc418356981"/>
        <w:bookmarkStart w:id="5126" w:name="_Toc418360344"/>
        <w:bookmarkStart w:id="5127" w:name="_Toc418435029"/>
        <w:bookmarkStart w:id="5128" w:name="_Toc419660196"/>
        <w:bookmarkStart w:id="5129" w:name="_Toc419660659"/>
        <w:bookmarkStart w:id="5130" w:name="_Toc420134128"/>
        <w:bookmarkStart w:id="5131" w:name="_Toc420134590"/>
        <w:bookmarkStart w:id="5132" w:name="_Toc420166348"/>
        <w:bookmarkStart w:id="5133" w:name="_Toc420167118"/>
        <w:bookmarkStart w:id="5134" w:name="_Toc420302275"/>
        <w:bookmarkStart w:id="5135" w:name="_Toc420302742"/>
        <w:bookmarkStart w:id="5136" w:name="_Toc420438576"/>
        <w:bookmarkStart w:id="5137" w:name="_Toc420796014"/>
        <w:bookmarkStart w:id="5138" w:name="_Toc420874282"/>
        <w:bookmarkStart w:id="5139" w:name="_Toc420874747"/>
        <w:bookmarkStart w:id="5140" w:name="_Toc420874489"/>
        <w:bookmarkStart w:id="5141" w:name="_Toc421046577"/>
        <w:bookmarkStart w:id="5142" w:name="_Toc421047048"/>
        <w:bookmarkStart w:id="5143" w:name="_Toc477259128"/>
        <w:bookmarkStart w:id="5144" w:name="_Toc479633227"/>
        <w:bookmarkStart w:id="5145" w:name="_Toc481936383"/>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del>
    </w:p>
    <w:p w14:paraId="2FDCBF88" w14:textId="77777777" w:rsidR="00397B2B" w:rsidRPr="00EC76D5" w:rsidDel="00692937" w:rsidRDefault="00397B2B" w:rsidP="00397B2B">
      <w:pPr>
        <w:pStyle w:val="Code"/>
        <w:rPr>
          <w:del w:id="5146" w:author="Stefan Bjornander" w:date="2015-04-25T11:10:00Z"/>
        </w:rPr>
      </w:pPr>
      <w:del w:id="5147" w:author="Stefan Bjornander" w:date="2015-04-25T11:10:00Z">
        <w:r w:rsidRPr="00EC76D5" w:rsidDel="00692937">
          <w:delText xml:space="preserve">    return m_hasTag;</w:delText>
        </w:r>
        <w:bookmarkStart w:id="5148" w:name="_Toc417811951"/>
        <w:bookmarkStart w:id="5149" w:name="_Toc417853571"/>
        <w:bookmarkStart w:id="5150" w:name="_Toc418022249"/>
        <w:bookmarkStart w:id="5151" w:name="_Toc418191631"/>
        <w:bookmarkStart w:id="5152" w:name="_Toc418192100"/>
        <w:bookmarkStart w:id="5153" w:name="_Toc418263335"/>
        <w:bookmarkStart w:id="5154" w:name="_Toc418263802"/>
        <w:bookmarkStart w:id="5155" w:name="_Toc418356982"/>
        <w:bookmarkStart w:id="5156" w:name="_Toc418360345"/>
        <w:bookmarkStart w:id="5157" w:name="_Toc418435030"/>
        <w:bookmarkStart w:id="5158" w:name="_Toc419660197"/>
        <w:bookmarkStart w:id="5159" w:name="_Toc419660660"/>
        <w:bookmarkStart w:id="5160" w:name="_Toc420134129"/>
        <w:bookmarkStart w:id="5161" w:name="_Toc420134591"/>
        <w:bookmarkStart w:id="5162" w:name="_Toc420166349"/>
        <w:bookmarkStart w:id="5163" w:name="_Toc420167119"/>
        <w:bookmarkStart w:id="5164" w:name="_Toc420302276"/>
        <w:bookmarkStart w:id="5165" w:name="_Toc420302743"/>
        <w:bookmarkStart w:id="5166" w:name="_Toc420438577"/>
        <w:bookmarkStart w:id="5167" w:name="_Toc420796015"/>
        <w:bookmarkStart w:id="5168" w:name="_Toc420874283"/>
        <w:bookmarkStart w:id="5169" w:name="_Toc420874748"/>
        <w:bookmarkStart w:id="5170" w:name="_Toc420874490"/>
        <w:bookmarkStart w:id="5171" w:name="_Toc421046578"/>
        <w:bookmarkStart w:id="5172" w:name="_Toc421047049"/>
        <w:bookmarkStart w:id="5173" w:name="_Toc477259129"/>
        <w:bookmarkStart w:id="5174" w:name="_Toc479633228"/>
        <w:bookmarkStart w:id="5175" w:name="_Toc481936384"/>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del>
    </w:p>
    <w:p w14:paraId="42AC9A80" w14:textId="77777777" w:rsidR="00397B2B" w:rsidRPr="00EC76D5" w:rsidDel="00692937" w:rsidRDefault="00397B2B" w:rsidP="00397B2B">
      <w:pPr>
        <w:pStyle w:val="Code"/>
        <w:rPr>
          <w:del w:id="5176" w:author="Stefan Bjornander" w:date="2015-04-25T11:10:00Z"/>
        </w:rPr>
      </w:pPr>
      <w:del w:id="5177" w:author="Stefan Bjornander" w:date="2015-04-25T11:10:00Z">
        <w:r w:rsidRPr="00EC76D5" w:rsidDel="00692937">
          <w:delText xml:space="preserve">  }</w:delText>
        </w:r>
        <w:bookmarkStart w:id="5178" w:name="_Toc417811952"/>
        <w:bookmarkStart w:id="5179" w:name="_Toc417853572"/>
        <w:bookmarkStart w:id="5180" w:name="_Toc418022250"/>
        <w:bookmarkStart w:id="5181" w:name="_Toc418191632"/>
        <w:bookmarkStart w:id="5182" w:name="_Toc418192101"/>
        <w:bookmarkStart w:id="5183" w:name="_Toc418263336"/>
        <w:bookmarkStart w:id="5184" w:name="_Toc418263803"/>
        <w:bookmarkStart w:id="5185" w:name="_Toc418356983"/>
        <w:bookmarkStart w:id="5186" w:name="_Toc418360346"/>
        <w:bookmarkStart w:id="5187" w:name="_Toc418435031"/>
        <w:bookmarkStart w:id="5188" w:name="_Toc419660198"/>
        <w:bookmarkStart w:id="5189" w:name="_Toc419660661"/>
        <w:bookmarkStart w:id="5190" w:name="_Toc420134130"/>
        <w:bookmarkStart w:id="5191" w:name="_Toc420134592"/>
        <w:bookmarkStart w:id="5192" w:name="_Toc420166350"/>
        <w:bookmarkStart w:id="5193" w:name="_Toc420167120"/>
        <w:bookmarkStart w:id="5194" w:name="_Toc420302277"/>
        <w:bookmarkStart w:id="5195" w:name="_Toc420302744"/>
        <w:bookmarkStart w:id="5196" w:name="_Toc420438578"/>
        <w:bookmarkStart w:id="5197" w:name="_Toc420796016"/>
        <w:bookmarkStart w:id="5198" w:name="_Toc420874284"/>
        <w:bookmarkStart w:id="5199" w:name="_Toc420874749"/>
        <w:bookmarkStart w:id="5200" w:name="_Toc420874491"/>
        <w:bookmarkStart w:id="5201" w:name="_Toc421046579"/>
        <w:bookmarkStart w:id="5202" w:name="_Toc421047050"/>
        <w:bookmarkStart w:id="5203" w:name="_Toc477259130"/>
        <w:bookmarkStart w:id="5204" w:name="_Toc479633229"/>
        <w:bookmarkStart w:id="5205" w:name="_Toc481936385"/>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del>
    </w:p>
    <w:p w14:paraId="72AFEF06" w14:textId="77777777" w:rsidR="00397B2B" w:rsidRPr="00EC76D5" w:rsidDel="00692937" w:rsidRDefault="00397B2B" w:rsidP="00397B2B">
      <w:pPr>
        <w:pStyle w:val="Code"/>
        <w:rPr>
          <w:del w:id="5206" w:author="Stefan Bjornander" w:date="2015-04-25T11:10:00Z"/>
        </w:rPr>
      </w:pPr>
      <w:bookmarkStart w:id="5207" w:name="_Toc417811953"/>
      <w:bookmarkStart w:id="5208" w:name="_Toc417853573"/>
      <w:bookmarkStart w:id="5209" w:name="_Toc418022251"/>
      <w:bookmarkStart w:id="5210" w:name="_Toc418191633"/>
      <w:bookmarkStart w:id="5211" w:name="_Toc418192102"/>
      <w:bookmarkStart w:id="5212" w:name="_Toc418263337"/>
      <w:bookmarkStart w:id="5213" w:name="_Toc418263804"/>
      <w:bookmarkStart w:id="5214" w:name="_Toc418356984"/>
      <w:bookmarkStart w:id="5215" w:name="_Toc418360347"/>
      <w:bookmarkStart w:id="5216" w:name="_Toc418435032"/>
      <w:bookmarkStart w:id="5217" w:name="_Toc419660199"/>
      <w:bookmarkStart w:id="5218" w:name="_Toc419660662"/>
      <w:bookmarkStart w:id="5219" w:name="_Toc420134131"/>
      <w:bookmarkStart w:id="5220" w:name="_Toc420134593"/>
      <w:bookmarkStart w:id="5221" w:name="_Toc420166351"/>
      <w:bookmarkStart w:id="5222" w:name="_Toc420167121"/>
      <w:bookmarkStart w:id="5223" w:name="_Toc420302278"/>
      <w:bookmarkStart w:id="5224" w:name="_Toc420302745"/>
      <w:bookmarkStart w:id="5225" w:name="_Toc420438579"/>
      <w:bookmarkStart w:id="5226" w:name="_Toc420796017"/>
      <w:bookmarkStart w:id="5227" w:name="_Toc420874285"/>
      <w:bookmarkStart w:id="5228" w:name="_Toc420874750"/>
      <w:bookmarkStart w:id="5229" w:name="_Toc420874492"/>
      <w:bookmarkStart w:id="5230" w:name="_Toc421046580"/>
      <w:bookmarkStart w:id="5231" w:name="_Toc421047051"/>
      <w:bookmarkStart w:id="5232" w:name="_Toc477259131"/>
      <w:bookmarkStart w:id="5233" w:name="_Toc479633230"/>
      <w:bookmarkStart w:id="5234" w:name="_Toc48193638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p>
    <w:p w14:paraId="6271A0CE" w14:textId="77777777" w:rsidR="00397B2B" w:rsidRPr="00EC76D5" w:rsidDel="00692937" w:rsidRDefault="00397B2B" w:rsidP="00397B2B">
      <w:pPr>
        <w:pStyle w:val="Code"/>
        <w:rPr>
          <w:del w:id="5235" w:author="Stefan Bjornander" w:date="2015-04-25T11:10:00Z"/>
        </w:rPr>
      </w:pPr>
      <w:del w:id="5236" w:author="Stefan Bjornander" w:date="2015-04-25T11:10:00Z">
        <w:r w:rsidRPr="00EC76D5" w:rsidDel="00692937">
          <w:delText xml:space="preserve">  public Symb lookupMember(String name) {</w:delText>
        </w:r>
        <w:bookmarkStart w:id="5237" w:name="_Toc417811954"/>
        <w:bookmarkStart w:id="5238" w:name="_Toc417853574"/>
        <w:bookmarkStart w:id="5239" w:name="_Toc418022252"/>
        <w:bookmarkStart w:id="5240" w:name="_Toc418191634"/>
        <w:bookmarkStart w:id="5241" w:name="_Toc418192103"/>
        <w:bookmarkStart w:id="5242" w:name="_Toc418263338"/>
        <w:bookmarkStart w:id="5243" w:name="_Toc418263805"/>
        <w:bookmarkStart w:id="5244" w:name="_Toc418356985"/>
        <w:bookmarkStart w:id="5245" w:name="_Toc418360348"/>
        <w:bookmarkStart w:id="5246" w:name="_Toc418435033"/>
        <w:bookmarkStart w:id="5247" w:name="_Toc419660200"/>
        <w:bookmarkStart w:id="5248" w:name="_Toc419660663"/>
        <w:bookmarkStart w:id="5249" w:name="_Toc420134132"/>
        <w:bookmarkStart w:id="5250" w:name="_Toc420134594"/>
        <w:bookmarkStart w:id="5251" w:name="_Toc420166352"/>
        <w:bookmarkStart w:id="5252" w:name="_Toc420167122"/>
        <w:bookmarkStart w:id="5253" w:name="_Toc420302279"/>
        <w:bookmarkStart w:id="5254" w:name="_Toc420302746"/>
        <w:bookmarkStart w:id="5255" w:name="_Toc420438580"/>
        <w:bookmarkStart w:id="5256" w:name="_Toc420796018"/>
        <w:bookmarkStart w:id="5257" w:name="_Toc420874286"/>
        <w:bookmarkStart w:id="5258" w:name="_Toc420874751"/>
        <w:bookmarkStart w:id="5259" w:name="_Toc420874493"/>
        <w:bookmarkStart w:id="5260" w:name="_Toc421046581"/>
        <w:bookmarkStart w:id="5261" w:name="_Toc421047052"/>
        <w:bookmarkStart w:id="5262" w:name="_Toc477259132"/>
        <w:bookmarkStart w:id="5263" w:name="_Toc479633231"/>
        <w:bookmarkStart w:id="5264" w:name="_Toc481936387"/>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del>
    </w:p>
    <w:p w14:paraId="3C32E0C5" w14:textId="77777777" w:rsidR="00397B2B" w:rsidRPr="00EC76D5" w:rsidDel="00692937" w:rsidRDefault="00397B2B" w:rsidP="00397B2B">
      <w:pPr>
        <w:pStyle w:val="Code"/>
        <w:rPr>
          <w:del w:id="5265" w:author="Stefan Bjornander" w:date="2015-04-25T11:10:00Z"/>
        </w:rPr>
      </w:pPr>
      <w:del w:id="5266" w:author="Stefan Bjornander" w:date="2015-04-25T11:10:00Z">
        <w:r w:rsidRPr="00EC76D5" w:rsidDel="00692937">
          <w:delText xml:space="preserve">    if (m_symbolList != null) {</w:delText>
        </w:r>
        <w:bookmarkStart w:id="5267" w:name="_Toc417811955"/>
        <w:bookmarkStart w:id="5268" w:name="_Toc417853575"/>
        <w:bookmarkStart w:id="5269" w:name="_Toc418022253"/>
        <w:bookmarkStart w:id="5270" w:name="_Toc418191635"/>
        <w:bookmarkStart w:id="5271" w:name="_Toc418192104"/>
        <w:bookmarkStart w:id="5272" w:name="_Toc418263339"/>
        <w:bookmarkStart w:id="5273" w:name="_Toc418263806"/>
        <w:bookmarkStart w:id="5274" w:name="_Toc418356986"/>
        <w:bookmarkStart w:id="5275" w:name="_Toc418360349"/>
        <w:bookmarkStart w:id="5276" w:name="_Toc418435034"/>
        <w:bookmarkStart w:id="5277" w:name="_Toc419660201"/>
        <w:bookmarkStart w:id="5278" w:name="_Toc419660664"/>
        <w:bookmarkStart w:id="5279" w:name="_Toc420134133"/>
        <w:bookmarkStart w:id="5280" w:name="_Toc420134595"/>
        <w:bookmarkStart w:id="5281" w:name="_Toc420166353"/>
        <w:bookmarkStart w:id="5282" w:name="_Toc420167123"/>
        <w:bookmarkStart w:id="5283" w:name="_Toc420302280"/>
        <w:bookmarkStart w:id="5284" w:name="_Toc420302747"/>
        <w:bookmarkStart w:id="5285" w:name="_Toc420438581"/>
        <w:bookmarkStart w:id="5286" w:name="_Toc420796019"/>
        <w:bookmarkStart w:id="5287" w:name="_Toc420874287"/>
        <w:bookmarkStart w:id="5288" w:name="_Toc420874752"/>
        <w:bookmarkStart w:id="5289" w:name="_Toc420874494"/>
        <w:bookmarkStart w:id="5290" w:name="_Toc421046582"/>
        <w:bookmarkStart w:id="5291" w:name="_Toc421047053"/>
        <w:bookmarkStart w:id="5292" w:name="_Toc477259133"/>
        <w:bookmarkStart w:id="5293" w:name="_Toc479633232"/>
        <w:bookmarkStart w:id="5294" w:name="_Toc481936388"/>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del>
    </w:p>
    <w:p w14:paraId="06E5A88E" w14:textId="77777777" w:rsidR="00397B2B" w:rsidRPr="00EC76D5" w:rsidDel="00692937" w:rsidRDefault="00397B2B" w:rsidP="00397B2B">
      <w:pPr>
        <w:pStyle w:val="Code"/>
        <w:rPr>
          <w:del w:id="5295" w:author="Stefan Bjornander" w:date="2015-04-25T11:10:00Z"/>
        </w:rPr>
      </w:pPr>
      <w:del w:id="5296" w:author="Stefan Bjornander" w:date="2015-04-25T11:10:00Z">
        <w:r w:rsidRPr="00EC76D5" w:rsidDel="00692937">
          <w:delText xml:space="preserve">      for (Symb symbol : m_symbolList) {</w:delText>
        </w:r>
        <w:bookmarkStart w:id="5297" w:name="_Toc417811956"/>
        <w:bookmarkStart w:id="5298" w:name="_Toc417853576"/>
        <w:bookmarkStart w:id="5299" w:name="_Toc418022254"/>
        <w:bookmarkStart w:id="5300" w:name="_Toc418191636"/>
        <w:bookmarkStart w:id="5301" w:name="_Toc418192105"/>
        <w:bookmarkStart w:id="5302" w:name="_Toc418263340"/>
        <w:bookmarkStart w:id="5303" w:name="_Toc418263807"/>
        <w:bookmarkStart w:id="5304" w:name="_Toc418356987"/>
        <w:bookmarkStart w:id="5305" w:name="_Toc418360350"/>
        <w:bookmarkStart w:id="5306" w:name="_Toc418435035"/>
        <w:bookmarkStart w:id="5307" w:name="_Toc419660202"/>
        <w:bookmarkStart w:id="5308" w:name="_Toc419660665"/>
        <w:bookmarkStart w:id="5309" w:name="_Toc420134134"/>
        <w:bookmarkStart w:id="5310" w:name="_Toc420134596"/>
        <w:bookmarkStart w:id="5311" w:name="_Toc420166354"/>
        <w:bookmarkStart w:id="5312" w:name="_Toc420167124"/>
        <w:bookmarkStart w:id="5313" w:name="_Toc420302281"/>
        <w:bookmarkStart w:id="5314" w:name="_Toc420302748"/>
        <w:bookmarkStart w:id="5315" w:name="_Toc420438582"/>
        <w:bookmarkStart w:id="5316" w:name="_Toc420796020"/>
        <w:bookmarkStart w:id="5317" w:name="_Toc420874288"/>
        <w:bookmarkStart w:id="5318" w:name="_Toc420874753"/>
        <w:bookmarkStart w:id="5319" w:name="_Toc420874495"/>
        <w:bookmarkStart w:id="5320" w:name="_Toc421046583"/>
        <w:bookmarkStart w:id="5321" w:name="_Toc421047054"/>
        <w:bookmarkStart w:id="5322" w:name="_Toc477259134"/>
        <w:bookmarkStart w:id="5323" w:name="_Toc479633233"/>
        <w:bookmarkStart w:id="5324" w:name="_Toc481936389"/>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del>
    </w:p>
    <w:p w14:paraId="338011E6" w14:textId="77777777" w:rsidR="00397B2B" w:rsidRPr="00EC76D5" w:rsidDel="00692937" w:rsidRDefault="00397B2B" w:rsidP="00397B2B">
      <w:pPr>
        <w:pStyle w:val="Code"/>
        <w:rPr>
          <w:del w:id="5325" w:author="Stefan Bjornander" w:date="2015-04-25T11:10:00Z"/>
        </w:rPr>
      </w:pPr>
      <w:del w:id="5326" w:author="Stefan Bjornander" w:date="2015-04-25T11:10:00Z">
        <w:r w:rsidRPr="00EC76D5" w:rsidDel="00692937">
          <w:delText xml:space="preserve">        if (symbol.name().equals(name)) {</w:delText>
        </w:r>
        <w:bookmarkStart w:id="5327" w:name="_Toc417811957"/>
        <w:bookmarkStart w:id="5328" w:name="_Toc417853577"/>
        <w:bookmarkStart w:id="5329" w:name="_Toc418022255"/>
        <w:bookmarkStart w:id="5330" w:name="_Toc418191637"/>
        <w:bookmarkStart w:id="5331" w:name="_Toc418192106"/>
        <w:bookmarkStart w:id="5332" w:name="_Toc418263341"/>
        <w:bookmarkStart w:id="5333" w:name="_Toc418263808"/>
        <w:bookmarkStart w:id="5334" w:name="_Toc418356988"/>
        <w:bookmarkStart w:id="5335" w:name="_Toc418360351"/>
        <w:bookmarkStart w:id="5336" w:name="_Toc418435036"/>
        <w:bookmarkStart w:id="5337" w:name="_Toc419660203"/>
        <w:bookmarkStart w:id="5338" w:name="_Toc419660666"/>
        <w:bookmarkStart w:id="5339" w:name="_Toc420134135"/>
        <w:bookmarkStart w:id="5340" w:name="_Toc420134597"/>
        <w:bookmarkStart w:id="5341" w:name="_Toc420166355"/>
        <w:bookmarkStart w:id="5342" w:name="_Toc420167125"/>
        <w:bookmarkStart w:id="5343" w:name="_Toc420302282"/>
        <w:bookmarkStart w:id="5344" w:name="_Toc420302749"/>
        <w:bookmarkStart w:id="5345" w:name="_Toc420438583"/>
        <w:bookmarkStart w:id="5346" w:name="_Toc420796021"/>
        <w:bookmarkStart w:id="5347" w:name="_Toc420874289"/>
        <w:bookmarkStart w:id="5348" w:name="_Toc420874754"/>
        <w:bookmarkStart w:id="5349" w:name="_Toc420874496"/>
        <w:bookmarkStart w:id="5350" w:name="_Toc421046584"/>
        <w:bookmarkStart w:id="5351" w:name="_Toc421047055"/>
        <w:bookmarkStart w:id="5352" w:name="_Toc477259135"/>
        <w:bookmarkStart w:id="5353" w:name="_Toc479633234"/>
        <w:bookmarkStart w:id="5354" w:name="_Toc481936390"/>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del>
    </w:p>
    <w:p w14:paraId="533B74E1" w14:textId="77777777" w:rsidR="00397B2B" w:rsidRPr="00EC76D5" w:rsidDel="00692937" w:rsidRDefault="00397B2B" w:rsidP="00397B2B">
      <w:pPr>
        <w:pStyle w:val="Code"/>
        <w:rPr>
          <w:del w:id="5355" w:author="Stefan Bjornander" w:date="2015-04-25T11:10:00Z"/>
        </w:rPr>
      </w:pPr>
      <w:del w:id="5356" w:author="Stefan Bjornander" w:date="2015-04-25T11:10:00Z">
        <w:r w:rsidRPr="00EC76D5" w:rsidDel="00692937">
          <w:delText xml:space="preserve">          return symbol;</w:delText>
        </w:r>
        <w:bookmarkStart w:id="5357" w:name="_Toc417811958"/>
        <w:bookmarkStart w:id="5358" w:name="_Toc417853578"/>
        <w:bookmarkStart w:id="5359" w:name="_Toc418022256"/>
        <w:bookmarkStart w:id="5360" w:name="_Toc418191638"/>
        <w:bookmarkStart w:id="5361" w:name="_Toc418192107"/>
        <w:bookmarkStart w:id="5362" w:name="_Toc418263342"/>
        <w:bookmarkStart w:id="5363" w:name="_Toc418263809"/>
        <w:bookmarkStart w:id="5364" w:name="_Toc418356989"/>
        <w:bookmarkStart w:id="5365" w:name="_Toc418360352"/>
        <w:bookmarkStart w:id="5366" w:name="_Toc418435037"/>
        <w:bookmarkStart w:id="5367" w:name="_Toc419660204"/>
        <w:bookmarkStart w:id="5368" w:name="_Toc419660667"/>
        <w:bookmarkStart w:id="5369" w:name="_Toc420134136"/>
        <w:bookmarkStart w:id="5370" w:name="_Toc420134598"/>
        <w:bookmarkStart w:id="5371" w:name="_Toc420166356"/>
        <w:bookmarkStart w:id="5372" w:name="_Toc420167126"/>
        <w:bookmarkStart w:id="5373" w:name="_Toc420302283"/>
        <w:bookmarkStart w:id="5374" w:name="_Toc420302750"/>
        <w:bookmarkStart w:id="5375" w:name="_Toc420438584"/>
        <w:bookmarkStart w:id="5376" w:name="_Toc420796022"/>
        <w:bookmarkStart w:id="5377" w:name="_Toc420874290"/>
        <w:bookmarkStart w:id="5378" w:name="_Toc420874755"/>
        <w:bookmarkStart w:id="5379" w:name="_Toc420874497"/>
        <w:bookmarkStart w:id="5380" w:name="_Toc421046585"/>
        <w:bookmarkStart w:id="5381" w:name="_Toc421047056"/>
        <w:bookmarkStart w:id="5382" w:name="_Toc477259136"/>
        <w:bookmarkStart w:id="5383" w:name="_Toc479633235"/>
        <w:bookmarkStart w:id="5384" w:name="_Toc481936391"/>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del>
    </w:p>
    <w:p w14:paraId="2AFFAACA" w14:textId="77777777" w:rsidR="00397B2B" w:rsidRPr="00EC76D5" w:rsidDel="00692937" w:rsidRDefault="00397B2B" w:rsidP="00397B2B">
      <w:pPr>
        <w:pStyle w:val="Code"/>
        <w:rPr>
          <w:del w:id="5385" w:author="Stefan Bjornander" w:date="2015-04-25T11:10:00Z"/>
        </w:rPr>
      </w:pPr>
      <w:del w:id="5386" w:author="Stefan Bjornander" w:date="2015-04-25T11:10:00Z">
        <w:r w:rsidRPr="00EC76D5" w:rsidDel="00692937">
          <w:delText xml:space="preserve">        }</w:delText>
        </w:r>
        <w:bookmarkStart w:id="5387" w:name="_Toc417811959"/>
        <w:bookmarkStart w:id="5388" w:name="_Toc417853579"/>
        <w:bookmarkStart w:id="5389" w:name="_Toc418022257"/>
        <w:bookmarkStart w:id="5390" w:name="_Toc418191639"/>
        <w:bookmarkStart w:id="5391" w:name="_Toc418192108"/>
        <w:bookmarkStart w:id="5392" w:name="_Toc418263343"/>
        <w:bookmarkStart w:id="5393" w:name="_Toc418263810"/>
        <w:bookmarkStart w:id="5394" w:name="_Toc418356990"/>
        <w:bookmarkStart w:id="5395" w:name="_Toc418360353"/>
        <w:bookmarkStart w:id="5396" w:name="_Toc418435038"/>
        <w:bookmarkStart w:id="5397" w:name="_Toc419660205"/>
        <w:bookmarkStart w:id="5398" w:name="_Toc419660668"/>
        <w:bookmarkStart w:id="5399" w:name="_Toc420134137"/>
        <w:bookmarkStart w:id="5400" w:name="_Toc420134599"/>
        <w:bookmarkStart w:id="5401" w:name="_Toc420166357"/>
        <w:bookmarkStart w:id="5402" w:name="_Toc420167127"/>
        <w:bookmarkStart w:id="5403" w:name="_Toc420302284"/>
        <w:bookmarkStart w:id="5404" w:name="_Toc420302751"/>
        <w:bookmarkStart w:id="5405" w:name="_Toc420438585"/>
        <w:bookmarkStart w:id="5406" w:name="_Toc420796023"/>
        <w:bookmarkStart w:id="5407" w:name="_Toc420874291"/>
        <w:bookmarkStart w:id="5408" w:name="_Toc420874756"/>
        <w:bookmarkStart w:id="5409" w:name="_Toc420874498"/>
        <w:bookmarkStart w:id="5410" w:name="_Toc421046586"/>
        <w:bookmarkStart w:id="5411" w:name="_Toc421047057"/>
        <w:bookmarkStart w:id="5412" w:name="_Toc477259137"/>
        <w:bookmarkStart w:id="5413" w:name="_Toc479633236"/>
        <w:bookmarkStart w:id="5414" w:name="_Toc481936392"/>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del>
    </w:p>
    <w:p w14:paraId="2D47D310" w14:textId="77777777" w:rsidR="00397B2B" w:rsidRPr="00EC76D5" w:rsidDel="00692937" w:rsidRDefault="00397B2B" w:rsidP="00397B2B">
      <w:pPr>
        <w:pStyle w:val="Code"/>
        <w:rPr>
          <w:del w:id="5415" w:author="Stefan Bjornander" w:date="2015-04-25T11:10:00Z"/>
        </w:rPr>
      </w:pPr>
      <w:del w:id="5416" w:author="Stefan Bjornander" w:date="2015-04-25T11:10:00Z">
        <w:r w:rsidRPr="00EC76D5" w:rsidDel="00692937">
          <w:delText xml:space="preserve">      }</w:delText>
        </w:r>
        <w:bookmarkStart w:id="5417" w:name="_Toc417811960"/>
        <w:bookmarkStart w:id="5418" w:name="_Toc417853580"/>
        <w:bookmarkStart w:id="5419" w:name="_Toc418022258"/>
        <w:bookmarkStart w:id="5420" w:name="_Toc418191640"/>
        <w:bookmarkStart w:id="5421" w:name="_Toc418192109"/>
        <w:bookmarkStart w:id="5422" w:name="_Toc418263344"/>
        <w:bookmarkStart w:id="5423" w:name="_Toc418263811"/>
        <w:bookmarkStart w:id="5424" w:name="_Toc418356991"/>
        <w:bookmarkStart w:id="5425" w:name="_Toc418360354"/>
        <w:bookmarkStart w:id="5426" w:name="_Toc418435039"/>
        <w:bookmarkStart w:id="5427" w:name="_Toc419660206"/>
        <w:bookmarkStart w:id="5428" w:name="_Toc419660669"/>
        <w:bookmarkStart w:id="5429" w:name="_Toc420134138"/>
        <w:bookmarkStart w:id="5430" w:name="_Toc420134600"/>
        <w:bookmarkStart w:id="5431" w:name="_Toc420166358"/>
        <w:bookmarkStart w:id="5432" w:name="_Toc420167128"/>
        <w:bookmarkStart w:id="5433" w:name="_Toc420302285"/>
        <w:bookmarkStart w:id="5434" w:name="_Toc420302752"/>
        <w:bookmarkStart w:id="5435" w:name="_Toc420438586"/>
        <w:bookmarkStart w:id="5436" w:name="_Toc420796024"/>
        <w:bookmarkStart w:id="5437" w:name="_Toc420874292"/>
        <w:bookmarkStart w:id="5438" w:name="_Toc420874757"/>
        <w:bookmarkStart w:id="5439" w:name="_Toc420874499"/>
        <w:bookmarkStart w:id="5440" w:name="_Toc421046587"/>
        <w:bookmarkStart w:id="5441" w:name="_Toc421047058"/>
        <w:bookmarkStart w:id="5442" w:name="_Toc477259138"/>
        <w:bookmarkStart w:id="5443" w:name="_Toc479633237"/>
        <w:bookmarkStart w:id="5444" w:name="_Toc481936393"/>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del>
    </w:p>
    <w:p w14:paraId="3778D1D3" w14:textId="77777777" w:rsidR="00397B2B" w:rsidRPr="00EC76D5" w:rsidDel="00692937" w:rsidRDefault="00397B2B" w:rsidP="00397B2B">
      <w:pPr>
        <w:pStyle w:val="Code"/>
        <w:rPr>
          <w:del w:id="5445" w:author="Stefan Bjornander" w:date="2015-04-25T11:10:00Z"/>
        </w:rPr>
      </w:pPr>
      <w:del w:id="5446" w:author="Stefan Bjornander" w:date="2015-04-25T11:10:00Z">
        <w:r w:rsidRPr="00EC76D5" w:rsidDel="00692937">
          <w:delText xml:space="preserve">    }</w:delText>
        </w:r>
        <w:bookmarkStart w:id="5447" w:name="_Toc417811961"/>
        <w:bookmarkStart w:id="5448" w:name="_Toc417853581"/>
        <w:bookmarkStart w:id="5449" w:name="_Toc418022259"/>
        <w:bookmarkStart w:id="5450" w:name="_Toc418191641"/>
        <w:bookmarkStart w:id="5451" w:name="_Toc418192110"/>
        <w:bookmarkStart w:id="5452" w:name="_Toc418263345"/>
        <w:bookmarkStart w:id="5453" w:name="_Toc418263812"/>
        <w:bookmarkStart w:id="5454" w:name="_Toc418356992"/>
        <w:bookmarkStart w:id="5455" w:name="_Toc418360355"/>
        <w:bookmarkStart w:id="5456" w:name="_Toc418435040"/>
        <w:bookmarkStart w:id="5457" w:name="_Toc419660207"/>
        <w:bookmarkStart w:id="5458" w:name="_Toc419660670"/>
        <w:bookmarkStart w:id="5459" w:name="_Toc420134139"/>
        <w:bookmarkStart w:id="5460" w:name="_Toc420134601"/>
        <w:bookmarkStart w:id="5461" w:name="_Toc420166359"/>
        <w:bookmarkStart w:id="5462" w:name="_Toc420167129"/>
        <w:bookmarkStart w:id="5463" w:name="_Toc420302286"/>
        <w:bookmarkStart w:id="5464" w:name="_Toc420302753"/>
        <w:bookmarkStart w:id="5465" w:name="_Toc420438587"/>
        <w:bookmarkStart w:id="5466" w:name="_Toc420796025"/>
        <w:bookmarkStart w:id="5467" w:name="_Toc420874293"/>
        <w:bookmarkStart w:id="5468" w:name="_Toc420874758"/>
        <w:bookmarkStart w:id="5469" w:name="_Toc420874500"/>
        <w:bookmarkStart w:id="5470" w:name="_Toc421046588"/>
        <w:bookmarkStart w:id="5471" w:name="_Toc421047059"/>
        <w:bookmarkStart w:id="5472" w:name="_Toc477259139"/>
        <w:bookmarkStart w:id="5473" w:name="_Toc479633238"/>
        <w:bookmarkStart w:id="5474" w:name="_Toc481936394"/>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del>
    </w:p>
    <w:p w14:paraId="31164A4B" w14:textId="77777777" w:rsidR="00397B2B" w:rsidRPr="00EC76D5" w:rsidDel="00692937" w:rsidRDefault="00397B2B" w:rsidP="00397B2B">
      <w:pPr>
        <w:pStyle w:val="Code"/>
        <w:rPr>
          <w:del w:id="5475" w:author="Stefan Bjornander" w:date="2015-04-25T11:10:00Z"/>
        </w:rPr>
      </w:pPr>
      <w:bookmarkStart w:id="5476" w:name="_Toc417811962"/>
      <w:bookmarkStart w:id="5477" w:name="_Toc417853582"/>
      <w:bookmarkStart w:id="5478" w:name="_Toc418022260"/>
      <w:bookmarkStart w:id="5479" w:name="_Toc418191642"/>
      <w:bookmarkStart w:id="5480" w:name="_Toc418192111"/>
      <w:bookmarkStart w:id="5481" w:name="_Toc418263346"/>
      <w:bookmarkStart w:id="5482" w:name="_Toc418263813"/>
      <w:bookmarkStart w:id="5483" w:name="_Toc418356993"/>
      <w:bookmarkStart w:id="5484" w:name="_Toc418360356"/>
      <w:bookmarkStart w:id="5485" w:name="_Toc418435041"/>
      <w:bookmarkStart w:id="5486" w:name="_Toc419660208"/>
      <w:bookmarkStart w:id="5487" w:name="_Toc419660671"/>
      <w:bookmarkStart w:id="5488" w:name="_Toc420134140"/>
      <w:bookmarkStart w:id="5489" w:name="_Toc420134602"/>
      <w:bookmarkStart w:id="5490" w:name="_Toc420166360"/>
      <w:bookmarkStart w:id="5491" w:name="_Toc420167130"/>
      <w:bookmarkStart w:id="5492" w:name="_Toc420302287"/>
      <w:bookmarkStart w:id="5493" w:name="_Toc420302754"/>
      <w:bookmarkStart w:id="5494" w:name="_Toc420438588"/>
      <w:bookmarkStart w:id="5495" w:name="_Toc420796026"/>
      <w:bookmarkStart w:id="5496" w:name="_Toc420874294"/>
      <w:bookmarkStart w:id="5497" w:name="_Toc420874759"/>
      <w:bookmarkStart w:id="5498" w:name="_Toc420874501"/>
      <w:bookmarkStart w:id="5499" w:name="_Toc421046589"/>
      <w:bookmarkStart w:id="5500" w:name="_Toc421047060"/>
      <w:bookmarkStart w:id="5501" w:name="_Toc477259140"/>
      <w:bookmarkStart w:id="5502" w:name="_Toc479633239"/>
      <w:bookmarkStart w:id="5503" w:name="_Toc48193639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3F2CF364" w14:textId="77777777" w:rsidR="00397B2B" w:rsidRPr="00EC76D5" w:rsidDel="00692937" w:rsidRDefault="00397B2B" w:rsidP="00397B2B">
      <w:pPr>
        <w:pStyle w:val="Code"/>
        <w:rPr>
          <w:del w:id="5504" w:author="Stefan Bjornander" w:date="2015-04-25T11:10:00Z"/>
        </w:rPr>
      </w:pPr>
      <w:del w:id="5505" w:author="Stefan Bjornander" w:date="2015-04-25T11:10:00Z">
        <w:r w:rsidRPr="00EC76D5" w:rsidDel="00692937">
          <w:delText xml:space="preserve">    return null;</w:delText>
        </w:r>
        <w:bookmarkStart w:id="5506" w:name="_Toc417811963"/>
        <w:bookmarkStart w:id="5507" w:name="_Toc417853583"/>
        <w:bookmarkStart w:id="5508" w:name="_Toc418022261"/>
        <w:bookmarkStart w:id="5509" w:name="_Toc418191643"/>
        <w:bookmarkStart w:id="5510" w:name="_Toc418192112"/>
        <w:bookmarkStart w:id="5511" w:name="_Toc418263347"/>
        <w:bookmarkStart w:id="5512" w:name="_Toc418263814"/>
        <w:bookmarkStart w:id="5513" w:name="_Toc418356994"/>
        <w:bookmarkStart w:id="5514" w:name="_Toc418360357"/>
        <w:bookmarkStart w:id="5515" w:name="_Toc418435042"/>
        <w:bookmarkStart w:id="5516" w:name="_Toc419660209"/>
        <w:bookmarkStart w:id="5517" w:name="_Toc419660672"/>
        <w:bookmarkStart w:id="5518" w:name="_Toc420134141"/>
        <w:bookmarkStart w:id="5519" w:name="_Toc420134603"/>
        <w:bookmarkStart w:id="5520" w:name="_Toc420166361"/>
        <w:bookmarkStart w:id="5521" w:name="_Toc420167131"/>
        <w:bookmarkStart w:id="5522" w:name="_Toc420302288"/>
        <w:bookmarkStart w:id="5523" w:name="_Toc420302755"/>
        <w:bookmarkStart w:id="5524" w:name="_Toc420438589"/>
        <w:bookmarkStart w:id="5525" w:name="_Toc420796027"/>
        <w:bookmarkStart w:id="5526" w:name="_Toc420874295"/>
        <w:bookmarkStart w:id="5527" w:name="_Toc420874760"/>
        <w:bookmarkStart w:id="5528" w:name="_Toc420874502"/>
        <w:bookmarkStart w:id="5529" w:name="_Toc421046590"/>
        <w:bookmarkStart w:id="5530" w:name="_Toc421047061"/>
        <w:bookmarkStart w:id="5531" w:name="_Toc477259141"/>
        <w:bookmarkStart w:id="5532" w:name="_Toc479633240"/>
        <w:bookmarkStart w:id="5533" w:name="_Toc481936396"/>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del>
    </w:p>
    <w:p w14:paraId="3A821C7E" w14:textId="77777777" w:rsidR="00237DC3" w:rsidRPr="00EC76D5" w:rsidDel="00692937" w:rsidRDefault="00397B2B" w:rsidP="00397B2B">
      <w:pPr>
        <w:pStyle w:val="Code"/>
        <w:rPr>
          <w:del w:id="5534" w:author="Stefan Bjornander" w:date="2015-04-25T11:10:00Z"/>
        </w:rPr>
      </w:pPr>
      <w:del w:id="5535" w:author="Stefan Bjornander" w:date="2015-04-25T11:10:00Z">
        <w:r w:rsidRPr="00EC76D5" w:rsidDel="00692937">
          <w:delText xml:space="preserve">  }</w:delText>
        </w:r>
        <w:bookmarkStart w:id="5536" w:name="_Toc417811964"/>
        <w:bookmarkStart w:id="5537" w:name="_Toc417853584"/>
        <w:bookmarkStart w:id="5538" w:name="_Toc418022262"/>
        <w:bookmarkStart w:id="5539" w:name="_Toc418191644"/>
        <w:bookmarkStart w:id="5540" w:name="_Toc418192113"/>
        <w:bookmarkStart w:id="5541" w:name="_Toc418263348"/>
        <w:bookmarkStart w:id="5542" w:name="_Toc418263815"/>
        <w:bookmarkStart w:id="5543" w:name="_Toc418356995"/>
        <w:bookmarkStart w:id="5544" w:name="_Toc418360358"/>
        <w:bookmarkStart w:id="5545" w:name="_Toc418435043"/>
        <w:bookmarkStart w:id="5546" w:name="_Toc419660210"/>
        <w:bookmarkStart w:id="5547" w:name="_Toc419660673"/>
        <w:bookmarkStart w:id="5548" w:name="_Toc420134142"/>
        <w:bookmarkStart w:id="5549" w:name="_Toc420134604"/>
        <w:bookmarkStart w:id="5550" w:name="_Toc420166362"/>
        <w:bookmarkStart w:id="5551" w:name="_Toc420167132"/>
        <w:bookmarkStart w:id="5552" w:name="_Toc420302289"/>
        <w:bookmarkStart w:id="5553" w:name="_Toc420302756"/>
        <w:bookmarkStart w:id="5554" w:name="_Toc420438590"/>
        <w:bookmarkStart w:id="5555" w:name="_Toc420796028"/>
        <w:bookmarkStart w:id="5556" w:name="_Toc420874296"/>
        <w:bookmarkStart w:id="5557" w:name="_Toc420874761"/>
        <w:bookmarkStart w:id="5558" w:name="_Toc420874503"/>
        <w:bookmarkStart w:id="5559" w:name="_Toc421046591"/>
        <w:bookmarkStart w:id="5560" w:name="_Toc421047062"/>
        <w:bookmarkStart w:id="5561" w:name="_Toc477259142"/>
        <w:bookmarkStart w:id="5562" w:name="_Toc479633241"/>
        <w:bookmarkStart w:id="5563" w:name="_Toc481936397"/>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del>
    </w:p>
    <w:p w14:paraId="2C8BED75" w14:textId="408CB728" w:rsidR="00237DC3" w:rsidRPr="00EC76D5" w:rsidRDefault="00B52190" w:rsidP="006A31DF">
      <w:pPr>
        <w:pStyle w:val="Rubrik3"/>
        <w:rPr>
          <w:ins w:id="5564" w:author="Stefan Bjornander" w:date="2015-04-25T11:10:00Z"/>
        </w:rPr>
      </w:pPr>
      <w:bookmarkStart w:id="5565" w:name="_Toc481936398"/>
      <w:r w:rsidRPr="00EC76D5">
        <w:t>Test Methods</w:t>
      </w:r>
      <w:bookmarkEnd w:id="5565"/>
    </w:p>
    <w:p w14:paraId="0F21799F" w14:textId="77777777" w:rsidR="00022C3D" w:rsidRPr="00EC76D5" w:rsidRDefault="009F5DB0">
      <w:pPr>
        <w:pPrChange w:id="5566" w:author="Stefan Bjornander" w:date="2015-04-25T11:10:00Z">
          <w:pPr>
            <w:pStyle w:val="Rubrik3"/>
          </w:pPr>
        </w:pPrChange>
      </w:pPr>
      <w:ins w:id="5567"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8" w:name="_Toc481936399"/>
      <w:r w:rsidRPr="00EC76D5">
        <w:t xml:space="preserve">Type </w:t>
      </w:r>
      <w:r w:rsidR="007B5935" w:rsidRPr="00EC76D5">
        <w:t>Cast</w:t>
      </w:r>
      <w:r w:rsidR="004A5E53" w:rsidRPr="00EC76D5">
        <w:t>ing</w:t>
      </w:r>
      <w:bookmarkEnd w:id="5568"/>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9" w:name="_Toc481936400"/>
      <w:r w:rsidRPr="00EC76D5">
        <w:t>Type Promotion</w:t>
      </w:r>
      <w:bookmarkEnd w:id="5569"/>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70"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70"/>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71" w:name="_Toc481936402"/>
      <w:r w:rsidRPr="00EC76D5">
        <w:lastRenderedPageBreak/>
        <w:t xml:space="preserve">The Symbol </w:t>
      </w:r>
      <w:r w:rsidR="006A31DF" w:rsidRPr="00EC76D5">
        <w:t>Table</w:t>
      </w:r>
      <w:bookmarkEnd w:id="5571"/>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2" w:name="_Toc481936403"/>
      <w:r w:rsidRPr="00EC76D5">
        <w:t>The Symb</w:t>
      </w:r>
      <w:r w:rsidR="00A66A63" w:rsidRPr="00EC76D5">
        <w:t>ol</w:t>
      </w:r>
      <w:r w:rsidRPr="00EC76D5">
        <w:t xml:space="preserve"> Class</w:t>
      </w:r>
      <w:bookmarkEnd w:id="5572"/>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3" w:author="Stefan Bjornander" w:date="2015-04-25T18:27:00Z">
        <w:r w:rsidR="007E167C" w:rsidRPr="00EC76D5">
          <w:t xml:space="preserve">If the storage specifier is omitted a global variable is regarded as static and a local variable is </w:t>
        </w:r>
      </w:ins>
      <w:ins w:id="5574" w:author="Stefan Bjornander" w:date="2015-04-25T18:28:00Z">
        <w:r w:rsidR="007E167C" w:rsidRPr="00EC76D5">
          <w:t>regarded as auto.</w:t>
        </w:r>
      </w:ins>
      <w:r w:rsidR="00201FF9" w:rsidRPr="00EC76D5">
        <w:t xml:space="preserve"> </w:t>
      </w:r>
      <w:r w:rsidR="00010E0C" w:rsidRPr="00EC76D5">
        <w:t>In this book, t</w:t>
      </w:r>
      <w:ins w:id="5575"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6"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7" w:author="Stefan Bjornander" w:date="2015-04-25T10:11:00Z">
            <w:rPr/>
          </w:rPrChange>
        </w:rPr>
        <w:t>typedef</w:t>
      </w:r>
      <w:r w:rsidRPr="00EC76D5">
        <w:t>, in the table.</w:t>
      </w:r>
      <w:ins w:id="5578" w:author="Stefan Bjornander" w:date="2015-04-25T10:11:00Z">
        <w:r w:rsidR="00027FFA" w:rsidRPr="00EC76D5">
          <w:t xml:space="preserve"> In some compiler technique text books the table is called</w:t>
        </w:r>
      </w:ins>
      <w:ins w:id="5579" w:author="Stefan Bjornander" w:date="2015-04-25T10:14:00Z">
        <w:r w:rsidR="00263543" w:rsidRPr="00EC76D5">
          <w:t xml:space="preserve"> the</w:t>
        </w:r>
        <w:r w:rsidR="00027FFA" w:rsidRPr="00EC76D5">
          <w:t xml:space="preserve"> </w:t>
        </w:r>
        <w:r w:rsidR="00027FFA" w:rsidRPr="00EC76D5">
          <w:rPr>
            <w:rStyle w:val="CodeInText"/>
            <w:rPrChange w:id="5580"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81" w:author="Stefan Bjornander" w:date="2015-04-25T16:11:00Z"/>
        </w:rPr>
        <w:pPrChange w:id="5582" w:author="Stefan Bjornander" w:date="2015-04-25T16:09:00Z">
          <w:pPr/>
        </w:pPrChange>
      </w:pPr>
      <w:bookmarkStart w:id="5583" w:name="_Toc481936404"/>
      <w:ins w:id="5584" w:author="Stefan Bjornander" w:date="2015-04-25T16:09:00Z">
        <w:r w:rsidRPr="00EC76D5">
          <w:t>Symbol Storage</w:t>
        </w:r>
      </w:ins>
      <w:bookmarkEnd w:id="5583"/>
    </w:p>
    <w:p w14:paraId="461765E5" w14:textId="77777777" w:rsidR="00E2539F" w:rsidRPr="00EC76D5" w:rsidRDefault="00100F1D">
      <w:pPr>
        <w:rPr>
          <w:ins w:id="5585" w:author="Stefan Bjornander" w:date="2015-04-25T16:22:00Z"/>
        </w:rPr>
      </w:pPr>
      <w:ins w:id="5586" w:author="Stefan Bjornander" w:date="2015-04-25T16:11:00Z">
        <w:r w:rsidRPr="00EC76D5">
          <w:t xml:space="preserve">A symbol can hold the storage </w:t>
        </w:r>
      </w:ins>
      <w:ins w:id="5587" w:author="Stefan Bjornander" w:date="2015-04-25T18:26:00Z">
        <w:r w:rsidR="00D93FF2" w:rsidRPr="00EC76D5">
          <w:rPr>
            <w:rStyle w:val="CodeInText"/>
            <w:rPrChange w:id="5588" w:author="Stefan Bjornander" w:date="2015-04-25T18:26:00Z">
              <w:rPr/>
            </w:rPrChange>
          </w:rPr>
          <w:t>Typedef</w:t>
        </w:r>
        <w:r w:rsidR="00D93FF2" w:rsidRPr="00EC76D5">
          <w:t xml:space="preserve">, </w:t>
        </w:r>
        <w:r w:rsidR="00D93FF2" w:rsidRPr="00EC76D5">
          <w:rPr>
            <w:rStyle w:val="CodeInText"/>
            <w:rPrChange w:id="5589" w:author="Stefan Bjornander" w:date="2015-04-25T18:26:00Z">
              <w:rPr/>
            </w:rPrChange>
          </w:rPr>
          <w:t>Static</w:t>
        </w:r>
        <w:r w:rsidR="00D93FF2" w:rsidRPr="00EC76D5">
          <w:t xml:space="preserve">, </w:t>
        </w:r>
        <w:r w:rsidR="00D93FF2" w:rsidRPr="00EC76D5">
          <w:rPr>
            <w:rStyle w:val="CodeInText"/>
            <w:rPrChange w:id="5590" w:author="Stefan Bjornander" w:date="2015-04-25T18:26:00Z">
              <w:rPr/>
            </w:rPrChange>
          </w:rPr>
          <w:t>Extern</w:t>
        </w:r>
        <w:r w:rsidR="00D93FF2" w:rsidRPr="00EC76D5">
          <w:t xml:space="preserve">, </w:t>
        </w:r>
        <w:r w:rsidR="00D93FF2" w:rsidRPr="00EC76D5">
          <w:rPr>
            <w:rStyle w:val="CodeInText"/>
            <w:rPrChange w:id="5591" w:author="Stefan Bjornander" w:date="2015-04-25T18:26:00Z">
              <w:rPr/>
            </w:rPrChange>
          </w:rPr>
          <w:t>A</w:t>
        </w:r>
        <w:r w:rsidR="004050FC" w:rsidRPr="00EC76D5">
          <w:rPr>
            <w:rStyle w:val="CodeInText"/>
            <w:rPrChange w:id="5592" w:author="Stefan Bjornander" w:date="2015-04-25T18:26:00Z">
              <w:rPr/>
            </w:rPrChange>
          </w:rPr>
          <w:t>uto</w:t>
        </w:r>
        <w:r w:rsidR="004050FC" w:rsidRPr="00EC76D5">
          <w:t xml:space="preserve">, and </w:t>
        </w:r>
        <w:r w:rsidR="00D93FF2" w:rsidRPr="00EC76D5">
          <w:rPr>
            <w:rStyle w:val="CodeInText"/>
            <w:rPrChange w:id="5593" w:author="Stefan Bjornander" w:date="2015-04-25T18:26:00Z">
              <w:rPr/>
            </w:rPrChange>
          </w:rPr>
          <w:t>R</w:t>
        </w:r>
        <w:r w:rsidR="004050FC" w:rsidRPr="00EC76D5">
          <w:rPr>
            <w:rStyle w:val="CodeInText"/>
            <w:rPrChange w:id="5594" w:author="Stefan Bjornander" w:date="2015-04-25T18:26:00Z">
              <w:rPr/>
            </w:rPrChange>
          </w:rPr>
          <w:t>egister</w:t>
        </w:r>
        <w:r w:rsidR="004050FC" w:rsidRPr="00EC76D5">
          <w:t>.</w:t>
        </w:r>
      </w:ins>
      <w:ins w:id="5595" w:author="Stefan Bjornander" w:date="2015-04-25T18:27:00Z">
        <w:r w:rsidR="00D93FF2" w:rsidRPr="00EC76D5">
          <w:t xml:space="preserve"> If the storage specifier is omitted, a global variable is regarded as static, and a local variable is </w:t>
        </w:r>
      </w:ins>
      <w:ins w:id="5596" w:author="Stefan Bjornander" w:date="2015-04-25T18:28:00Z">
        <w:r w:rsidR="00D93FF2" w:rsidRPr="00EC76D5">
          <w:t>regarded as auto.</w:t>
        </w:r>
        <w:r w:rsidR="00C3772C" w:rsidRPr="00EC76D5">
          <w:t xml:space="preserve"> T</w:t>
        </w:r>
      </w:ins>
      <w:ins w:id="5597"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8" w:author="Stefan Bjornander" w:date="2015-04-25T18:28:00Z">
        <w:r w:rsidR="00C3772C" w:rsidRPr="00EC76D5">
          <w:t xml:space="preserve">a </w:t>
        </w:r>
      </w:ins>
      <w:ins w:id="5599" w:author="Stefan Bjornander" w:date="2015-04-25T16:12:00Z">
        <w:r w:rsidR="005844F5" w:rsidRPr="00EC76D5">
          <w:t xml:space="preserve">symbol </w:t>
        </w:r>
        <w:r w:rsidR="005844F5" w:rsidRPr="00EC76D5">
          <w:lastRenderedPageBreak/>
          <w:t xml:space="preserve">with </w:t>
        </w:r>
      </w:ins>
      <w:ins w:id="5600" w:author="Stefan Bjornander" w:date="2015-04-25T16:11:00Z">
        <w:r w:rsidR="005844F5" w:rsidRPr="00EC76D5">
          <w:t xml:space="preserve">the Auto </w:t>
        </w:r>
      </w:ins>
      <w:ins w:id="5601" w:author="Stefan Bjornander" w:date="2015-04-25T16:12:00Z">
        <w:r w:rsidR="005844F5" w:rsidRPr="00EC76D5">
          <w:t>or</w:t>
        </w:r>
      </w:ins>
      <w:ins w:id="5602" w:author="Stefan Bjornander" w:date="2015-04-25T16:11:00Z">
        <w:r w:rsidR="005844F5" w:rsidRPr="00EC76D5">
          <w:t xml:space="preserve"> Register storage are </w:t>
        </w:r>
      </w:ins>
      <w:ins w:id="5603" w:author="Stefan Bjornander" w:date="2015-04-25T16:12:00Z">
        <w:r w:rsidR="005844F5" w:rsidRPr="00EC76D5">
          <w:t>treated equally.</w:t>
        </w:r>
      </w:ins>
      <w:ins w:id="5604" w:author="Stefan Bjornander" w:date="2015-04-25T18:29:00Z">
        <w:r w:rsidR="00B267A5" w:rsidRPr="00EC76D5">
          <w:t xml:space="preserve"> </w:t>
        </w:r>
      </w:ins>
      <w:ins w:id="5605"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6" w:author="Stefan Bjornander" w:date="2015-04-25T16:22:00Z"/>
        </w:rPr>
        <w:pPrChange w:id="5607" w:author="Stefan Bjornander" w:date="2015-04-25T16:22:00Z">
          <w:pPr/>
        </w:pPrChange>
      </w:pPr>
      <w:ins w:id="5608" w:author="Stefan Bjornander" w:date="2015-04-25T16:22:00Z">
        <w:r w:rsidRPr="00EC76D5">
          <w:t>Storage.java</w:t>
        </w:r>
      </w:ins>
    </w:p>
    <w:p w14:paraId="2279A7FD" w14:textId="77777777" w:rsidR="004C18EE" w:rsidRPr="00EC76D5" w:rsidRDefault="004C18EE" w:rsidP="004C18EE">
      <w:pPr>
        <w:pStyle w:val="Code"/>
        <w:rPr>
          <w:ins w:id="5609" w:author="Stefan Bjornander" w:date="2015-04-25T16:22:00Z"/>
        </w:rPr>
      </w:pPr>
      <w:ins w:id="5610" w:author="Stefan Bjornander" w:date="2015-04-25T16:22:00Z">
        <w:r w:rsidRPr="00EC76D5">
          <w:t>package c_compiler;</w:t>
        </w:r>
      </w:ins>
    </w:p>
    <w:p w14:paraId="302E58F2" w14:textId="77777777" w:rsidR="004C18EE" w:rsidRPr="00EC76D5" w:rsidRDefault="004C18EE" w:rsidP="004C18EE">
      <w:pPr>
        <w:pStyle w:val="Code"/>
        <w:rPr>
          <w:ins w:id="5611" w:author="Stefan Bjornander" w:date="2015-04-25T16:22:00Z"/>
        </w:rPr>
      </w:pPr>
    </w:p>
    <w:p w14:paraId="7D17130D" w14:textId="77777777" w:rsidR="004C18EE" w:rsidRPr="00EC76D5" w:rsidRDefault="004C18EE" w:rsidP="004C18EE">
      <w:pPr>
        <w:pStyle w:val="Code"/>
        <w:rPr>
          <w:ins w:id="5612" w:author="Stefan Bjornander" w:date="2015-04-25T16:22:00Z"/>
        </w:rPr>
      </w:pPr>
      <w:ins w:id="5613" w:author="Stefan Bjornander" w:date="2015-04-25T16:22:00Z">
        <w:r w:rsidRPr="00EC76D5">
          <w:t>public enum Storage {NoStorage, Typedef, Extern,</w:t>
        </w:r>
      </w:ins>
    </w:p>
    <w:p w14:paraId="7942E370" w14:textId="77777777" w:rsidR="004C18EE" w:rsidRPr="00EC76D5" w:rsidRDefault="004C18EE">
      <w:pPr>
        <w:pStyle w:val="Code"/>
        <w:pPrChange w:id="5614" w:author="Stefan Bjornander" w:date="2015-04-25T16:22:00Z">
          <w:pPr/>
        </w:pPrChange>
      </w:pPr>
      <w:ins w:id="5615"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6" w:name="_Toc481936405"/>
      <w:r w:rsidRPr="00EC76D5">
        <w:t>The Symbol</w:t>
      </w:r>
      <w:r w:rsidR="006D194A" w:rsidRPr="00EC76D5">
        <w:t xml:space="preserve"> </w:t>
      </w:r>
      <w:r w:rsidRPr="00EC76D5">
        <w:t>Table</w:t>
      </w:r>
      <w:r w:rsidR="007839D4" w:rsidRPr="00EC76D5">
        <w:t xml:space="preserve"> Class</w:t>
      </w:r>
      <w:bookmarkEnd w:id="5616"/>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7" w:name="_Toc481936406"/>
      <w:r w:rsidRPr="00EC76D5">
        <w:t>Add</w:t>
      </w:r>
      <w:r w:rsidR="00B339B1" w:rsidRPr="00EC76D5">
        <w:t xml:space="preserve"> Symbols</w:t>
      </w:r>
      <w:bookmarkEnd w:id="5617"/>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386C9AC9" w:rsidR="00095E4F" w:rsidRPr="00EC76D5" w:rsidRDefault="00500BD5" w:rsidP="00095E4F">
      <w:pPr>
        <w:pStyle w:val="Liststycke"/>
        <w:numPr>
          <w:ilvl w:val="0"/>
          <w:numId w:val="106"/>
        </w:numPr>
      </w:pPr>
      <w:r w:rsidRPr="00EC76D5">
        <w:t xml:space="preserve">If the symbol is extern it cannot be </w:t>
      </w:r>
      <w:r w:rsidR="002F35C1">
        <w:t>initializer</w:t>
      </w:r>
      <w:r w:rsidRPr="00EC76D5">
        <w: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8" w:name="_Toc481936407"/>
      <w:r w:rsidRPr="00EC76D5">
        <w:lastRenderedPageBreak/>
        <w:t>Looking Up Symbols</w:t>
      </w:r>
      <w:bookmarkEnd w:id="5618"/>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9" w:name="_Toc481936408"/>
      <w:r w:rsidRPr="00EC76D5">
        <w:t>Generate Offset</w:t>
      </w:r>
      <w:bookmarkEnd w:id="5619"/>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20" w:name="_Toc481936409"/>
      <w:r w:rsidRPr="00EC76D5">
        <w:t>Table Text</w:t>
      </w:r>
      <w:bookmarkEnd w:id="5620"/>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21" w:name="_Toc481936410"/>
      <w:r w:rsidRPr="00EC76D5">
        <w:lastRenderedPageBreak/>
        <w:t>The Syntax Tree</w:t>
      </w:r>
      <w:bookmarkEnd w:id="5621"/>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2" w:name="_Toc481936411"/>
      <w:r w:rsidRPr="00EC76D5">
        <w:lastRenderedPageBreak/>
        <w:t>Syntax Tree Optimization</w:t>
      </w:r>
      <w:bookmarkEnd w:id="5622"/>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3" w:name="_Toc481936412"/>
      <w:r w:rsidRPr="00EC76D5">
        <w:lastRenderedPageBreak/>
        <w:t>The Middle Code</w:t>
      </w:r>
      <w:bookmarkEnd w:id="5623"/>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4" w:name="_Toc481936413"/>
      <w:r w:rsidRPr="00EC76D5">
        <w:lastRenderedPageBreak/>
        <w:t>Middle Code Generation</w:t>
      </w:r>
      <w:bookmarkEnd w:id="5624"/>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01DE9442"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5" w:author="Stefan Bjornander" w:date="2015-04-25T17:28:00Z">
        <w:r w:rsidRPr="00EC76D5">
          <w:t xml:space="preserve">to check that </w:t>
        </w:r>
      </w:ins>
      <w:del w:id="5626" w:author="Stefan Bjornander" w:date="2015-04-25T17:28:00Z">
        <w:r w:rsidRPr="00EC76D5" w:rsidDel="00A35C17">
          <w:delText>a way to make sure</w:delText>
        </w:r>
      </w:del>
      <w:ins w:id="5627" w:author="Stefan Bjornander" w:date="2015-04-25T17:27:00Z">
        <w:r w:rsidRPr="00EC76D5">
          <w:t xml:space="preserve">the </w:t>
        </w:r>
      </w:ins>
      <w:r w:rsidR="002F35C1">
        <w:t>initializer</w:t>
      </w:r>
      <w:r w:rsidRPr="00EC76D5">
        <w:t xml:space="preserve">ialized </w:t>
      </w:r>
      <w:ins w:id="5628"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9" w:author="Stefan Bjornander" w:date="2015-04-25T17:29:00Z"/>
        </w:rPr>
        <w:pPrChange w:id="5630" w:author="Stefan Bjornander" w:date="2015-04-25T17:29:00Z">
          <w:pPr>
            <w:pStyle w:val="Code"/>
          </w:pPr>
        </w:pPrChange>
      </w:pPr>
      <w:bookmarkStart w:id="5631" w:name="_Toc481936415"/>
      <w:ins w:id="5632" w:author="Stefan Bjornander" w:date="2015-04-25T17:28:00Z">
        <w:r w:rsidRPr="00EC76D5">
          <w:t xml:space="preserve">Static </w:t>
        </w:r>
      </w:ins>
      <w:r w:rsidR="00C37108">
        <w:t>Initialization</w:t>
      </w:r>
      <w:bookmarkEnd w:id="5631"/>
    </w:p>
    <w:p w14:paraId="35D2C9AA" w14:textId="19BF1918" w:rsidR="003141FA" w:rsidRPr="00EC76D5" w:rsidRDefault="003141FA">
      <w:pPr>
        <w:pPrChange w:id="5633" w:author="Stefan Bjornander" w:date="2015-04-25T17:29:00Z">
          <w:pPr>
            <w:pStyle w:val="Rubrik3"/>
          </w:pPr>
        </w:pPrChange>
      </w:pPr>
      <w:ins w:id="5634" w:author="Stefan Bjornander" w:date="2015-04-25T17:29:00Z">
        <w:r w:rsidRPr="00EC76D5">
          <w:t xml:space="preserve">Static </w:t>
        </w:r>
      </w:ins>
      <w:r w:rsidR="00F4217C">
        <w:t>initialization</w:t>
      </w:r>
      <w:ins w:id="5635" w:author="Stefan Bjornander" w:date="2015-04-25T17:29:00Z">
        <w:r w:rsidRPr="00EC76D5">
          <w:t xml:space="preserve"> occurs when a static variable </w:t>
        </w:r>
      </w:ins>
      <w:r w:rsidRPr="00EC76D5">
        <w:t>becomes</w:t>
      </w:r>
      <w:ins w:id="5636" w:author="Stefan Bjornander" w:date="2015-04-25T17:29:00Z">
        <w:r w:rsidRPr="00EC76D5">
          <w:t xml:space="preserve"> </w:t>
        </w:r>
      </w:ins>
      <w:r w:rsidR="002F35C1">
        <w:t>initializer</w:t>
      </w:r>
      <w:ins w:id="5637" w:author="Stefan Bjornander" w:date="2015-04-25T17:29:00Z">
        <w:r w:rsidRPr="00EC76D5">
          <w:t>ializ</w:t>
        </w:r>
      </w:ins>
      <w:ins w:id="5638" w:author="Stefan Bjornander" w:date="2015-04-25T17:32:00Z">
        <w:r w:rsidRPr="00EC76D5">
          <w:t>ed</w:t>
        </w:r>
      </w:ins>
      <w:ins w:id="5639" w:author="Stefan Bjornander" w:date="2015-04-25T17:29:00Z">
        <w:r w:rsidRPr="00EC76D5">
          <w:t>.</w:t>
        </w:r>
      </w:ins>
      <w:ins w:id="5640" w:author="Stefan Bjornander" w:date="2015-04-25T17:32:00Z">
        <w:r w:rsidRPr="00EC76D5">
          <w:t xml:space="preserve"> The </w:t>
        </w:r>
      </w:ins>
      <w:r w:rsidR="00F4217C">
        <w:t>initialization</w:t>
      </w:r>
      <w:ins w:id="5641" w:author="Stefan Bjornander" w:date="2015-04-25T17:32:00Z">
        <w:r w:rsidRPr="00EC76D5">
          <w:t xml:space="preserve"> value has to be constant and known at compile time. No code is generated, instead a m</w:t>
        </w:r>
      </w:ins>
      <w:r w:rsidRPr="00EC76D5">
        <w:t>e</w:t>
      </w:r>
      <w:ins w:id="564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1F9A7D50" w:rsidR="00197B3C" w:rsidRPr="00EC76D5" w:rsidRDefault="00197B3C" w:rsidP="00197B3C">
      <w:pPr>
        <w:pStyle w:val="Code"/>
      </w:pPr>
      <w:r w:rsidRPr="00EC76D5">
        <w:t xml:space="preserve">        Assert.error(toType, "an array cannot be </w:t>
      </w:r>
      <w:r w:rsidR="002F35C1">
        <w:t>initializer</w:t>
      </w:r>
      <w:r w:rsidRPr="00EC76D5">
        <w: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lastRenderedPageBreak/>
        <w:t xml:space="preserve">            Assert.warning(fromList.size() == toType.getArraySize(),</w:t>
      </w:r>
    </w:p>
    <w:p w14:paraId="14248AE6" w14:textId="765FE82B" w:rsidR="00197B3C" w:rsidRPr="00EC76D5" w:rsidRDefault="00197B3C" w:rsidP="00197B3C">
      <w:pPr>
        <w:pStyle w:val="Code"/>
      </w:pPr>
      <w:r w:rsidRPr="00EC76D5">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647B3751" w:rsidR="00197B3C" w:rsidRPr="00EC76D5" w:rsidRDefault="00197B3C" w:rsidP="00197B3C">
      <w:pPr>
        <w:pStyle w:val="Code"/>
      </w:pPr>
      <w:r w:rsidRPr="00EC76D5">
        <w:t xml:space="preserve">          Assert.error(toType, "cannot be </w:t>
      </w:r>
      <w:r w:rsidR="002F35C1">
        <w:t>initializer</w:t>
      </w:r>
      <w:r w:rsidRPr="00EC76D5">
        <w: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43" w:author="Stefan Bjornander" w:date="2015-04-25T17:33:00Z"/>
        </w:rPr>
        <w:pPrChange w:id="5644" w:author="Stefan Bjornander" w:date="2015-04-25T17:33:00Z">
          <w:pPr>
            <w:pStyle w:val="Code"/>
          </w:pPr>
        </w:pPrChange>
      </w:pPr>
      <w:bookmarkStart w:id="5645" w:name="_Toc481936416"/>
      <w:ins w:id="5646" w:author="Stefan Bjornander" w:date="2015-04-25T17:33:00Z">
        <w:r w:rsidRPr="00EC76D5">
          <w:t xml:space="preserve">Stack </w:t>
        </w:r>
      </w:ins>
      <w:r w:rsidR="00C37108">
        <w:t>Initialization</w:t>
      </w:r>
      <w:bookmarkEnd w:id="5645"/>
    </w:p>
    <w:p w14:paraId="3BBF8D70" w14:textId="07790511" w:rsidR="003141FA" w:rsidRPr="00EC76D5" w:rsidRDefault="003141FA">
      <w:pPr>
        <w:pPrChange w:id="5647" w:author="Stefan Bjornander" w:date="2015-04-25T17:33:00Z">
          <w:pPr>
            <w:pStyle w:val="Code"/>
          </w:pPr>
        </w:pPrChange>
      </w:pPr>
      <w:ins w:id="5648" w:author="Stefan Bjornander" w:date="2015-04-25T17:33:00Z">
        <w:r w:rsidRPr="00EC76D5">
          <w:t xml:space="preserve">Stack </w:t>
        </w:r>
      </w:ins>
      <w:r w:rsidR="00F4217C">
        <w:t>initialization</w:t>
      </w:r>
      <w:del w:id="5649" w:author="Stefan Bjornander" w:date="2015-04-25T17:33:00Z">
        <w:r w:rsidRPr="00EC76D5" w:rsidDel="004F1667">
          <w:delText xml:space="preserve">  </w:delText>
        </w:r>
      </w:del>
      <w:ins w:id="5650" w:author="Stefan Bjornander" w:date="2015-04-25T17:33:00Z">
        <w:r w:rsidRPr="00EC76D5">
          <w:t xml:space="preserve"> occurs when an auto or register </w:t>
        </w:r>
      </w:ins>
      <w:ins w:id="5651" w:author="Stefan Bjornander" w:date="2015-04-25T17:34:00Z">
        <w:r w:rsidRPr="00EC76D5">
          <w:t xml:space="preserve">variable becomes </w:t>
        </w:r>
      </w:ins>
      <w:r w:rsidR="002F35C1">
        <w:t>initializer</w:t>
      </w:r>
      <w:ins w:id="5652" w:author="Stefan Bjornander" w:date="2015-04-25T17:46:00Z">
        <w:r w:rsidRPr="00EC76D5">
          <w:t>ialized</w:t>
        </w:r>
      </w:ins>
      <w:ins w:id="5653" w:author="Stefan Bjornander" w:date="2015-04-25T17:34:00Z">
        <w:r w:rsidRPr="00EC76D5">
          <w:t xml:space="preserve">. Since the </w:t>
        </w:r>
      </w:ins>
      <w:r w:rsidR="00F4217C">
        <w:t>initialization</w:t>
      </w:r>
      <w:ins w:id="5654" w:author="Stefan Bjornander" w:date="2015-04-25T17:34:00Z">
        <w:r w:rsidRPr="00EC76D5">
          <w:t xml:space="preserve"> value can be non-</w:t>
        </w:r>
      </w:ins>
      <w:ins w:id="5655" w:author="Stefan Bjornander" w:date="2015-04-25T17:46:00Z">
        <w:r w:rsidRPr="00EC76D5">
          <w:t>constant</w:t>
        </w:r>
      </w:ins>
      <w:ins w:id="5656" w:author="Stefan Bjornander" w:date="2015-04-25T17:34:00Z">
        <w:r w:rsidRPr="00EC76D5">
          <w:t xml:space="preserve">, no memory block is created. Instead, </w:t>
        </w:r>
      </w:ins>
      <w:ins w:id="5657" w:author="Stefan Bjornander" w:date="2015-04-25T17:46:00Z">
        <w:r w:rsidRPr="00EC76D5">
          <w:t>a se</w:t>
        </w:r>
      </w:ins>
      <w:r w:rsidRPr="00EC76D5">
        <w:t>quence</w:t>
      </w:r>
      <w:ins w:id="5658" w:author="Stefan Bjornander" w:date="2015-04-25T17:46:00Z">
        <w:r w:rsidRPr="00EC76D5">
          <w:t xml:space="preserve"> of assign</w:t>
        </w:r>
      </w:ins>
      <w:r w:rsidRPr="00EC76D5">
        <w:t>ment</w:t>
      </w:r>
      <w:ins w:id="5659" w:author="Stefan Bjornander" w:date="2015-04-25T17:46:00Z">
        <w:r w:rsidRPr="00EC76D5">
          <w:t xml:space="preserve"> instruction</w:t>
        </w:r>
      </w:ins>
      <w:ins w:id="5660" w:author="Stefan Bjornander" w:date="2015-04-25T18:25:00Z">
        <w:r w:rsidRPr="00EC76D5">
          <w:t>s</w:t>
        </w:r>
      </w:ins>
      <w:ins w:id="5661" w:author="Stefan Bjornander" w:date="2015-04-25T17:46:00Z">
        <w:r w:rsidRPr="00EC76D5">
          <w:t xml:space="preserve"> is added</w:t>
        </w:r>
      </w:ins>
      <w:r w:rsidRPr="00EC76D5">
        <w:t xml:space="preserve"> to the </w:t>
      </w:r>
      <w:ins w:id="5662" w:author="Stefan Bjornander" w:date="2015-04-25T17:46:00Z">
        <w:r w:rsidRPr="00EC76D5">
          <w:t>mid</w:t>
        </w:r>
      </w:ins>
      <w:ins w:id="5663" w:author="Stefan Bjornander" w:date="2015-04-25T18:25:00Z">
        <w:r w:rsidRPr="00EC76D5">
          <w:t>dle</w:t>
        </w:r>
      </w:ins>
      <w:ins w:id="5664"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4E2B371D" w:rsidR="009E04D0" w:rsidRPr="00EC76D5" w:rsidRDefault="009E04D0" w:rsidP="009E04D0">
      <w:pPr>
        <w:pStyle w:val="Code"/>
      </w:pPr>
      <w:r w:rsidRPr="00EC76D5">
        <w:t xml:space="preserve">          Assert.error(list.size() == 1, type, "cannot be </w:t>
      </w:r>
      <w:r w:rsidR="002F35C1">
        <w:t>initializer</w:t>
      </w:r>
      <w:r w:rsidRPr="00EC76D5">
        <w: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5026F856" w:rsidR="009E04D0" w:rsidRPr="00EC76D5" w:rsidRDefault="009E04D0" w:rsidP="009E04D0">
      <w:pPr>
        <w:pStyle w:val="Code"/>
      </w:pPr>
      <w:r w:rsidRPr="00EC76D5">
        <w:t xml:space="preserve">          Assert.error(type, "cannot be </w:t>
      </w:r>
      <w:r w:rsidR="002F35C1">
        <w:t>initializer</w:t>
      </w:r>
      <w:r w:rsidRPr="00EC76D5">
        <w:t>ialized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5" w:name="_Ref417813097"/>
      <w:bookmarkStart w:id="5666"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5CC990A1" w:rsidR="009A5544" w:rsidRPr="009A5544" w:rsidRDefault="009A5544" w:rsidP="009A5544">
      <w:pPr>
        <w:pStyle w:val="Code"/>
        <w:rPr>
          <w:highlight w:val="white"/>
        </w:rPr>
      </w:pPr>
      <w:r w:rsidRPr="009A5544">
        <w:rPr>
          <w:highlight w:val="white"/>
        </w:rPr>
        <w:lastRenderedPageBreak/>
        <w:t xml:space="preserve">                    Message.Extern_enumeration_item_cannot_be_</w:t>
      </w:r>
      <w:r w:rsidR="002F35C1">
        <w:rPr>
          <w:highlight w:val="white"/>
        </w:rPr>
        <w:t>initializer</w:t>
      </w:r>
      <w:r w:rsidRPr="009A5544">
        <w:rPr>
          <w:highlight w:val="white"/>
        </w:rPr>
        <w:t>ialized);</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lastRenderedPageBreak/>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2AA3BAC2" w:rsidR="00C830CD" w:rsidRDefault="00793045" w:rsidP="00C830CD">
      <w:r>
        <w:t>A declarator follows the declaration specifiers.</w:t>
      </w:r>
      <w:r w:rsidR="00A45A79">
        <w:t xml:space="preserve"> A declarator can be </w:t>
      </w:r>
      <w:r w:rsidR="002F35C1">
        <w:t>initializer</w:t>
      </w:r>
      <w:r w:rsidR="00A45A79">
        <w:t>ialized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F35C1">
        <w:t>initializer</w:t>
      </w:r>
      <w:r w:rsidR="000C363D">
        <w:t>ialized.</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7" w:author="Stefan Bjornander" w:date="2015-04-25T18:27:00Z">
        <w:r w:rsidR="00AE29E2">
          <w:t>If the storage specifier is omitted</w:t>
        </w:r>
      </w:ins>
      <w:r w:rsidR="00AE29E2">
        <w:t>,</w:t>
      </w:r>
      <w:ins w:id="5668" w:author="Stefan Bjornander" w:date="2015-04-25T18:27:00Z">
        <w:r w:rsidR="00AE29E2">
          <w:t xml:space="preserve"> a global </w:t>
        </w:r>
        <w:r w:rsidR="00AE29E2">
          <w:lastRenderedPageBreak/>
          <w:t xml:space="preserve">variable </w:t>
        </w:r>
      </w:ins>
      <w:r w:rsidR="00AE29E2">
        <w:t>becomes</w:t>
      </w:r>
      <w:ins w:id="5669" w:author="Stefan Bjornander" w:date="2015-04-25T18:27:00Z">
        <w:r w:rsidR="00AE29E2">
          <w:t xml:space="preserve"> static </w:t>
        </w:r>
      </w:ins>
      <w:r w:rsidR="00AE29E2">
        <w:t>while a</w:t>
      </w:r>
      <w:ins w:id="5670" w:author="Stefan Bjornander" w:date="2015-04-25T18:27:00Z">
        <w:r w:rsidR="00AE29E2">
          <w:t xml:space="preserve"> local variable </w:t>
        </w:r>
      </w:ins>
      <w:r w:rsidR="00AE29E2">
        <w:t>becomes</w:t>
      </w:r>
      <w:ins w:id="5671" w:author="Stefan Bjornander" w:date="2015-04-25T18:28:00Z">
        <w:r w:rsidR="00AE29E2">
          <w:t xml:space="preserve"> auto.</w:t>
        </w:r>
      </w:ins>
      <w:r w:rsidR="00AE29E2">
        <w:t xml:space="preserve"> In this book, t</w:t>
      </w:r>
      <w:ins w:id="567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73" w:author="Stefan Bjornander" w:date="2015-04-25T18:27:00Z">
        <w:r>
          <w:t xml:space="preserve">If the storage specifier is omitted a global variable is regarded as static and a local variable is </w:t>
        </w:r>
      </w:ins>
      <w:ins w:id="5674" w:author="Stefan Bjornander" w:date="2015-04-25T18:28:00Z">
        <w:r>
          <w:t>regarded as auto.</w:t>
        </w:r>
      </w:ins>
      <w:r>
        <w:t xml:space="preserve"> In this book, t</w:t>
      </w:r>
      <w:ins w:id="5675"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6" w:author="Stefan Bjornander" w:date="2015-04-25T10:11:00Z">
            <w:rPr>
              <w:rStyle w:val="CodeInText"/>
              <w:i w:val="0"/>
            </w:rPr>
          </w:rPrChange>
        </w:rPr>
        <w:t>typedef</w:t>
      </w:r>
      <w:r>
        <w:t>, in the table.</w:t>
      </w:r>
      <w:ins w:id="5677" w:author="Stefan Bjornander" w:date="2015-04-25T10:11:00Z">
        <w:r>
          <w:t xml:space="preserve"> In some compiler technique </w:t>
        </w:r>
      </w:ins>
      <w:r w:rsidR="00440B10">
        <w:t>textbooks,</w:t>
      </w:r>
      <w:ins w:id="5678" w:author="Stefan Bjornander" w:date="2015-04-25T10:11:00Z">
        <w:r>
          <w:t xml:space="preserve"> the table is called</w:t>
        </w:r>
      </w:ins>
      <w:ins w:id="5679" w:author="Stefan Bjornander" w:date="2015-04-25T10:14:00Z">
        <w:r>
          <w:t xml:space="preserve"> the </w:t>
        </w:r>
        <w:r>
          <w:rPr>
            <w:rStyle w:val="CodeInText"/>
            <w:rPrChange w:id="5680"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A symbol is addressible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The value is given a name the reflexts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55DE1BAD"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F35C1">
        <w:t>initializer</w:t>
      </w:r>
      <w:r w:rsidR="000233CE">
        <w:t xml:space="preserve">ialized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F35C1">
        <w:t>initializer</w:t>
      </w:r>
      <w:r w:rsidR="000233CE">
        <w:t>ialized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77777777" w:rsidR="00516F80" w:rsidRDefault="00642ABF" w:rsidP="00516F80">
      <w:pPr>
        <w:pStyle w:val="Code"/>
        <w:rPr>
          <w:highlight w:val="white"/>
        </w:rPr>
      </w:pPr>
      <w:r w:rsidRPr="00516F80">
        <w:rPr>
          <w:highlight w:val="white"/>
        </w:rPr>
        <w:t xml:space="preserve">        Assert.ErrorA((sourceValue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11AB5FBE"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C85899">
        <w:t xml:space="preserve">, which may be </w:t>
      </w:r>
      <w:r w:rsidR="00E95889">
        <w:t>an expression or a list of expressions or other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77C59FC4" w14:textId="77777777" w:rsidR="00E95889" w:rsidRPr="00E95889" w:rsidRDefault="00E95889" w:rsidP="00E95889">
      <w:pPr>
        <w:pStyle w:val="Code"/>
        <w:rPr>
          <w:highlight w:val="white"/>
        </w:rPr>
      </w:pPr>
      <w:r w:rsidRPr="00E95889">
        <w:rPr>
          <w:highlight w:val="white"/>
        </w:rPr>
        <w:t>using System.Numerics;</w:t>
      </w:r>
    </w:p>
    <w:p w14:paraId="738F0C73" w14:textId="77777777" w:rsidR="00E95889" w:rsidRPr="00E95889" w:rsidRDefault="00E95889" w:rsidP="00E95889">
      <w:pPr>
        <w:pStyle w:val="Code"/>
        <w:rPr>
          <w:highlight w:val="white"/>
        </w:rPr>
      </w:pPr>
      <w:r w:rsidRPr="00E95889">
        <w:rPr>
          <w:highlight w:val="white"/>
        </w:rPr>
        <w:t>using System.Collections.Generic;</w:t>
      </w:r>
    </w:p>
    <w:p w14:paraId="62B512C7" w14:textId="77777777" w:rsidR="00E03072" w:rsidRPr="00E95889" w:rsidRDefault="00E03072" w:rsidP="00E95889">
      <w:pPr>
        <w:pStyle w:val="Code"/>
        <w:rPr>
          <w:highlight w:val="white"/>
        </w:rPr>
      </w:pPr>
    </w:p>
    <w:p w14:paraId="579E43C5" w14:textId="77777777" w:rsidR="00E03072" w:rsidRPr="00E95889" w:rsidRDefault="00E03072" w:rsidP="00E95889">
      <w:pPr>
        <w:pStyle w:val="Code"/>
        <w:rPr>
          <w:highlight w:val="white"/>
        </w:rPr>
      </w:pPr>
      <w:r w:rsidRPr="00E95889">
        <w:rPr>
          <w:highlight w:val="white"/>
        </w:rPr>
        <w:t>namespace CCompiler {</w:t>
      </w:r>
    </w:p>
    <w:p w14:paraId="6D9AB07C" w14:textId="25454986" w:rsidR="00E03072" w:rsidRPr="00E03072" w:rsidRDefault="00E03072" w:rsidP="00E03072">
      <w:pPr>
        <w:pStyle w:val="Code"/>
        <w:rPr>
          <w:highlight w:val="white"/>
        </w:rPr>
      </w:pPr>
      <w:r w:rsidRPr="00E03072">
        <w:rPr>
          <w:highlight w:val="white"/>
        </w:rPr>
        <w:t xml:space="preserve">  class GenerateAuto</w:t>
      </w:r>
      <w:r w:rsidR="002F35C1">
        <w:rPr>
          <w:highlight w:val="white"/>
        </w:rPr>
        <w:t>Initializer</w:t>
      </w:r>
      <w:r w:rsidRPr="00E03072">
        <w:rPr>
          <w:highlight w:val="white"/>
        </w:rPr>
        <w:t xml:space="preserve"> {</w:t>
      </w:r>
    </w:p>
    <w:p w14:paraId="77D6A35C" w14:textId="77777777" w:rsidR="00422FCD" w:rsidRDefault="00E03072" w:rsidP="00E03072">
      <w:pPr>
        <w:pStyle w:val="Code"/>
        <w:rPr>
          <w:highlight w:val="white"/>
        </w:rPr>
      </w:pPr>
      <w:r w:rsidRPr="00E03072">
        <w:rPr>
          <w:highlight w:val="white"/>
        </w:rPr>
        <w:t xml:space="preserve">    public static List&lt;MiddleCode&gt; GenerateAuto(Symbol toSymbol,</w:t>
      </w:r>
    </w:p>
    <w:p w14:paraId="62716FAB" w14:textId="39E80F0E" w:rsidR="00E03072" w:rsidRPr="00E03072" w:rsidRDefault="00422FCD" w:rsidP="00E03072">
      <w:pPr>
        <w:pStyle w:val="Code"/>
        <w:rPr>
          <w:highlight w:val="white"/>
        </w:rPr>
      </w:pPr>
      <w:r>
        <w:rPr>
          <w:highlight w:val="white"/>
        </w:rPr>
        <w:t xml:space="preserve">                                               </w:t>
      </w:r>
      <w:r w:rsidR="00E03072" w:rsidRPr="00E03072">
        <w:rPr>
          <w:highlight w:val="white"/>
        </w:rPr>
        <w:t xml:space="preserve"> object from</w:t>
      </w:r>
      <w:r w:rsidR="002F35C1">
        <w:rPr>
          <w:highlight w:val="white"/>
        </w:rPr>
        <w:t>Initializer</w:t>
      </w:r>
      <w:r w:rsidR="00E03072" w:rsidRPr="00E03072">
        <w:rPr>
          <w:highlight w:val="white"/>
        </w:rPr>
        <w:t>) {</w:t>
      </w:r>
    </w:p>
    <w:p w14:paraId="34D5DF3E" w14:textId="77777777" w:rsidR="00E03072" w:rsidRPr="00E03072" w:rsidRDefault="00E03072" w:rsidP="00E03072">
      <w:pPr>
        <w:pStyle w:val="Code"/>
        <w:rPr>
          <w:highlight w:val="white"/>
        </w:rPr>
      </w:pPr>
      <w:r w:rsidRPr="00E03072">
        <w:rPr>
          <w:highlight w:val="white"/>
        </w:rPr>
        <w:t xml:space="preserve">      List&lt;MiddleCode&gt; codeList = new List&lt;MiddleCode&gt;();</w:t>
      </w:r>
    </w:p>
    <w:p w14:paraId="0BE22B7D" w14:textId="77777777" w:rsidR="00E03072" w:rsidRPr="00E03072" w:rsidRDefault="00E03072" w:rsidP="00E03072">
      <w:pPr>
        <w:pStyle w:val="Code"/>
        <w:rPr>
          <w:highlight w:val="white"/>
        </w:rPr>
      </w:pPr>
      <w:r w:rsidRPr="00E03072">
        <w:rPr>
          <w:highlight w:val="white"/>
        </w:rPr>
        <w:t xml:space="preserve">      Type toType = toSymbol.Type;</w:t>
      </w:r>
    </w:p>
    <w:p w14:paraId="7EAB0557" w14:textId="50A34E6B" w:rsidR="00E03072" w:rsidRPr="00E03072" w:rsidRDefault="00917EA1" w:rsidP="00917EA1">
      <w:pPr>
        <w:rPr>
          <w:highlight w:val="white"/>
        </w:rPr>
      </w:pPr>
      <w:r>
        <w:rPr>
          <w:highlight w:val="white"/>
        </w:rPr>
        <w:t xml:space="preserve">If the type is an array of characters and </w:t>
      </w:r>
      <w:r w:rsidR="00386460">
        <w:rPr>
          <w:highlight w:val="white"/>
        </w:rPr>
        <w:t xml:space="preserve">the </w:t>
      </w:r>
      <w:r w:rsidR="002F35C1">
        <w:rPr>
          <w:highlight w:val="white"/>
        </w:rPr>
        <w:t>initializer</w:t>
      </w:r>
      <w:r w:rsidR="009E0C98">
        <w:rPr>
          <w:highlight w:val="white"/>
        </w:rPr>
        <w:t xml:space="preserve"> is a string, we </w:t>
      </w:r>
      <w:r w:rsidR="003E3E98">
        <w:rPr>
          <w:highlight w:val="white"/>
        </w:rPr>
        <w:t>change the initializer from a string to a list of characters.</w:t>
      </w:r>
    </w:p>
    <w:p w14:paraId="01F8DDE2" w14:textId="77777777" w:rsidR="00E03072" w:rsidRPr="00E03072" w:rsidRDefault="00E03072" w:rsidP="00E03072">
      <w:pPr>
        <w:pStyle w:val="Code"/>
        <w:rPr>
          <w:highlight w:val="white"/>
        </w:rPr>
      </w:pPr>
      <w:r w:rsidRPr="00E03072">
        <w:rPr>
          <w:highlight w:val="white"/>
        </w:rPr>
        <w:t xml:space="preserve">      if (toType.IsArray() &amp;&amp; toType.ArrayType.IsChar() &amp;&amp;</w:t>
      </w:r>
    </w:p>
    <w:p w14:paraId="7078D560" w14:textId="3182274A" w:rsidR="00422FCD" w:rsidRDefault="00E03072" w:rsidP="00E03072">
      <w:pPr>
        <w:pStyle w:val="Code"/>
        <w:rPr>
          <w:highlight w:val="white"/>
        </w:rPr>
      </w:pPr>
      <w:r w:rsidRPr="00E03072">
        <w:rPr>
          <w:highlight w:val="white"/>
        </w:rPr>
        <w:t xml:space="preserve">          (from</w:t>
      </w:r>
      <w:r w:rsidR="002F35C1">
        <w:rPr>
          <w:highlight w:val="white"/>
        </w:rPr>
        <w:t>Initializer</w:t>
      </w:r>
      <w:r w:rsidRPr="00E03072">
        <w:rPr>
          <w:highlight w:val="white"/>
        </w:rPr>
        <w:t xml:space="preserve"> is Expression) &amp;&amp;</w:t>
      </w:r>
    </w:p>
    <w:p w14:paraId="4364E392" w14:textId="4ABE387D" w:rsidR="00E03072" w:rsidRDefault="00422FCD" w:rsidP="00E03072">
      <w:pPr>
        <w:pStyle w:val="Code"/>
        <w:rPr>
          <w:highlight w:val="white"/>
        </w:rPr>
      </w:pPr>
      <w:r>
        <w:rPr>
          <w:highlight w:val="white"/>
        </w:rPr>
        <w:t xml:space="preserve">         </w:t>
      </w:r>
      <w:r w:rsidR="00E03072" w:rsidRPr="00E03072">
        <w:rPr>
          <w:highlight w:val="white"/>
        </w:rPr>
        <w:t xml:space="preserve"> ((Expression) from</w:t>
      </w:r>
      <w:r w:rsidR="002F35C1">
        <w:rPr>
          <w:highlight w:val="white"/>
        </w:rPr>
        <w:t>Initializer</w:t>
      </w:r>
      <w:r w:rsidR="00E03072" w:rsidRPr="00E03072">
        <w:rPr>
          <w:highlight w:val="white"/>
        </w:rPr>
        <w:t>).Symbol.Type.IsString()) {</w:t>
      </w:r>
    </w:p>
    <w:p w14:paraId="7E89F5B6" w14:textId="43BF6FFC" w:rsidR="00527632" w:rsidRPr="00E03072" w:rsidRDefault="00527632" w:rsidP="00527632">
      <w:pPr>
        <w:rPr>
          <w:highlight w:val="white"/>
        </w:rPr>
      </w:pPr>
      <w:r>
        <w:rPr>
          <w:highlight w:val="white"/>
        </w:rPr>
        <w:t>We add the terminating zero character to the string.</w:t>
      </w:r>
    </w:p>
    <w:p w14:paraId="05BD585F" w14:textId="40AFF9AD" w:rsidR="0094352D" w:rsidRDefault="00E03072" w:rsidP="00E03072">
      <w:pPr>
        <w:pStyle w:val="Code"/>
        <w:rPr>
          <w:highlight w:val="white"/>
        </w:rPr>
      </w:pPr>
      <w:r w:rsidRPr="00E03072">
        <w:rPr>
          <w:highlight w:val="white"/>
        </w:rPr>
        <w:t xml:space="preserve">        string text = </w:t>
      </w:r>
      <w:r w:rsidR="0094352D">
        <w:rPr>
          <w:highlight w:val="white"/>
        </w:rPr>
        <w:t>(</w:t>
      </w:r>
      <w:r w:rsidRPr="00E03072">
        <w:rPr>
          <w:highlight w:val="white"/>
        </w:rPr>
        <w:t xml:space="preserve">(string) </w:t>
      </w:r>
      <w:r w:rsidR="00BC6ACE">
        <w:rPr>
          <w:highlight w:val="white"/>
        </w:rPr>
        <w:t>(</w:t>
      </w:r>
      <w:r w:rsidRPr="00E03072">
        <w:rPr>
          <w:highlight w:val="white"/>
        </w:rPr>
        <w:t>((Expression) from</w:t>
      </w:r>
      <w:r w:rsidR="002F35C1">
        <w:rPr>
          <w:highlight w:val="white"/>
        </w:rPr>
        <w:t>Initializer</w:t>
      </w:r>
      <w:r w:rsidRPr="00E03072">
        <w:rPr>
          <w:highlight w:val="white"/>
        </w:rPr>
        <w:t>).Symbol.Value</w:t>
      </w:r>
      <w:r w:rsidR="00BC6ACE">
        <w:rPr>
          <w:highlight w:val="white"/>
        </w:rPr>
        <w:t>)</w:t>
      </w:r>
      <w:r w:rsidR="00F279BE">
        <w:rPr>
          <w:highlight w:val="white"/>
        </w:rPr>
        <w:t>)</w:t>
      </w:r>
    </w:p>
    <w:p w14:paraId="107B21ED" w14:textId="1B192877" w:rsidR="00E03072" w:rsidRPr="00E03072" w:rsidRDefault="0094352D" w:rsidP="00E03072">
      <w:pPr>
        <w:pStyle w:val="Code"/>
        <w:rPr>
          <w:highlight w:val="white"/>
        </w:rPr>
      </w:pPr>
      <w:r>
        <w:rPr>
          <w:highlight w:val="white"/>
        </w:rPr>
        <w:t xml:space="preserve">                     </w:t>
      </w:r>
      <w:r w:rsidR="00BC6ACE">
        <w:rPr>
          <w:highlight w:val="white"/>
        </w:rPr>
        <w:t xml:space="preserve"> + "0"</w:t>
      </w:r>
      <w:r w:rsidR="00E03072" w:rsidRPr="00E03072">
        <w:rPr>
          <w:highlight w:val="white"/>
        </w:rPr>
        <w:t>;</w:t>
      </w:r>
    </w:p>
    <w:p w14:paraId="5ED128F5" w14:textId="36F1586A" w:rsidR="00E03072" w:rsidRPr="00E03072" w:rsidRDefault="00FB7DD0" w:rsidP="00FB7DD0">
      <w:pPr>
        <w:rPr>
          <w:highlight w:val="white"/>
        </w:rPr>
      </w:pPr>
      <w:r>
        <w:rPr>
          <w:highlight w:val="white"/>
        </w:rPr>
        <w:t xml:space="preserve">If the array size has not yet been defined, we set it the the length of the string, </w:t>
      </w:r>
      <w:r w:rsidR="008E20C1">
        <w:rPr>
          <w:highlight w:val="white"/>
        </w:rPr>
        <w:t xml:space="preserve">including </w:t>
      </w:r>
      <w:r>
        <w:rPr>
          <w:highlight w:val="white"/>
        </w:rPr>
        <w:t>the terminating zero character.</w:t>
      </w:r>
    </w:p>
    <w:p w14:paraId="191D311F" w14:textId="77777777" w:rsidR="00E03072" w:rsidRPr="00E03072" w:rsidRDefault="00E03072" w:rsidP="00E03072">
      <w:pPr>
        <w:pStyle w:val="Code"/>
        <w:rPr>
          <w:highlight w:val="white"/>
        </w:rPr>
      </w:pPr>
      <w:r w:rsidRPr="00E03072">
        <w:rPr>
          <w:highlight w:val="white"/>
        </w:rPr>
        <w:t xml:space="preserve">        if (toType.ArraySize == 0) {</w:t>
      </w:r>
    </w:p>
    <w:p w14:paraId="0FF23E3E" w14:textId="14755E85" w:rsidR="00E03072" w:rsidRPr="00E03072" w:rsidRDefault="00E03072" w:rsidP="00E03072">
      <w:pPr>
        <w:pStyle w:val="Code"/>
        <w:rPr>
          <w:highlight w:val="white"/>
        </w:rPr>
      </w:pPr>
      <w:r w:rsidRPr="00E03072">
        <w:rPr>
          <w:highlight w:val="white"/>
        </w:rPr>
        <w:t xml:space="preserve">          toType.ArraySize = text.Length;</w:t>
      </w:r>
    </w:p>
    <w:p w14:paraId="5B4A8B0B" w14:textId="0456AA95" w:rsidR="00E03072" w:rsidRDefault="00E03072" w:rsidP="00E03072">
      <w:pPr>
        <w:pStyle w:val="Code"/>
        <w:rPr>
          <w:highlight w:val="white"/>
        </w:rPr>
      </w:pPr>
      <w:r w:rsidRPr="00E03072">
        <w:rPr>
          <w:highlight w:val="white"/>
        </w:rPr>
        <w:t xml:space="preserve">        }</w:t>
      </w:r>
    </w:p>
    <w:p w14:paraId="0BDAD812" w14:textId="3499C1E1" w:rsidR="007E356E" w:rsidRPr="00E03072" w:rsidRDefault="007E356E" w:rsidP="007E356E">
      <w:pPr>
        <w:rPr>
          <w:highlight w:val="white"/>
        </w:rPr>
      </w:pPr>
      <w:r>
        <w:rPr>
          <w:highlight w:val="white"/>
        </w:rPr>
        <w:t xml:space="preserve">If the array size </w:t>
      </w:r>
      <w:r w:rsidR="00381CD1">
        <w:rPr>
          <w:highlight w:val="white"/>
        </w:rPr>
        <w:t>has been defined, we check that the string size does not exceed the array size.</w:t>
      </w:r>
    </w:p>
    <w:p w14:paraId="55C4F984" w14:textId="77777777" w:rsidR="00E03072" w:rsidRPr="00E03072" w:rsidRDefault="00E03072" w:rsidP="00E03072">
      <w:pPr>
        <w:pStyle w:val="Code"/>
        <w:rPr>
          <w:highlight w:val="white"/>
        </w:rPr>
      </w:pPr>
      <w:r w:rsidRPr="00E03072">
        <w:rPr>
          <w:highlight w:val="white"/>
        </w:rPr>
        <w:t xml:space="preserve">        else {</w:t>
      </w:r>
    </w:p>
    <w:p w14:paraId="00A5129A" w14:textId="3656FBB9" w:rsidR="00E03072" w:rsidRPr="00E03072" w:rsidRDefault="00E03072" w:rsidP="00E03072">
      <w:pPr>
        <w:pStyle w:val="Code"/>
        <w:rPr>
          <w:highlight w:val="white"/>
        </w:rPr>
      </w:pPr>
      <w:r w:rsidRPr="00E03072">
        <w:rPr>
          <w:highlight w:val="white"/>
        </w:rPr>
        <w:t xml:space="preserve">          Assert.Error(text.Length &lt;</w:t>
      </w:r>
      <w:r w:rsidR="004357D8">
        <w:rPr>
          <w:highlight w:val="white"/>
        </w:rPr>
        <w:t>=</w:t>
      </w:r>
      <w:r w:rsidRPr="00E03072">
        <w:rPr>
          <w:highlight w:val="white"/>
        </w:rPr>
        <w:t xml:space="preserve"> toType.ArraySize, toSymbol,</w:t>
      </w:r>
    </w:p>
    <w:p w14:paraId="57C742A9" w14:textId="77777777" w:rsidR="00E03072" w:rsidRPr="00E03072" w:rsidRDefault="00E03072" w:rsidP="00E03072">
      <w:pPr>
        <w:pStyle w:val="Code"/>
        <w:rPr>
          <w:highlight w:val="white"/>
        </w:rPr>
      </w:pPr>
      <w:r w:rsidRPr="00E03072">
        <w:rPr>
          <w:highlight w:val="white"/>
        </w:rPr>
        <w:t xml:space="preserve">                       Message.String_does_not_fit_in_array);</w:t>
      </w:r>
    </w:p>
    <w:p w14:paraId="12552763" w14:textId="77777777" w:rsidR="00E03072" w:rsidRPr="00E03072" w:rsidRDefault="00E03072" w:rsidP="00E03072">
      <w:pPr>
        <w:pStyle w:val="Code"/>
        <w:rPr>
          <w:highlight w:val="white"/>
        </w:rPr>
      </w:pPr>
      <w:r w:rsidRPr="00E03072">
        <w:rPr>
          <w:highlight w:val="white"/>
        </w:rPr>
        <w:t xml:space="preserve">        }</w:t>
      </w:r>
    </w:p>
    <w:p w14:paraId="67D4C5AC" w14:textId="77777777" w:rsidR="00E03072" w:rsidRPr="00E03072" w:rsidRDefault="00E03072" w:rsidP="00E03072">
      <w:pPr>
        <w:pStyle w:val="Code"/>
        <w:rPr>
          <w:highlight w:val="white"/>
        </w:rPr>
      </w:pPr>
      <w:r w:rsidRPr="00E03072">
        <w:rPr>
          <w:highlight w:val="white"/>
        </w:rPr>
        <w:t xml:space="preserve">        List&lt;object&gt; list = new List&lt;object&gt;();</w:t>
      </w:r>
    </w:p>
    <w:p w14:paraId="68B046FA" w14:textId="6DB8FE00" w:rsidR="00E03072" w:rsidRPr="00E03072" w:rsidRDefault="007A1EFD" w:rsidP="007A1EFD">
      <w:pPr>
        <w:rPr>
          <w:highlight w:val="white"/>
        </w:rPr>
      </w:pPr>
      <w:r>
        <w:rPr>
          <w:highlight w:val="white"/>
        </w:rPr>
        <w:t xml:space="preserve">We iterate throught the </w:t>
      </w:r>
      <w:r w:rsidR="00404E73">
        <w:rPr>
          <w:highlight w:val="white"/>
        </w:rPr>
        <w:t>string and add a character symbol for each character.</w:t>
      </w:r>
    </w:p>
    <w:p w14:paraId="4D9FC973" w14:textId="77777777" w:rsidR="00E03072" w:rsidRPr="00E03072" w:rsidRDefault="00E03072" w:rsidP="00E03072">
      <w:pPr>
        <w:pStyle w:val="Code"/>
        <w:rPr>
          <w:highlight w:val="white"/>
        </w:rPr>
      </w:pPr>
      <w:r w:rsidRPr="00E03072">
        <w:rPr>
          <w:highlight w:val="white"/>
        </w:rPr>
        <w:t xml:space="preserve">        for (int index = 0; index &lt; text.Length; ++index) {</w:t>
      </w:r>
    </w:p>
    <w:p w14:paraId="06001873" w14:textId="77777777" w:rsidR="00E03072" w:rsidRPr="00E03072" w:rsidRDefault="00E03072" w:rsidP="00E03072">
      <w:pPr>
        <w:pStyle w:val="Code"/>
        <w:rPr>
          <w:highlight w:val="white"/>
        </w:rPr>
      </w:pPr>
      <w:r w:rsidRPr="00E03072">
        <w:rPr>
          <w:highlight w:val="white"/>
        </w:rPr>
        <w:t xml:space="preserve">          Symbol toCharSymbol = new Symbol(toType.ArrayType, true);</w:t>
      </w:r>
    </w:p>
    <w:p w14:paraId="4CB694D2" w14:textId="6CF537E3" w:rsidR="00E03072" w:rsidRDefault="00E03072" w:rsidP="00E03072">
      <w:pPr>
        <w:pStyle w:val="Code"/>
        <w:rPr>
          <w:highlight w:val="white"/>
        </w:rPr>
      </w:pPr>
      <w:r w:rsidRPr="00E03072">
        <w:rPr>
          <w:highlight w:val="white"/>
        </w:rPr>
        <w:t xml:space="preserve">          toCharSymbol.Name = toSymbol.Name + "[" + index + "]";</w:t>
      </w:r>
    </w:p>
    <w:p w14:paraId="166E0344" w14:textId="244669F7" w:rsidR="00404E73" w:rsidRPr="00E03072" w:rsidRDefault="00404E73" w:rsidP="00404E73">
      <w:pPr>
        <w:rPr>
          <w:highlight w:val="white"/>
        </w:rPr>
      </w:pPr>
      <w:r>
        <w:rPr>
          <w:highlight w:val="white"/>
        </w:rPr>
        <w:t>The offset is set relative the beginning of the string.</w:t>
      </w:r>
    </w:p>
    <w:p w14:paraId="57220E07" w14:textId="77777777" w:rsidR="00422FCD" w:rsidRDefault="00E03072" w:rsidP="00E03072">
      <w:pPr>
        <w:pStyle w:val="Code"/>
        <w:rPr>
          <w:highlight w:val="white"/>
        </w:rPr>
      </w:pPr>
      <w:r w:rsidRPr="00E03072">
        <w:rPr>
          <w:highlight w:val="white"/>
        </w:rPr>
        <w:t xml:space="preserve">          toCharSymbol.Offset = toSymbol.Offset +</w:t>
      </w:r>
    </w:p>
    <w:p w14:paraId="13781A1A" w14:textId="16FDCD62" w:rsidR="00E03072" w:rsidRPr="00E03072" w:rsidRDefault="00422FCD" w:rsidP="00E03072">
      <w:pPr>
        <w:pStyle w:val="Code"/>
        <w:rPr>
          <w:highlight w:val="white"/>
        </w:rPr>
      </w:pPr>
      <w:r>
        <w:rPr>
          <w:highlight w:val="white"/>
        </w:rPr>
        <w:t xml:space="preserve">                               </w:t>
      </w:r>
      <w:r w:rsidR="00E03072" w:rsidRPr="00E03072">
        <w:rPr>
          <w:highlight w:val="white"/>
        </w:rPr>
        <w:t xml:space="preserve"> (index * toType.ArrayType.Size());</w:t>
      </w:r>
    </w:p>
    <w:p w14:paraId="34041BFC" w14:textId="77777777" w:rsidR="00422FCD" w:rsidRDefault="00E03072" w:rsidP="00E03072">
      <w:pPr>
        <w:pStyle w:val="Code"/>
        <w:rPr>
          <w:highlight w:val="white"/>
        </w:rPr>
      </w:pPr>
      <w:r w:rsidRPr="00E03072">
        <w:rPr>
          <w:highlight w:val="white"/>
        </w:rPr>
        <w:t xml:space="preserve">          Symbol fromCharSymbol = new Symbol(toType.ArrayType,</w:t>
      </w:r>
    </w:p>
    <w:p w14:paraId="018E1ACF" w14:textId="19A70DB1" w:rsidR="00E03072" w:rsidRDefault="00422FCD" w:rsidP="00E03072">
      <w:pPr>
        <w:pStyle w:val="Code"/>
        <w:rPr>
          <w:highlight w:val="white"/>
        </w:rPr>
      </w:pPr>
      <w:r>
        <w:rPr>
          <w:highlight w:val="white"/>
        </w:rPr>
        <w:t xml:space="preserve">                                            </w:t>
      </w:r>
      <w:r w:rsidR="00E03072" w:rsidRPr="00E03072">
        <w:rPr>
          <w:highlight w:val="white"/>
        </w:rPr>
        <w:t xml:space="preserve"> (BigInteger) text[index]);</w:t>
      </w:r>
    </w:p>
    <w:p w14:paraId="38C50C1A" w14:textId="10E29627" w:rsidR="00B1781F" w:rsidRPr="00E03072" w:rsidRDefault="00B1781F" w:rsidP="00B1781F">
      <w:pPr>
        <w:rPr>
          <w:highlight w:val="white"/>
        </w:rPr>
      </w:pPr>
      <w:r>
        <w:rPr>
          <w:highlight w:val="white"/>
        </w:rPr>
        <w:t>For each character</w:t>
      </w:r>
      <w:r w:rsidR="001B58B2">
        <w:rPr>
          <w:highlight w:val="white"/>
        </w:rPr>
        <w:t xml:space="preserve"> we add an assign instruction.</w:t>
      </w:r>
      <w:r w:rsidR="00010936">
        <w:rPr>
          <w:highlight w:val="white"/>
        </w:rPr>
        <w:t xml:space="preserve"> The initialization of the string will be a sequence of assign instructions, one for each character, including the terminating zero character.</w:t>
      </w:r>
    </w:p>
    <w:p w14:paraId="66E06B17" w14:textId="77777777" w:rsidR="00422FCD" w:rsidRDefault="00E03072" w:rsidP="00E03072">
      <w:pPr>
        <w:pStyle w:val="Code"/>
        <w:rPr>
          <w:highlight w:val="white"/>
        </w:rPr>
      </w:pPr>
      <w:r w:rsidRPr="00E03072">
        <w:rPr>
          <w:highlight w:val="white"/>
        </w:rPr>
        <w:t xml:space="preserve">          codeList.Add(new MiddleCode(MiddleOperator.Assign,</w:t>
      </w:r>
    </w:p>
    <w:p w14:paraId="43A735FD" w14:textId="4D40AAFB" w:rsidR="00E03072" w:rsidRPr="00E03072" w:rsidRDefault="00422FCD" w:rsidP="00E03072">
      <w:pPr>
        <w:pStyle w:val="Code"/>
        <w:rPr>
          <w:highlight w:val="white"/>
        </w:rPr>
      </w:pPr>
      <w:r>
        <w:rPr>
          <w:highlight w:val="white"/>
        </w:rPr>
        <w:lastRenderedPageBreak/>
        <w:t xml:space="preserve">                      </w:t>
      </w:r>
      <w:r w:rsidR="00E03072" w:rsidRPr="00E03072">
        <w:rPr>
          <w:highlight w:val="white"/>
        </w:rPr>
        <w:t xml:space="preserve"> toCharSymbol, fromCharSymbol));</w:t>
      </w:r>
    </w:p>
    <w:p w14:paraId="00CF0CFF" w14:textId="77777777" w:rsidR="00E03072" w:rsidRPr="00E03072" w:rsidRDefault="00E03072" w:rsidP="00E03072">
      <w:pPr>
        <w:pStyle w:val="Code"/>
        <w:rPr>
          <w:highlight w:val="white"/>
        </w:rPr>
      </w:pPr>
      <w:r w:rsidRPr="00E03072">
        <w:rPr>
          <w:highlight w:val="white"/>
        </w:rPr>
        <w:t xml:space="preserve">        }</w:t>
      </w:r>
    </w:p>
    <w:p w14:paraId="4A8A395D" w14:textId="3C9D7C0E" w:rsidR="00E03072" w:rsidRDefault="00E03072" w:rsidP="00E03072">
      <w:pPr>
        <w:pStyle w:val="Code"/>
        <w:rPr>
          <w:highlight w:val="white"/>
        </w:rPr>
      </w:pPr>
      <w:r w:rsidRPr="00E03072">
        <w:rPr>
          <w:highlight w:val="white"/>
        </w:rPr>
        <w:t xml:space="preserve">      }</w:t>
      </w:r>
    </w:p>
    <w:p w14:paraId="00ACF531" w14:textId="7E3B681C" w:rsidR="00DB005A" w:rsidRPr="00E03072" w:rsidRDefault="00DB005A" w:rsidP="00DB005A">
      <w:pPr>
        <w:rPr>
          <w:highlight w:val="white"/>
        </w:rPr>
      </w:pPr>
      <w:r>
        <w:rPr>
          <w:highlight w:val="white"/>
        </w:rPr>
        <w:t xml:space="preserve">If the </w:t>
      </w:r>
      <w:r w:rsidR="00586537">
        <w:rPr>
          <w:highlight w:val="white"/>
        </w:rPr>
        <w:t>initializer</w:t>
      </w:r>
      <w:r>
        <w:rPr>
          <w:highlight w:val="white"/>
        </w:rPr>
        <w:t xml:space="preserve"> is an expression</w:t>
      </w:r>
      <w:r w:rsidR="00497631">
        <w:rPr>
          <w:highlight w:val="white"/>
        </w:rPr>
        <w:t>, we cast it to the type</w:t>
      </w:r>
      <w:r w:rsidR="00A5319F">
        <w:rPr>
          <w:highlight w:val="white"/>
        </w:rPr>
        <w:t xml:space="preserve"> and</w:t>
      </w:r>
      <w:r w:rsidR="00D404CD">
        <w:rPr>
          <w:highlight w:val="white"/>
        </w:rPr>
        <w:t xml:space="preserve"> push the value to the stack in case of floating type, or generate an assignment instruction in case of any other type.</w:t>
      </w:r>
    </w:p>
    <w:p w14:paraId="33C775EF" w14:textId="5634D096" w:rsidR="00E03072" w:rsidRPr="00E03072" w:rsidRDefault="00E03072" w:rsidP="00E03072">
      <w:pPr>
        <w:pStyle w:val="Code"/>
        <w:rPr>
          <w:highlight w:val="white"/>
        </w:rPr>
      </w:pPr>
      <w:r w:rsidRPr="00E03072">
        <w:rPr>
          <w:highlight w:val="white"/>
        </w:rPr>
        <w:t xml:space="preserve">      else if (from</w:t>
      </w:r>
      <w:r w:rsidR="002F35C1">
        <w:rPr>
          <w:highlight w:val="white"/>
        </w:rPr>
        <w:t>Initializer</w:t>
      </w:r>
      <w:r w:rsidRPr="00E03072">
        <w:rPr>
          <w:highlight w:val="white"/>
        </w:rPr>
        <w:t xml:space="preserve"> is Expression) {</w:t>
      </w:r>
    </w:p>
    <w:p w14:paraId="5EBF2A3C" w14:textId="2471D405" w:rsidR="00D3268D" w:rsidRDefault="00E03072" w:rsidP="00E03072">
      <w:pPr>
        <w:pStyle w:val="Code"/>
        <w:rPr>
          <w:highlight w:val="white"/>
        </w:rPr>
      </w:pPr>
      <w:r w:rsidRPr="00E03072">
        <w:rPr>
          <w:highlight w:val="white"/>
        </w:rPr>
        <w:t xml:space="preserve">        Expression </w:t>
      </w:r>
      <w:r w:rsidR="002F35C1">
        <w:rPr>
          <w:highlight w:val="white"/>
        </w:rPr>
        <w:t>initializer</w:t>
      </w:r>
      <w:r w:rsidRPr="00E03072">
        <w:rPr>
          <w:highlight w:val="white"/>
        </w:rPr>
        <w:t>Expression =</w:t>
      </w:r>
    </w:p>
    <w:p w14:paraId="060420CD" w14:textId="11910C83" w:rsidR="00E03072" w:rsidRPr="00E03072" w:rsidRDefault="00D3268D" w:rsidP="00E03072">
      <w:pPr>
        <w:pStyle w:val="Code"/>
        <w:rPr>
          <w:highlight w:val="white"/>
        </w:rPr>
      </w:pPr>
      <w:r>
        <w:rPr>
          <w:highlight w:val="white"/>
        </w:rPr>
        <w:t xml:space="preserve">         </w:t>
      </w:r>
      <w:r w:rsidR="00E03072" w:rsidRPr="00E03072">
        <w:rPr>
          <w:highlight w:val="white"/>
        </w:rPr>
        <w:t xml:space="preserve"> TypeCast.ImplicitCast((Expression) from</w:t>
      </w:r>
      <w:r w:rsidR="002F35C1">
        <w:rPr>
          <w:highlight w:val="white"/>
        </w:rPr>
        <w:t>Initializer</w:t>
      </w:r>
      <w:r w:rsidR="00E03072" w:rsidRPr="00E03072">
        <w:rPr>
          <w:highlight w:val="white"/>
        </w:rPr>
        <w:t>, toType);</w:t>
      </w:r>
    </w:p>
    <w:p w14:paraId="676B1D2E" w14:textId="434ECEA1" w:rsidR="00E03072" w:rsidRPr="00E03072" w:rsidRDefault="00E03072" w:rsidP="00E03072">
      <w:pPr>
        <w:pStyle w:val="Code"/>
        <w:rPr>
          <w:highlight w:val="white"/>
        </w:rPr>
      </w:pPr>
      <w:r w:rsidRPr="00E03072">
        <w:rPr>
          <w:highlight w:val="white"/>
        </w:rPr>
        <w:t xml:space="preserve">        codeList.AddRange(</w:t>
      </w:r>
      <w:r w:rsidR="002F35C1">
        <w:rPr>
          <w:highlight w:val="white"/>
        </w:rPr>
        <w:t>initializer</w:t>
      </w:r>
      <w:r w:rsidRPr="00E03072">
        <w:rPr>
          <w:highlight w:val="white"/>
        </w:rPr>
        <w:t xml:space="preserve">Expression.LongList);      </w:t>
      </w:r>
    </w:p>
    <w:p w14:paraId="134B5D35" w14:textId="77777777" w:rsidR="00E03072" w:rsidRPr="00E03072" w:rsidRDefault="00E03072" w:rsidP="00E03072">
      <w:pPr>
        <w:pStyle w:val="Code"/>
        <w:rPr>
          <w:highlight w:val="white"/>
        </w:rPr>
      </w:pPr>
      <w:r w:rsidRPr="00E03072">
        <w:rPr>
          <w:highlight w:val="white"/>
        </w:rPr>
        <w:t xml:space="preserve">      </w:t>
      </w:r>
    </w:p>
    <w:p w14:paraId="4D437885" w14:textId="77777777" w:rsidR="00E03072" w:rsidRPr="00E03072" w:rsidRDefault="00E03072" w:rsidP="00E03072">
      <w:pPr>
        <w:pStyle w:val="Code"/>
        <w:rPr>
          <w:highlight w:val="white"/>
        </w:rPr>
      </w:pPr>
      <w:r w:rsidRPr="00E03072">
        <w:rPr>
          <w:highlight w:val="white"/>
        </w:rPr>
        <w:t xml:space="preserve">        if (toType.IsFloating()) {</w:t>
      </w:r>
    </w:p>
    <w:p w14:paraId="30735DFC" w14:textId="77777777" w:rsidR="00E03072" w:rsidRPr="00E03072" w:rsidRDefault="00E03072" w:rsidP="00E03072">
      <w:pPr>
        <w:pStyle w:val="Code"/>
        <w:rPr>
          <w:highlight w:val="white"/>
        </w:rPr>
      </w:pPr>
      <w:r w:rsidRPr="00E03072">
        <w:rPr>
          <w:highlight w:val="white"/>
        </w:rPr>
        <w:t xml:space="preserve">          codeList.Add(new MiddleCode(MiddleOperator.PopFloat, toSymbol));</w:t>
      </w:r>
    </w:p>
    <w:p w14:paraId="54E953F4" w14:textId="77777777" w:rsidR="00E03072" w:rsidRPr="00E03072" w:rsidRDefault="00E03072" w:rsidP="00E03072">
      <w:pPr>
        <w:pStyle w:val="Code"/>
        <w:rPr>
          <w:highlight w:val="white"/>
        </w:rPr>
      </w:pPr>
      <w:r w:rsidRPr="00E03072">
        <w:rPr>
          <w:highlight w:val="white"/>
        </w:rPr>
        <w:t xml:space="preserve">        }</w:t>
      </w:r>
    </w:p>
    <w:p w14:paraId="16469574" w14:textId="77777777" w:rsidR="00E03072" w:rsidRPr="00E03072" w:rsidRDefault="00E03072" w:rsidP="00E03072">
      <w:pPr>
        <w:pStyle w:val="Code"/>
        <w:rPr>
          <w:highlight w:val="white"/>
        </w:rPr>
      </w:pPr>
      <w:r w:rsidRPr="00E03072">
        <w:rPr>
          <w:highlight w:val="white"/>
        </w:rPr>
        <w:t xml:space="preserve">        else {</w:t>
      </w:r>
    </w:p>
    <w:p w14:paraId="6F245486" w14:textId="77777777" w:rsidR="00DF6137" w:rsidRDefault="00E03072" w:rsidP="00E03072">
      <w:pPr>
        <w:pStyle w:val="Code"/>
        <w:rPr>
          <w:highlight w:val="white"/>
        </w:rPr>
      </w:pPr>
      <w:r w:rsidRPr="00E03072">
        <w:rPr>
          <w:highlight w:val="white"/>
        </w:rPr>
        <w:t xml:space="preserve">          codeList.Add(new MiddleCode(MiddleOperator.Assign, toSymbol,</w:t>
      </w:r>
    </w:p>
    <w:p w14:paraId="2CE04681" w14:textId="2F7442DA" w:rsidR="00E03072" w:rsidRPr="00E03072" w:rsidRDefault="00DF6137" w:rsidP="00E03072">
      <w:pPr>
        <w:pStyle w:val="Code"/>
        <w:rPr>
          <w:highlight w:val="white"/>
        </w:rPr>
      </w:pPr>
      <w:r>
        <w:rPr>
          <w:highlight w:val="white"/>
        </w:rPr>
        <w:t xml:space="preserve">                                     </w:t>
      </w:r>
      <w:r w:rsidR="00E03072" w:rsidRPr="00E03072">
        <w:rPr>
          <w:highlight w:val="white"/>
        </w:rPr>
        <w:t xml:space="preserve"> </w:t>
      </w:r>
      <w:r w:rsidR="002F35C1">
        <w:rPr>
          <w:highlight w:val="white"/>
        </w:rPr>
        <w:t>initializer</w:t>
      </w:r>
      <w:r w:rsidR="00E03072" w:rsidRPr="00E03072">
        <w:rPr>
          <w:highlight w:val="white"/>
        </w:rPr>
        <w:t>Expression.Symbol));</w:t>
      </w:r>
    </w:p>
    <w:p w14:paraId="32FD81A8" w14:textId="77777777" w:rsidR="00E03072" w:rsidRPr="00E03072" w:rsidRDefault="00E03072" w:rsidP="00E03072">
      <w:pPr>
        <w:pStyle w:val="Code"/>
        <w:rPr>
          <w:highlight w:val="white"/>
        </w:rPr>
      </w:pPr>
      <w:r w:rsidRPr="00E03072">
        <w:rPr>
          <w:highlight w:val="white"/>
        </w:rPr>
        <w:t xml:space="preserve">        }</w:t>
      </w:r>
    </w:p>
    <w:p w14:paraId="4263C5C0" w14:textId="35255B62" w:rsidR="00E03072" w:rsidRDefault="00E03072" w:rsidP="00E03072">
      <w:pPr>
        <w:pStyle w:val="Code"/>
        <w:rPr>
          <w:highlight w:val="white"/>
        </w:rPr>
      </w:pPr>
      <w:r w:rsidRPr="00E03072">
        <w:rPr>
          <w:highlight w:val="white"/>
        </w:rPr>
        <w:t xml:space="preserve">      }</w:t>
      </w:r>
    </w:p>
    <w:p w14:paraId="752F9943" w14:textId="28E55940" w:rsidR="0052091C" w:rsidRPr="00E03072" w:rsidRDefault="00E352B2" w:rsidP="00E352B2">
      <w:pPr>
        <w:rPr>
          <w:highlight w:val="white"/>
        </w:rPr>
      </w:pPr>
      <w:r>
        <w:rPr>
          <w:highlight w:val="white"/>
        </w:rPr>
        <w:t>If the initializer is a</w:t>
      </w:r>
      <w:r w:rsidR="00150BCD">
        <w:rPr>
          <w:highlight w:val="white"/>
        </w:rPr>
        <w:t xml:space="preserve"> </w:t>
      </w:r>
      <w:r w:rsidR="003946D5">
        <w:rPr>
          <w:highlight w:val="white"/>
        </w:rPr>
        <w:t>is a</w:t>
      </w:r>
      <w:r w:rsidR="00753BAD">
        <w:rPr>
          <w:highlight w:val="white"/>
        </w:rPr>
        <w:t xml:space="preserve"> </w:t>
      </w:r>
      <w:r w:rsidR="003946D5">
        <w:rPr>
          <w:highlight w:val="white"/>
        </w:rPr>
        <w:t>list</w:t>
      </w:r>
      <w:r w:rsidR="003971F3">
        <w:rPr>
          <w:highlight w:val="white"/>
        </w:rPr>
        <w:t>,</w:t>
      </w:r>
      <w:r w:rsidR="003946D5">
        <w:rPr>
          <w:highlight w:val="white"/>
        </w:rPr>
        <w:t xml:space="preserve"> we must </w:t>
      </w:r>
      <w:r w:rsidR="00753BAD">
        <w:rPr>
          <w:highlight w:val="white"/>
        </w:rPr>
        <w:t xml:space="preserve">exam each </w:t>
      </w:r>
      <w:r w:rsidR="001D573D">
        <w:rPr>
          <w:highlight w:val="white"/>
        </w:rPr>
        <w:t xml:space="preserve">of its </w:t>
      </w:r>
      <w:r w:rsidR="00753BAD">
        <w:rPr>
          <w:highlight w:val="white"/>
        </w:rPr>
        <w:t>element</w:t>
      </w:r>
      <w:r w:rsidR="001D573D">
        <w:rPr>
          <w:highlight w:val="white"/>
        </w:rPr>
        <w:t>s.</w:t>
      </w:r>
      <w:r w:rsidR="003971F3">
        <w:rPr>
          <w:highlight w:val="white"/>
        </w:rPr>
        <w:t xml:space="preserve"> The type must be an array, struct or union.</w:t>
      </w:r>
    </w:p>
    <w:p w14:paraId="08A627AD" w14:textId="77777777" w:rsidR="00E03072" w:rsidRPr="00E03072" w:rsidRDefault="00E03072" w:rsidP="00E03072">
      <w:pPr>
        <w:pStyle w:val="Code"/>
        <w:rPr>
          <w:highlight w:val="white"/>
        </w:rPr>
      </w:pPr>
      <w:r w:rsidRPr="00E03072">
        <w:rPr>
          <w:highlight w:val="white"/>
        </w:rPr>
        <w:t xml:space="preserve">      else {</w:t>
      </w:r>
    </w:p>
    <w:p w14:paraId="694CD1EA" w14:textId="18A8F9A6" w:rsidR="00E03072" w:rsidRPr="00E03072" w:rsidRDefault="00E03072" w:rsidP="00E03072">
      <w:pPr>
        <w:pStyle w:val="Code"/>
        <w:rPr>
          <w:highlight w:val="white"/>
        </w:rPr>
      </w:pPr>
      <w:r w:rsidRPr="00E03072">
        <w:rPr>
          <w:highlight w:val="white"/>
        </w:rPr>
        <w:t xml:space="preserve">        List&lt;object&gt; fromList = (List&lt;object&gt;) from</w:t>
      </w:r>
      <w:r w:rsidR="002F35C1">
        <w:rPr>
          <w:highlight w:val="white"/>
        </w:rPr>
        <w:t>Initializer</w:t>
      </w:r>
      <w:r w:rsidRPr="00E03072">
        <w:rPr>
          <w:highlight w:val="white"/>
        </w:rPr>
        <w:t>;</w:t>
      </w:r>
    </w:p>
    <w:p w14:paraId="540EEE71" w14:textId="660D3DEE" w:rsidR="00F72CC5" w:rsidRDefault="00F72CC5" w:rsidP="00F72CC5">
      <w:pPr>
        <w:rPr>
          <w:highlight w:val="white"/>
        </w:rPr>
      </w:pPr>
      <w:r>
        <w:rPr>
          <w:highlight w:val="white"/>
        </w:rPr>
        <w:t>If the type is an array,</w:t>
      </w:r>
      <w:r w:rsidR="009C7B67">
        <w:rPr>
          <w:highlight w:val="white"/>
        </w:rPr>
        <w:t xml:space="preserve"> we </w:t>
      </w:r>
      <w:r w:rsidR="008052FF">
        <w:rPr>
          <w:highlight w:val="white"/>
        </w:rPr>
        <w:t>set its size if it has not yet been defined</w:t>
      </w:r>
      <w:r w:rsidR="002A6DB9">
        <w:rPr>
          <w:highlight w:val="white"/>
        </w:rPr>
        <w:t xml:space="preserve"> or check that the list size does not exceed the array size if it has been defined.</w:t>
      </w:r>
      <w:r w:rsidR="00AD5859">
        <w:rPr>
          <w:highlight w:val="white"/>
        </w:rPr>
        <w:t xml:space="preserve"> Note that we shall not add a terminating zero character in case of an array.</w:t>
      </w:r>
    </w:p>
    <w:p w14:paraId="6F5DDE6B" w14:textId="5E573EBE" w:rsidR="00E03072" w:rsidRPr="00E03072" w:rsidRDefault="00E03072" w:rsidP="00E03072">
      <w:pPr>
        <w:pStyle w:val="Code"/>
        <w:rPr>
          <w:highlight w:val="white"/>
        </w:rPr>
      </w:pPr>
      <w:r w:rsidRPr="00E03072">
        <w:rPr>
          <w:highlight w:val="white"/>
        </w:rPr>
        <w:t xml:space="preserve">        switch (toType.Sort) {</w:t>
      </w:r>
    </w:p>
    <w:p w14:paraId="7F2A9E10" w14:textId="77777777" w:rsidR="00E03072" w:rsidRPr="00E03072" w:rsidRDefault="00E03072" w:rsidP="00E03072">
      <w:pPr>
        <w:pStyle w:val="Code"/>
        <w:rPr>
          <w:highlight w:val="white"/>
        </w:rPr>
      </w:pPr>
      <w:r w:rsidRPr="00E03072">
        <w:rPr>
          <w:highlight w:val="white"/>
        </w:rPr>
        <w:t xml:space="preserve">          case Sort.Array: {</w:t>
      </w:r>
    </w:p>
    <w:p w14:paraId="20FEBAEF" w14:textId="77777777" w:rsidR="00E03072" w:rsidRPr="00E03072" w:rsidRDefault="00E03072" w:rsidP="00E03072">
      <w:pPr>
        <w:pStyle w:val="Code"/>
        <w:rPr>
          <w:highlight w:val="white"/>
        </w:rPr>
      </w:pPr>
      <w:r w:rsidRPr="00E03072">
        <w:rPr>
          <w:highlight w:val="white"/>
        </w:rPr>
        <w:t xml:space="preserve">              if (toType.ArraySize == 0) {</w:t>
      </w:r>
    </w:p>
    <w:p w14:paraId="675624AF" w14:textId="77777777" w:rsidR="00E03072" w:rsidRPr="00E03072" w:rsidRDefault="00E03072" w:rsidP="00E03072">
      <w:pPr>
        <w:pStyle w:val="Code"/>
        <w:rPr>
          <w:highlight w:val="white"/>
        </w:rPr>
      </w:pPr>
      <w:r w:rsidRPr="00E03072">
        <w:rPr>
          <w:highlight w:val="white"/>
        </w:rPr>
        <w:t xml:space="preserve">                toType.ArraySize = fromList.Count;</w:t>
      </w:r>
    </w:p>
    <w:p w14:paraId="6ECA40D0" w14:textId="4AB1B9AB" w:rsidR="00E03072" w:rsidRDefault="00E03072" w:rsidP="00E03072">
      <w:pPr>
        <w:pStyle w:val="Code"/>
        <w:rPr>
          <w:highlight w:val="white"/>
        </w:rPr>
      </w:pPr>
      <w:r w:rsidRPr="00E03072">
        <w:rPr>
          <w:highlight w:val="white"/>
        </w:rPr>
        <w:t xml:space="preserve">              }</w:t>
      </w:r>
    </w:p>
    <w:p w14:paraId="1F2CB029" w14:textId="20E0160A" w:rsidR="009C7B67" w:rsidRPr="00E03072" w:rsidRDefault="009C7B67" w:rsidP="00E03072">
      <w:pPr>
        <w:pStyle w:val="Code"/>
        <w:rPr>
          <w:highlight w:val="white"/>
        </w:rPr>
      </w:pPr>
      <w:r>
        <w:rPr>
          <w:highlight w:val="white"/>
        </w:rPr>
        <w:t xml:space="preserve">              else {</w:t>
      </w:r>
    </w:p>
    <w:p w14:paraId="133D324B" w14:textId="41CB5FE9" w:rsidR="006725F0" w:rsidRDefault="009C7B67" w:rsidP="00E03072">
      <w:pPr>
        <w:pStyle w:val="Code"/>
        <w:rPr>
          <w:highlight w:val="white"/>
        </w:rPr>
      </w:pPr>
      <w:r>
        <w:rPr>
          <w:highlight w:val="white"/>
        </w:rPr>
        <w:t xml:space="preserve">  </w:t>
      </w:r>
      <w:r w:rsidR="00E03072" w:rsidRPr="00E03072">
        <w:rPr>
          <w:highlight w:val="white"/>
        </w:rPr>
        <w:t xml:space="preserve">              Assert.Error(!(fromList.Count &gt; toType.ArraySize),</w:t>
      </w:r>
    </w:p>
    <w:p w14:paraId="12FAFA1D" w14:textId="3F00CD23" w:rsidR="00E03072" w:rsidRPr="00E03072" w:rsidRDefault="006725F0" w:rsidP="00E03072">
      <w:pPr>
        <w:pStyle w:val="Code"/>
        <w:rPr>
          <w:highlight w:val="white"/>
        </w:rPr>
      </w:pPr>
      <w:r>
        <w:rPr>
          <w:highlight w:val="white"/>
        </w:rPr>
        <w:t xml:space="preserve">  </w:t>
      </w:r>
      <w:r w:rsidR="009C7B67">
        <w:rPr>
          <w:highlight w:val="white"/>
        </w:rPr>
        <w:t xml:space="preserve">  </w:t>
      </w:r>
      <w:r>
        <w:rPr>
          <w:highlight w:val="white"/>
        </w:rPr>
        <w:t xml:space="preserve">                        </w:t>
      </w:r>
      <w:r w:rsidR="00E03072" w:rsidRPr="00E03072">
        <w:rPr>
          <w:highlight w:val="white"/>
        </w:rPr>
        <w:t xml:space="preserve"> toType, Message.Too_many_</w:t>
      </w:r>
      <w:r w:rsidR="002F35C1">
        <w:rPr>
          <w:highlight w:val="white"/>
        </w:rPr>
        <w:t>initializer</w:t>
      </w:r>
      <w:r w:rsidR="00E03072" w:rsidRPr="00E03072">
        <w:rPr>
          <w:highlight w:val="white"/>
        </w:rPr>
        <w:t>s);</w:t>
      </w:r>
    </w:p>
    <w:p w14:paraId="30BDBE38" w14:textId="113D5928" w:rsidR="00E03072" w:rsidRDefault="00E03072" w:rsidP="00E03072">
      <w:pPr>
        <w:pStyle w:val="Code"/>
        <w:rPr>
          <w:highlight w:val="white"/>
        </w:rPr>
      </w:pPr>
      <w:r w:rsidRPr="00E03072">
        <w:rPr>
          <w:highlight w:val="white"/>
        </w:rPr>
        <w:t xml:space="preserve">            </w:t>
      </w:r>
      <w:r w:rsidR="009C7B67">
        <w:rPr>
          <w:highlight w:val="white"/>
        </w:rPr>
        <w:t xml:space="preserve">  }</w:t>
      </w:r>
    </w:p>
    <w:p w14:paraId="7991FE76" w14:textId="4395AA68" w:rsidR="009C7B67" w:rsidRPr="00E03072" w:rsidRDefault="003962E2" w:rsidP="00AD2847">
      <w:pPr>
        <w:rPr>
          <w:highlight w:val="white"/>
        </w:rPr>
      </w:pPr>
      <w:r>
        <w:rPr>
          <w:highlight w:val="white"/>
        </w:rPr>
        <w:t xml:space="preserve">We iterate </w:t>
      </w:r>
      <w:r w:rsidR="00AD2847">
        <w:rPr>
          <w:highlight w:val="white"/>
        </w:rPr>
        <w:t>through</w:t>
      </w:r>
      <w:r>
        <w:rPr>
          <w:highlight w:val="white"/>
        </w:rPr>
        <w:t xml:space="preserve"> the </w:t>
      </w:r>
      <w:r w:rsidR="00AD2847">
        <w:rPr>
          <w:highlight w:val="white"/>
        </w:rPr>
        <w:t xml:space="preserve">list and add </w:t>
      </w:r>
      <w:r w:rsidR="00FD5FC1">
        <w:rPr>
          <w:highlight w:val="white"/>
        </w:rPr>
        <w:t xml:space="preserve">the </w:t>
      </w:r>
      <w:r w:rsidR="00AD2847">
        <w:rPr>
          <w:highlight w:val="white"/>
        </w:rPr>
        <w:t>assign</w:t>
      </w:r>
      <w:r w:rsidR="00FD5FC1">
        <w:rPr>
          <w:highlight w:val="white"/>
        </w:rPr>
        <w:t xml:space="preserve">ment code for each </w:t>
      </w:r>
      <w:r w:rsidR="00592DEE">
        <w:rPr>
          <w:highlight w:val="white"/>
        </w:rPr>
        <w:t xml:space="preserve">element in the list. </w:t>
      </w:r>
      <w:r w:rsidR="00830009">
        <w:rPr>
          <w:highlight w:val="white"/>
        </w:rPr>
        <w:t>I</w:t>
      </w:r>
      <w:r w:rsidR="00592DEE">
        <w:rPr>
          <w:highlight w:val="white"/>
        </w:rPr>
        <w:t>f the list does not cover the whole array, the remaining part of the array will be uninitialized.</w:t>
      </w:r>
    </w:p>
    <w:p w14:paraId="7A37339F"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32C44D54" w14:textId="77777777" w:rsidR="00E03072" w:rsidRPr="00E03072" w:rsidRDefault="00E03072" w:rsidP="00E03072">
      <w:pPr>
        <w:pStyle w:val="Code"/>
        <w:rPr>
          <w:highlight w:val="white"/>
        </w:rPr>
      </w:pPr>
      <w:r w:rsidRPr="00E03072">
        <w:rPr>
          <w:highlight w:val="white"/>
        </w:rPr>
        <w:t xml:space="preserve">                Symbol subSymbol = new Symbol(toType.ArrayType, true);</w:t>
      </w:r>
    </w:p>
    <w:p w14:paraId="71C46262" w14:textId="77777777" w:rsidR="006725F0" w:rsidRDefault="00E03072" w:rsidP="00E03072">
      <w:pPr>
        <w:pStyle w:val="Code"/>
        <w:rPr>
          <w:highlight w:val="white"/>
        </w:rPr>
      </w:pPr>
      <w:r w:rsidRPr="00E03072">
        <w:rPr>
          <w:highlight w:val="white"/>
        </w:rPr>
        <w:t xml:space="preserve">                subSymbol.Offset = toSymbol.Offset +</w:t>
      </w:r>
    </w:p>
    <w:p w14:paraId="2FD75F04" w14:textId="2C99ED07" w:rsidR="00E03072" w:rsidRPr="00E03072" w:rsidRDefault="006725F0" w:rsidP="00E03072">
      <w:pPr>
        <w:pStyle w:val="Code"/>
        <w:rPr>
          <w:highlight w:val="white"/>
        </w:rPr>
      </w:pPr>
      <w:r>
        <w:rPr>
          <w:highlight w:val="white"/>
        </w:rPr>
        <w:t xml:space="preserve">                                  </w:t>
      </w:r>
      <w:r w:rsidR="00E03072" w:rsidRPr="00E03072">
        <w:rPr>
          <w:highlight w:val="white"/>
        </w:rPr>
        <w:t xml:space="preserve"> (index * toType.ArrayType.Size());</w:t>
      </w:r>
    </w:p>
    <w:p w14:paraId="7464EB93" w14:textId="77777777" w:rsidR="00E03072" w:rsidRPr="00E03072" w:rsidRDefault="00E03072" w:rsidP="00E03072">
      <w:pPr>
        <w:pStyle w:val="Code"/>
        <w:rPr>
          <w:highlight w:val="white"/>
        </w:rPr>
      </w:pPr>
      <w:r w:rsidRPr="00E03072">
        <w:rPr>
          <w:highlight w:val="white"/>
        </w:rPr>
        <w:t xml:space="preserve">                subSymbol.Name = toSymbol.Name + "[" + index + "]";</w:t>
      </w:r>
    </w:p>
    <w:p w14:paraId="7EA36F1D" w14:textId="3B518308" w:rsidR="00CE3045" w:rsidRDefault="00CE3045" w:rsidP="00CE3045">
      <w:pPr>
        <w:rPr>
          <w:highlight w:val="white"/>
        </w:rPr>
      </w:pPr>
      <w:r>
        <w:rPr>
          <w:highlight w:val="white"/>
        </w:rPr>
        <w:t xml:space="preserve">We call </w:t>
      </w:r>
      <w:r w:rsidRPr="00371A7A">
        <w:rPr>
          <w:rStyle w:val="KeyWord0"/>
          <w:highlight w:val="white"/>
        </w:rPr>
        <w:t>GenerateAuto</w:t>
      </w:r>
      <w:r>
        <w:rPr>
          <w:highlight w:val="white"/>
        </w:rPr>
        <w:t xml:space="preserve"> </w:t>
      </w:r>
      <w:r w:rsidR="00371A7A">
        <w:rPr>
          <w:highlight w:val="white"/>
        </w:rPr>
        <w:t>recursively</w:t>
      </w:r>
      <w:r>
        <w:rPr>
          <w:highlight w:val="white"/>
        </w:rPr>
        <w:t>, so that potential sub lists we be properly processed.</w:t>
      </w:r>
    </w:p>
    <w:p w14:paraId="5EAE5F69" w14:textId="2C882941" w:rsidR="00E03072" w:rsidRPr="00E03072" w:rsidRDefault="00E03072" w:rsidP="00E03072">
      <w:pPr>
        <w:pStyle w:val="Code"/>
        <w:rPr>
          <w:highlight w:val="white"/>
        </w:rPr>
      </w:pPr>
      <w:r w:rsidRPr="00E03072">
        <w:rPr>
          <w:highlight w:val="white"/>
        </w:rPr>
        <w:t xml:space="preserve">                codeList.AddRange(GenerateAuto(subSymbol, fromList[index]));</w:t>
      </w:r>
    </w:p>
    <w:p w14:paraId="628F2678" w14:textId="77777777" w:rsidR="00E03072" w:rsidRPr="00E03072" w:rsidRDefault="00E03072" w:rsidP="00E03072">
      <w:pPr>
        <w:pStyle w:val="Code"/>
        <w:rPr>
          <w:highlight w:val="white"/>
        </w:rPr>
      </w:pPr>
      <w:r w:rsidRPr="00E03072">
        <w:rPr>
          <w:highlight w:val="white"/>
        </w:rPr>
        <w:t xml:space="preserve">              }</w:t>
      </w:r>
    </w:p>
    <w:p w14:paraId="28C3B5F1" w14:textId="77777777" w:rsidR="00E03072" w:rsidRPr="00E03072" w:rsidRDefault="00E03072" w:rsidP="00E03072">
      <w:pPr>
        <w:pStyle w:val="Code"/>
        <w:rPr>
          <w:highlight w:val="white"/>
        </w:rPr>
      </w:pPr>
      <w:r w:rsidRPr="00E03072">
        <w:rPr>
          <w:highlight w:val="white"/>
        </w:rPr>
        <w:t xml:space="preserve">            }</w:t>
      </w:r>
    </w:p>
    <w:p w14:paraId="7727AB0D" w14:textId="77777777" w:rsidR="00E03072" w:rsidRPr="00E03072" w:rsidRDefault="00E03072" w:rsidP="00E03072">
      <w:pPr>
        <w:pStyle w:val="Code"/>
        <w:rPr>
          <w:highlight w:val="white"/>
        </w:rPr>
      </w:pPr>
      <w:r w:rsidRPr="00E03072">
        <w:rPr>
          <w:highlight w:val="white"/>
        </w:rPr>
        <w:t xml:space="preserve">            break;</w:t>
      </w:r>
    </w:p>
    <w:p w14:paraId="2F39B19B" w14:textId="72F0A32A" w:rsidR="00FF05E1" w:rsidRDefault="00494434" w:rsidP="005801D8">
      <w:pPr>
        <w:rPr>
          <w:highlight w:val="white"/>
        </w:rPr>
      </w:pPr>
      <w:r>
        <w:rPr>
          <w:highlight w:val="white"/>
        </w:rPr>
        <w:t>In case of a struct, we</w:t>
      </w:r>
      <w:r w:rsidR="00EA615C">
        <w:rPr>
          <w:highlight w:val="white"/>
        </w:rPr>
        <w:t xml:space="preserve"> check that </w:t>
      </w:r>
      <w:r w:rsidR="005801D8">
        <w:rPr>
          <w:highlight w:val="white"/>
        </w:rPr>
        <w:t>the list size does not exceed the number of struct members.</w:t>
      </w:r>
      <w:r w:rsidR="00FF05E1">
        <w:rPr>
          <w:highlight w:val="white"/>
        </w:rPr>
        <w:t xml:space="preserve"> If the list is shorter than the struct member map, the remaining part of the struct will be uninitialized.</w:t>
      </w:r>
    </w:p>
    <w:p w14:paraId="10CC86DB" w14:textId="77777777" w:rsidR="00E03072" w:rsidRPr="00E03072" w:rsidRDefault="00E03072" w:rsidP="00E03072">
      <w:pPr>
        <w:pStyle w:val="Code"/>
        <w:rPr>
          <w:highlight w:val="white"/>
        </w:rPr>
      </w:pPr>
      <w:r w:rsidRPr="00E03072">
        <w:rPr>
          <w:highlight w:val="white"/>
        </w:rPr>
        <w:t xml:space="preserve">          case Sort.Struct: {</w:t>
      </w:r>
    </w:p>
    <w:p w14:paraId="115E3177" w14:textId="77777777" w:rsidR="00E03072" w:rsidRPr="00E03072" w:rsidRDefault="00E03072" w:rsidP="00E03072">
      <w:pPr>
        <w:pStyle w:val="Code"/>
        <w:rPr>
          <w:highlight w:val="white"/>
        </w:rPr>
      </w:pPr>
      <w:r w:rsidRPr="00E03072">
        <w:rPr>
          <w:highlight w:val="white"/>
        </w:rPr>
        <w:lastRenderedPageBreak/>
        <w:t xml:space="preserve">              IDictionary&lt;string,Symbol&gt; memberMap = toType.MemberMap;            </w:t>
      </w:r>
    </w:p>
    <w:p w14:paraId="77548FFC" w14:textId="77777777" w:rsidR="006725F0" w:rsidRDefault="00E03072" w:rsidP="00E03072">
      <w:pPr>
        <w:pStyle w:val="Code"/>
        <w:rPr>
          <w:highlight w:val="white"/>
        </w:rPr>
      </w:pPr>
      <w:r w:rsidRPr="00E03072">
        <w:rPr>
          <w:highlight w:val="white"/>
        </w:rPr>
        <w:t xml:space="preserve">              Assert.Error(!(fromList.Count &gt; memberMap.Count),</w:t>
      </w:r>
    </w:p>
    <w:p w14:paraId="659C54A8" w14:textId="6A3C7DE7" w:rsidR="00E03072" w:rsidRDefault="006725F0" w:rsidP="00E03072">
      <w:pPr>
        <w:pStyle w:val="Code"/>
        <w:rPr>
          <w:highlight w:val="white"/>
        </w:rPr>
      </w:pPr>
      <w:r>
        <w:rPr>
          <w:highlight w:val="white"/>
        </w:rPr>
        <w:t xml:space="preserve">                          </w:t>
      </w:r>
      <w:r w:rsidR="00E03072" w:rsidRPr="00E03072">
        <w:rPr>
          <w:highlight w:val="white"/>
        </w:rPr>
        <w:t xml:space="preserve"> toType, Message.Too_many_</w:t>
      </w:r>
      <w:r w:rsidR="002F35C1">
        <w:rPr>
          <w:highlight w:val="white"/>
        </w:rPr>
        <w:t>initializer</w:t>
      </w:r>
      <w:r w:rsidR="00E03072" w:rsidRPr="00E03072">
        <w:rPr>
          <w:highlight w:val="white"/>
        </w:rPr>
        <w:t>s);</w:t>
      </w:r>
    </w:p>
    <w:p w14:paraId="2DB7034D" w14:textId="1AA19E38" w:rsidR="006A16AC" w:rsidRPr="00E03072" w:rsidRDefault="006A16AC" w:rsidP="006A16AC">
      <w:pPr>
        <w:rPr>
          <w:highlight w:val="white"/>
        </w:rPr>
      </w:pPr>
      <w:r>
        <w:rPr>
          <w:highlight w:val="white"/>
        </w:rPr>
        <w:t>We load a list with the m</w:t>
      </w:r>
      <w:r w:rsidR="007253BC">
        <w:rPr>
          <w:highlight w:val="white"/>
        </w:rPr>
        <w:t>e</w:t>
      </w:r>
      <w:r>
        <w:rPr>
          <w:highlight w:val="white"/>
        </w:rPr>
        <w:t>mbers of the struct</w:t>
      </w:r>
      <w:r w:rsidR="00151317">
        <w:rPr>
          <w:highlight w:val="white"/>
        </w:rPr>
        <w:t>, which we iterate through.</w:t>
      </w:r>
    </w:p>
    <w:p w14:paraId="1D9D25D9" w14:textId="6A44F8FB" w:rsidR="006725F0" w:rsidRDefault="00E03072" w:rsidP="00E03072">
      <w:pPr>
        <w:pStyle w:val="Code"/>
        <w:rPr>
          <w:highlight w:val="white"/>
        </w:rPr>
      </w:pPr>
      <w:r w:rsidRPr="00E03072">
        <w:rPr>
          <w:highlight w:val="white"/>
        </w:rPr>
        <w:t xml:space="preserve">              KeyValuePair&lt;string,Symbol&gt;[] memberArray =</w:t>
      </w:r>
    </w:p>
    <w:p w14:paraId="7C0BAE84" w14:textId="66D5F6B9" w:rsidR="00E03072" w:rsidRPr="00E03072" w:rsidRDefault="006725F0" w:rsidP="00E03072">
      <w:pPr>
        <w:pStyle w:val="Code"/>
        <w:rPr>
          <w:highlight w:val="white"/>
        </w:rPr>
      </w:pPr>
      <w:r>
        <w:rPr>
          <w:highlight w:val="white"/>
        </w:rPr>
        <w:t xml:space="preserve">               </w:t>
      </w:r>
      <w:r w:rsidR="00E03072" w:rsidRPr="00E03072">
        <w:rPr>
          <w:highlight w:val="white"/>
        </w:rPr>
        <w:t xml:space="preserve"> new KeyValuePair&lt;string, Symbol&gt;[memberMap.Count];</w:t>
      </w:r>
    </w:p>
    <w:p w14:paraId="6732ED4B" w14:textId="77777777" w:rsidR="00E03072" w:rsidRPr="00E03072" w:rsidRDefault="00E03072" w:rsidP="00E03072">
      <w:pPr>
        <w:pStyle w:val="Code"/>
        <w:rPr>
          <w:highlight w:val="white"/>
        </w:rPr>
      </w:pPr>
      <w:r w:rsidRPr="00E03072">
        <w:rPr>
          <w:highlight w:val="white"/>
        </w:rPr>
        <w:t xml:space="preserve">              memberMap.CopyTo(memberArray, 0);</w:t>
      </w:r>
    </w:p>
    <w:p w14:paraId="27C65374" w14:textId="77777777" w:rsidR="00E03072" w:rsidRPr="00E03072" w:rsidRDefault="00E03072" w:rsidP="00E03072">
      <w:pPr>
        <w:pStyle w:val="Code"/>
        <w:rPr>
          <w:highlight w:val="white"/>
        </w:rPr>
      </w:pPr>
      <w:r w:rsidRPr="00E03072">
        <w:rPr>
          <w:highlight w:val="white"/>
        </w:rPr>
        <w:t xml:space="preserve">              </w:t>
      </w:r>
    </w:p>
    <w:p w14:paraId="7E7C509E"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022DC88B"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31733BD0" w14:textId="77777777" w:rsidR="00E03072" w:rsidRPr="00E03072" w:rsidRDefault="00E03072" w:rsidP="00E03072">
      <w:pPr>
        <w:pStyle w:val="Code"/>
        <w:rPr>
          <w:highlight w:val="white"/>
        </w:rPr>
      </w:pPr>
      <w:r w:rsidRPr="00E03072">
        <w:rPr>
          <w:highlight w:val="white"/>
        </w:rPr>
        <w:t xml:space="preserve">                Symbol subSymbol = new Symbol(memberSymbol.Type, true);</w:t>
      </w:r>
    </w:p>
    <w:p w14:paraId="3E14A134" w14:textId="77777777" w:rsidR="006725F0" w:rsidRDefault="00E03072" w:rsidP="00E03072">
      <w:pPr>
        <w:pStyle w:val="Code"/>
        <w:rPr>
          <w:highlight w:val="white"/>
        </w:rPr>
      </w:pPr>
      <w:r w:rsidRPr="00E03072">
        <w:rPr>
          <w:highlight w:val="white"/>
        </w:rPr>
        <w:t xml:space="preserve">                subSymbol.Name = toSymbol.Name + Symbol.SeparatorDot +</w:t>
      </w:r>
    </w:p>
    <w:p w14:paraId="2CCA60B3" w14:textId="509329DC" w:rsidR="00E03072" w:rsidRPr="00E03072" w:rsidRDefault="006725F0" w:rsidP="00E03072">
      <w:pPr>
        <w:pStyle w:val="Code"/>
        <w:rPr>
          <w:highlight w:val="white"/>
        </w:rPr>
      </w:pPr>
      <w:r>
        <w:rPr>
          <w:highlight w:val="white"/>
        </w:rPr>
        <w:t xml:space="preserve">                                </w:t>
      </w:r>
      <w:r w:rsidR="00E03072" w:rsidRPr="00E03072">
        <w:rPr>
          <w:highlight w:val="white"/>
        </w:rPr>
        <w:t xml:space="preserve"> memberSymbol.Name;</w:t>
      </w:r>
    </w:p>
    <w:p w14:paraId="6AEC7E1A" w14:textId="0D7D95D2" w:rsidR="00E03072" w:rsidRDefault="00E03072" w:rsidP="00E03072">
      <w:pPr>
        <w:pStyle w:val="Code"/>
        <w:rPr>
          <w:highlight w:val="white"/>
        </w:rPr>
      </w:pPr>
      <w:r w:rsidRPr="00E03072">
        <w:rPr>
          <w:highlight w:val="white"/>
        </w:rPr>
        <w:t xml:space="preserve">                subSymbol.Offset = toSymbol.Offset + memberSymbol.Offset;</w:t>
      </w:r>
    </w:p>
    <w:p w14:paraId="38495024" w14:textId="0FA071AA" w:rsidR="00467973" w:rsidRDefault="00C04431" w:rsidP="00467973">
      <w:pPr>
        <w:rPr>
          <w:highlight w:val="white"/>
        </w:rPr>
      </w:pPr>
      <w:r>
        <w:rPr>
          <w:highlight w:val="white"/>
        </w:rPr>
        <w:t>Like</w:t>
      </w:r>
      <w:r w:rsidR="00467973">
        <w:rPr>
          <w:highlight w:val="white"/>
        </w:rPr>
        <w:t xml:space="preserve"> the array case, </w:t>
      </w:r>
      <w:r w:rsidR="005170F3">
        <w:rPr>
          <w:highlight w:val="white"/>
        </w:rPr>
        <w:t>w</w:t>
      </w:r>
      <w:r w:rsidR="00467973">
        <w:rPr>
          <w:highlight w:val="white"/>
        </w:rPr>
        <w:t xml:space="preserve">e call </w:t>
      </w:r>
      <w:r w:rsidR="00467973" w:rsidRPr="00371A7A">
        <w:rPr>
          <w:rStyle w:val="KeyWord0"/>
          <w:highlight w:val="white"/>
        </w:rPr>
        <w:t>GenerateAuto</w:t>
      </w:r>
      <w:r w:rsidR="00467973">
        <w:rPr>
          <w:highlight w:val="white"/>
        </w:rPr>
        <w:t xml:space="preserve"> recursively, so that potential sub lists we be properly processed.</w:t>
      </w:r>
    </w:p>
    <w:p w14:paraId="0DAEABCD" w14:textId="77777777" w:rsidR="00E03072" w:rsidRPr="00E03072" w:rsidRDefault="00E03072" w:rsidP="00E03072">
      <w:pPr>
        <w:pStyle w:val="Code"/>
        <w:rPr>
          <w:highlight w:val="white"/>
        </w:rPr>
      </w:pPr>
      <w:r w:rsidRPr="00E03072">
        <w:rPr>
          <w:highlight w:val="white"/>
        </w:rPr>
        <w:t xml:space="preserve">                codeList.AddRange(GenerateAuto(subSymbol, fromList[index]));</w:t>
      </w:r>
    </w:p>
    <w:p w14:paraId="010190CC" w14:textId="77777777" w:rsidR="00E03072" w:rsidRPr="00E03072" w:rsidRDefault="00E03072" w:rsidP="00E03072">
      <w:pPr>
        <w:pStyle w:val="Code"/>
        <w:rPr>
          <w:highlight w:val="white"/>
        </w:rPr>
      </w:pPr>
      <w:r w:rsidRPr="00E03072">
        <w:rPr>
          <w:highlight w:val="white"/>
        </w:rPr>
        <w:t xml:space="preserve">              }</w:t>
      </w:r>
    </w:p>
    <w:p w14:paraId="341C93DD" w14:textId="77777777" w:rsidR="00E03072" w:rsidRPr="00E03072" w:rsidRDefault="00E03072" w:rsidP="00E03072">
      <w:pPr>
        <w:pStyle w:val="Code"/>
        <w:rPr>
          <w:highlight w:val="white"/>
        </w:rPr>
      </w:pPr>
      <w:r w:rsidRPr="00E03072">
        <w:rPr>
          <w:highlight w:val="white"/>
        </w:rPr>
        <w:t xml:space="preserve">            }</w:t>
      </w:r>
    </w:p>
    <w:p w14:paraId="47615024" w14:textId="77777777" w:rsidR="00E03072" w:rsidRPr="00E03072" w:rsidRDefault="00E03072" w:rsidP="00E03072">
      <w:pPr>
        <w:pStyle w:val="Code"/>
        <w:rPr>
          <w:highlight w:val="white"/>
        </w:rPr>
      </w:pPr>
      <w:r w:rsidRPr="00E03072">
        <w:rPr>
          <w:highlight w:val="white"/>
        </w:rPr>
        <w:t xml:space="preserve">            break;</w:t>
      </w:r>
    </w:p>
    <w:p w14:paraId="7B4C45A9" w14:textId="4973806A" w:rsidR="00E03072" w:rsidRPr="00E03072" w:rsidRDefault="00681865" w:rsidP="00681865">
      <w:pPr>
        <w:rPr>
          <w:highlight w:val="white"/>
        </w:rPr>
      </w:pPr>
      <w:r>
        <w:rPr>
          <w:highlight w:val="white"/>
        </w:rPr>
        <w:t>The union case is a bit different</w:t>
      </w:r>
      <w:r w:rsidR="008D1928">
        <w:rPr>
          <w:highlight w:val="white"/>
        </w:rPr>
        <w:t>. If a union is initialized with a list, the list must hold exactly one element.</w:t>
      </w:r>
      <w:r w:rsidR="00ED5856">
        <w:rPr>
          <w:highlight w:val="white"/>
        </w:rPr>
        <w:t xml:space="preserve"> We compare the first member of the union (the member map of a struct or union cannot be empty). </w:t>
      </w:r>
      <w:r w:rsidR="008D1928">
        <w:rPr>
          <w:highlight w:val="white"/>
        </w:rPr>
        <w:t xml:space="preserve"> </w:t>
      </w:r>
    </w:p>
    <w:p w14:paraId="38195EFA" w14:textId="77777777" w:rsidR="00E03072" w:rsidRPr="00E03072" w:rsidRDefault="00E03072" w:rsidP="00E03072">
      <w:pPr>
        <w:pStyle w:val="Code"/>
        <w:rPr>
          <w:highlight w:val="white"/>
        </w:rPr>
      </w:pPr>
      <w:r w:rsidRPr="00E03072">
        <w:rPr>
          <w:highlight w:val="white"/>
        </w:rPr>
        <w:t xml:space="preserve">          case Sort.Union: {</w:t>
      </w:r>
    </w:p>
    <w:p w14:paraId="4ABBA4F2" w14:textId="77777777" w:rsidR="006725F0" w:rsidRDefault="00E03072" w:rsidP="00E03072">
      <w:pPr>
        <w:pStyle w:val="Code"/>
        <w:rPr>
          <w:highlight w:val="white"/>
        </w:rPr>
      </w:pPr>
      <w:r w:rsidRPr="00E03072">
        <w:rPr>
          <w:highlight w:val="white"/>
        </w:rPr>
        <w:t xml:space="preserve">              Assert.Error(fromList.Count == 1, toType,</w:t>
      </w:r>
    </w:p>
    <w:p w14:paraId="405D7CF4" w14:textId="232F48E5" w:rsidR="00E03072" w:rsidRPr="00E03072" w:rsidRDefault="006725F0" w:rsidP="00E03072">
      <w:pPr>
        <w:pStyle w:val="Code"/>
        <w:rPr>
          <w:highlight w:val="white"/>
        </w:rPr>
      </w:pPr>
      <w:r>
        <w:rPr>
          <w:highlight w:val="white"/>
        </w:rPr>
        <w:t xml:space="preserve">                </w:t>
      </w:r>
      <w:r w:rsidR="00E03072" w:rsidRPr="00E03072">
        <w:rPr>
          <w:highlight w:val="white"/>
        </w:rPr>
        <w:t>Message.A_union_can_be_</w:t>
      </w:r>
      <w:r w:rsidR="002F35C1">
        <w:rPr>
          <w:highlight w:val="white"/>
        </w:rPr>
        <w:t>initializer</w:t>
      </w:r>
      <w:r w:rsidR="00E03072" w:rsidRPr="00E03072">
        <w:rPr>
          <w:highlight w:val="white"/>
        </w:rPr>
        <w:t>alized_by_one_value_only);</w:t>
      </w:r>
    </w:p>
    <w:p w14:paraId="5D8F7834"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64033B61" w14:textId="77777777" w:rsidR="00E03072" w:rsidRPr="00E03072" w:rsidRDefault="00E03072" w:rsidP="00E03072">
      <w:pPr>
        <w:pStyle w:val="Code"/>
        <w:rPr>
          <w:highlight w:val="white"/>
        </w:rPr>
      </w:pPr>
      <w:r w:rsidRPr="00E03072">
        <w:rPr>
          <w:highlight w:val="white"/>
        </w:rPr>
        <w:t xml:space="preserve">              Symbol firstSymbol = memberMap.Values.GetEnumerator().Current;</w:t>
      </w:r>
    </w:p>
    <w:p w14:paraId="6B09E5EE" w14:textId="77777777" w:rsidR="00E03072" w:rsidRPr="00E03072" w:rsidRDefault="00E03072" w:rsidP="00E03072">
      <w:pPr>
        <w:pStyle w:val="Code"/>
        <w:rPr>
          <w:highlight w:val="white"/>
        </w:rPr>
      </w:pPr>
      <w:r w:rsidRPr="00E03072">
        <w:rPr>
          <w:highlight w:val="white"/>
        </w:rPr>
        <w:t xml:space="preserve">              Symbol subSymbol = new Symbol(firstSymbol.Type, true);</w:t>
      </w:r>
    </w:p>
    <w:p w14:paraId="22A945F6" w14:textId="77777777" w:rsidR="006725F0" w:rsidRDefault="00E03072" w:rsidP="00E03072">
      <w:pPr>
        <w:pStyle w:val="Code"/>
        <w:rPr>
          <w:highlight w:val="white"/>
        </w:rPr>
      </w:pPr>
      <w:r w:rsidRPr="00E03072">
        <w:rPr>
          <w:highlight w:val="white"/>
        </w:rPr>
        <w:t xml:space="preserve">              subSymbol.Name = toSymbol.Name + Symbol.SeparatorId +</w:t>
      </w:r>
    </w:p>
    <w:p w14:paraId="75C6D8AA" w14:textId="71599698" w:rsidR="00E03072" w:rsidRPr="00E03072" w:rsidRDefault="006725F0" w:rsidP="00E03072">
      <w:pPr>
        <w:pStyle w:val="Code"/>
        <w:rPr>
          <w:highlight w:val="white"/>
        </w:rPr>
      </w:pPr>
      <w:r>
        <w:rPr>
          <w:highlight w:val="white"/>
        </w:rPr>
        <w:t xml:space="preserve">                              </w:t>
      </w:r>
      <w:r w:rsidR="00E03072" w:rsidRPr="00E03072">
        <w:rPr>
          <w:highlight w:val="white"/>
        </w:rPr>
        <w:t xml:space="preserve"> firstSymbol.Name;</w:t>
      </w:r>
    </w:p>
    <w:p w14:paraId="6872DFAD" w14:textId="77777777" w:rsidR="00E03072" w:rsidRPr="00E03072" w:rsidRDefault="00E03072" w:rsidP="00E03072">
      <w:pPr>
        <w:pStyle w:val="Code"/>
        <w:rPr>
          <w:highlight w:val="white"/>
        </w:rPr>
      </w:pPr>
      <w:r w:rsidRPr="00E03072">
        <w:rPr>
          <w:highlight w:val="white"/>
        </w:rPr>
        <w:t xml:space="preserve">              subSymbol.Offset = toSymbol.Offset;</w:t>
      </w:r>
    </w:p>
    <w:p w14:paraId="64C8117E" w14:textId="4C1C9699" w:rsidR="000226E5" w:rsidRDefault="000226E5" w:rsidP="000226E5">
      <w:pPr>
        <w:rPr>
          <w:highlight w:val="white"/>
        </w:rPr>
      </w:pPr>
      <w:r>
        <w:rPr>
          <w:highlight w:val="white"/>
        </w:rPr>
        <w:t>Like the array</w:t>
      </w:r>
      <w:r>
        <w:rPr>
          <w:highlight w:val="white"/>
        </w:rPr>
        <w:t xml:space="preserve"> and struct</w:t>
      </w:r>
      <w:r>
        <w:rPr>
          <w:highlight w:val="white"/>
        </w:rPr>
        <w:t xml:space="preserve"> case, we call </w:t>
      </w:r>
      <w:r w:rsidRPr="00371A7A">
        <w:rPr>
          <w:rStyle w:val="KeyWord0"/>
          <w:highlight w:val="white"/>
        </w:rPr>
        <w:t>GenerateAuto</w:t>
      </w:r>
      <w:r>
        <w:rPr>
          <w:highlight w:val="white"/>
        </w:rPr>
        <w:t xml:space="preserve"> recursively, so that potential sub lists we be properly processed.</w:t>
      </w:r>
    </w:p>
    <w:p w14:paraId="19FBDBAC" w14:textId="77777777" w:rsidR="00E03072" w:rsidRPr="00E03072" w:rsidRDefault="00E03072" w:rsidP="00E03072">
      <w:pPr>
        <w:pStyle w:val="Code"/>
        <w:rPr>
          <w:highlight w:val="white"/>
        </w:rPr>
      </w:pPr>
      <w:r w:rsidRPr="00E03072">
        <w:rPr>
          <w:highlight w:val="white"/>
        </w:rPr>
        <w:t xml:space="preserve">              codeList.AddRange(GenerateAuto(subSymbol, fromList[0]));</w:t>
      </w:r>
    </w:p>
    <w:p w14:paraId="6E271792" w14:textId="77777777" w:rsidR="00E03072" w:rsidRPr="00E03072" w:rsidRDefault="00E03072" w:rsidP="00E03072">
      <w:pPr>
        <w:pStyle w:val="Code"/>
        <w:rPr>
          <w:highlight w:val="white"/>
        </w:rPr>
      </w:pPr>
      <w:r w:rsidRPr="00E03072">
        <w:rPr>
          <w:highlight w:val="white"/>
        </w:rPr>
        <w:t xml:space="preserve">            }</w:t>
      </w:r>
    </w:p>
    <w:p w14:paraId="6CC01DD1" w14:textId="77777777" w:rsidR="00E03072" w:rsidRPr="00E03072" w:rsidRDefault="00E03072" w:rsidP="00E03072">
      <w:pPr>
        <w:pStyle w:val="Code"/>
        <w:rPr>
          <w:highlight w:val="white"/>
        </w:rPr>
      </w:pPr>
      <w:r w:rsidRPr="00E03072">
        <w:rPr>
          <w:highlight w:val="white"/>
        </w:rPr>
        <w:t xml:space="preserve">            break;</w:t>
      </w:r>
    </w:p>
    <w:p w14:paraId="2144DCC7" w14:textId="70301146" w:rsidR="00E03072" w:rsidRPr="00E03072" w:rsidRDefault="00785B15" w:rsidP="00785B15">
      <w:pPr>
        <w:rPr>
          <w:highlight w:val="white"/>
        </w:rPr>
      </w:pPr>
      <w:r>
        <w:rPr>
          <w:highlight w:val="white"/>
        </w:rPr>
        <w:t>If the type is not an array, struct, or union, we report an error, since only arrays, structs, and unions can</w:t>
      </w:r>
      <w:r w:rsidR="000A39CA">
        <w:rPr>
          <w:highlight w:val="white"/>
        </w:rPr>
        <w:t>not</w:t>
      </w:r>
      <w:r>
        <w:rPr>
          <w:highlight w:val="white"/>
        </w:rPr>
        <w:t xml:space="preserve"> be initi</w:t>
      </w:r>
      <w:r w:rsidR="000A39CA">
        <w:rPr>
          <w:highlight w:val="white"/>
        </w:rPr>
        <w:t xml:space="preserve">alized </w:t>
      </w:r>
      <w:r>
        <w:rPr>
          <w:highlight w:val="white"/>
        </w:rPr>
        <w:t>by a list.</w:t>
      </w:r>
    </w:p>
    <w:p w14:paraId="69D68FE3" w14:textId="77777777" w:rsidR="00E03072" w:rsidRPr="00E03072" w:rsidRDefault="00E03072" w:rsidP="00E03072">
      <w:pPr>
        <w:pStyle w:val="Code"/>
        <w:rPr>
          <w:highlight w:val="white"/>
        </w:rPr>
      </w:pPr>
      <w:r w:rsidRPr="00E03072">
        <w:rPr>
          <w:highlight w:val="white"/>
        </w:rPr>
        <w:t xml:space="preserve">          default:</w:t>
      </w:r>
    </w:p>
    <w:p w14:paraId="42C9712B" w14:textId="77777777" w:rsidR="00F97151" w:rsidRDefault="00E03072" w:rsidP="00E03072">
      <w:pPr>
        <w:pStyle w:val="Code"/>
        <w:rPr>
          <w:highlight w:val="white"/>
        </w:rPr>
      </w:pPr>
      <w:r w:rsidRPr="00E03072">
        <w:rPr>
          <w:highlight w:val="white"/>
        </w:rPr>
        <w:t xml:space="preserve">            Assert.Error(toType,</w:t>
      </w:r>
      <w:r w:rsidR="00F97151">
        <w:rPr>
          <w:highlight w:val="white"/>
        </w:rPr>
        <w:t xml:space="preserve"> </w:t>
      </w:r>
      <w:r w:rsidRPr="00E03072">
        <w:rPr>
          <w:highlight w:val="white"/>
        </w:rPr>
        <w:t>Message.</w:t>
      </w:r>
    </w:p>
    <w:p w14:paraId="675AF03F" w14:textId="69139698" w:rsidR="00E03072" w:rsidRPr="00E03072" w:rsidRDefault="00F97151" w:rsidP="00E03072">
      <w:pPr>
        <w:pStyle w:val="Code"/>
        <w:rPr>
          <w:highlight w:val="white"/>
        </w:rPr>
      </w:pPr>
      <w:r>
        <w:rPr>
          <w:highlight w:val="white"/>
        </w:rPr>
        <w:t xml:space="preserve">            </w:t>
      </w:r>
      <w:r w:rsidR="00E03072" w:rsidRPr="00E03072">
        <w:rPr>
          <w:highlight w:val="white"/>
        </w:rPr>
        <w:t>Only_array_struct_or_union_can_be_</w:t>
      </w:r>
      <w:r w:rsidR="002F35C1">
        <w:rPr>
          <w:highlight w:val="white"/>
        </w:rPr>
        <w:t>initializer</w:t>
      </w:r>
      <w:r w:rsidR="00E03072" w:rsidRPr="00E03072">
        <w:rPr>
          <w:highlight w:val="white"/>
        </w:rPr>
        <w:t>ialized_by_a_list);</w:t>
      </w:r>
    </w:p>
    <w:p w14:paraId="26BF9999" w14:textId="77777777" w:rsidR="00E03072" w:rsidRPr="00E03072" w:rsidRDefault="00E03072" w:rsidP="00E03072">
      <w:pPr>
        <w:pStyle w:val="Code"/>
        <w:rPr>
          <w:highlight w:val="white"/>
        </w:rPr>
      </w:pPr>
      <w:r w:rsidRPr="00E03072">
        <w:rPr>
          <w:highlight w:val="white"/>
        </w:rPr>
        <w:t xml:space="preserve">            break;</w:t>
      </w:r>
    </w:p>
    <w:p w14:paraId="1F744DF6" w14:textId="77777777" w:rsidR="00E03072" w:rsidRPr="00E03072" w:rsidRDefault="00E03072" w:rsidP="00E03072">
      <w:pPr>
        <w:pStyle w:val="Code"/>
        <w:rPr>
          <w:highlight w:val="white"/>
        </w:rPr>
      </w:pPr>
      <w:r w:rsidRPr="00E03072">
        <w:rPr>
          <w:highlight w:val="white"/>
        </w:rPr>
        <w:t xml:space="preserve">        }</w:t>
      </w:r>
    </w:p>
    <w:p w14:paraId="4BDFA5DE" w14:textId="77777777" w:rsidR="00E03072" w:rsidRPr="00E03072" w:rsidRDefault="00E03072" w:rsidP="00E03072">
      <w:pPr>
        <w:pStyle w:val="Code"/>
        <w:rPr>
          <w:highlight w:val="white"/>
        </w:rPr>
      </w:pPr>
      <w:r w:rsidRPr="00E03072">
        <w:rPr>
          <w:highlight w:val="white"/>
        </w:rPr>
        <w:t xml:space="preserve">      }</w:t>
      </w:r>
    </w:p>
    <w:p w14:paraId="5DEB04C5" w14:textId="678C4876" w:rsidR="00E03072" w:rsidRPr="00E03072" w:rsidRDefault="001754DE" w:rsidP="003E2828">
      <w:pPr>
        <w:rPr>
          <w:highlight w:val="white"/>
        </w:rPr>
      </w:pPr>
      <w:r>
        <w:rPr>
          <w:highlight w:val="white"/>
        </w:rPr>
        <w:t xml:space="preserve">The result of the method is the code list hoilding the </w:t>
      </w:r>
      <w:r w:rsidR="003E2828">
        <w:rPr>
          <w:highlight w:val="white"/>
        </w:rPr>
        <w:t>assignment instructions of the initialization.</w:t>
      </w:r>
    </w:p>
    <w:p w14:paraId="1C22F294" w14:textId="77777777" w:rsidR="00E03072" w:rsidRPr="00E03072" w:rsidRDefault="00E03072" w:rsidP="00E03072">
      <w:pPr>
        <w:pStyle w:val="Code"/>
        <w:rPr>
          <w:highlight w:val="white"/>
        </w:rPr>
      </w:pPr>
      <w:r w:rsidRPr="00E03072">
        <w:rPr>
          <w:highlight w:val="white"/>
        </w:rPr>
        <w:t xml:space="preserve">      return codeList;</w:t>
      </w:r>
    </w:p>
    <w:p w14:paraId="03C0D8A8" w14:textId="77777777" w:rsidR="00E03072" w:rsidRPr="00E03072" w:rsidRDefault="00E03072" w:rsidP="00E03072">
      <w:pPr>
        <w:pStyle w:val="Code"/>
        <w:rPr>
          <w:highlight w:val="white"/>
        </w:rPr>
      </w:pPr>
      <w:r w:rsidRPr="00E03072">
        <w:rPr>
          <w:highlight w:val="white"/>
        </w:rPr>
        <w:t xml:space="preserve">    }</w:t>
      </w:r>
    </w:p>
    <w:p w14:paraId="1844640C" w14:textId="77777777" w:rsidR="00E03072" w:rsidRPr="00E03072" w:rsidRDefault="00E03072" w:rsidP="00E03072">
      <w:pPr>
        <w:pStyle w:val="Code"/>
        <w:rPr>
          <w:highlight w:val="white"/>
        </w:rPr>
      </w:pPr>
      <w:r w:rsidRPr="00E03072">
        <w:rPr>
          <w:highlight w:val="white"/>
        </w:rPr>
        <w:t xml:space="preserve">  }</w:t>
      </w:r>
    </w:p>
    <w:p w14:paraId="12BEF0FC" w14:textId="77777777" w:rsidR="00E03072" w:rsidRPr="00E03072" w:rsidRDefault="00E03072" w:rsidP="00E03072">
      <w:pPr>
        <w:pStyle w:val="Code"/>
        <w:rPr>
          <w:highlight w:val="white"/>
        </w:rPr>
      </w:pPr>
      <w:r w:rsidRPr="00E03072">
        <w:rPr>
          <w:highlight w:val="white"/>
        </w:rPr>
        <w:t>}</w:t>
      </w:r>
    </w:p>
    <w:p w14:paraId="3EC9B7BF" w14:textId="5ABFD3A1" w:rsidR="00662829" w:rsidRDefault="00662829" w:rsidP="00662829">
      <w:pPr>
        <w:rPr>
          <w:highlight w:val="white"/>
          <w:lang w:val="sv-SE"/>
        </w:rPr>
      </w:pPr>
      <w:r>
        <w:rPr>
          <w:highlight w:val="white"/>
          <w:lang w:val="sv-SE"/>
        </w:rPr>
        <w:lastRenderedPageBreak/>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 xml:space="preserve">it interprets </w:t>
      </w:r>
      <w:r w:rsidR="00887961">
        <w:rPr>
          <w:highlight w:val="white"/>
        </w:rPr>
        <w:t xml:space="preserve">initialization lists an compare them to the defined type. However, </w:t>
      </w:r>
      <w:r w:rsidR="00AE10A3">
        <w:rPr>
          <w:highlight w:val="white"/>
        </w:rPr>
        <w:t>i</w:t>
      </w:r>
      <w:r w:rsidR="00887961">
        <w:rPr>
          <w:highlight w:val="white"/>
        </w:rPr>
        <w:t>t does not generate assignment instruction, but rather data blocks holdin</w:t>
      </w:r>
      <w:r w:rsidR="00917F92">
        <w:rPr>
          <w:highlight w:val="white"/>
        </w:rPr>
        <w:t>g</w:t>
      </w:r>
      <w:r w:rsidR="00887961">
        <w:rPr>
          <w:highlight w:val="white"/>
        </w:rPr>
        <w:t xml:space="preserve"> the initializations values.</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6906DF3D" w14:textId="77777777" w:rsidR="00E03072" w:rsidRPr="00E03072" w:rsidRDefault="00E03072" w:rsidP="00E03072">
      <w:pPr>
        <w:pStyle w:val="Code"/>
        <w:rPr>
          <w:highlight w:val="white"/>
        </w:rPr>
      </w:pPr>
      <w:r w:rsidRPr="00E03072">
        <w:rPr>
          <w:highlight w:val="white"/>
        </w:rPr>
        <w:t>using System.Collections.Generic;</w:t>
      </w:r>
    </w:p>
    <w:p w14:paraId="47AF1EF8" w14:textId="77777777" w:rsidR="00E03072" w:rsidRPr="00E03072" w:rsidRDefault="00E03072" w:rsidP="00E03072">
      <w:pPr>
        <w:pStyle w:val="Code"/>
        <w:rPr>
          <w:highlight w:val="white"/>
        </w:rPr>
      </w:pPr>
    </w:p>
    <w:p w14:paraId="2443FAF2" w14:textId="77777777" w:rsidR="00E03072" w:rsidRPr="00E03072" w:rsidRDefault="00E03072" w:rsidP="00E03072">
      <w:pPr>
        <w:pStyle w:val="Code"/>
        <w:rPr>
          <w:highlight w:val="white"/>
        </w:rPr>
      </w:pPr>
      <w:r w:rsidRPr="00E03072">
        <w:rPr>
          <w:highlight w:val="white"/>
        </w:rPr>
        <w:t>namespace CCompiler {</w:t>
      </w:r>
    </w:p>
    <w:p w14:paraId="5EFECA23" w14:textId="42FB84FA" w:rsidR="00E03072" w:rsidRPr="00E03072" w:rsidRDefault="00E03072" w:rsidP="00E03072">
      <w:pPr>
        <w:pStyle w:val="Code"/>
        <w:rPr>
          <w:highlight w:val="white"/>
        </w:rPr>
      </w:pPr>
      <w:r w:rsidRPr="00E03072">
        <w:rPr>
          <w:highlight w:val="white"/>
        </w:rPr>
        <w:t xml:space="preserve">  public class GenerateStatic</w:t>
      </w:r>
      <w:r w:rsidR="002F35C1">
        <w:rPr>
          <w:highlight w:val="white"/>
        </w:rPr>
        <w:t>Initializer</w:t>
      </w:r>
      <w:r w:rsidRPr="00E03072">
        <w:rPr>
          <w:highlight w:val="white"/>
        </w:rPr>
        <w:t xml:space="preserve"> {</w:t>
      </w:r>
    </w:p>
    <w:p w14:paraId="3F4F7657" w14:textId="77777777" w:rsidR="00626C6E" w:rsidRDefault="00E03072" w:rsidP="00E03072">
      <w:pPr>
        <w:pStyle w:val="Code"/>
        <w:rPr>
          <w:highlight w:val="white"/>
        </w:rPr>
      </w:pPr>
      <w:r w:rsidRPr="00E03072">
        <w:rPr>
          <w:highlight w:val="white"/>
        </w:rPr>
        <w:t xml:space="preserve">    public static List&lt;MiddleCode&gt; GenerateStatic(Type toType,</w:t>
      </w:r>
    </w:p>
    <w:p w14:paraId="6F9D91B4" w14:textId="37E975B6" w:rsidR="00E03072" w:rsidRPr="00E03072" w:rsidRDefault="00626C6E" w:rsidP="00E03072">
      <w:pPr>
        <w:pStyle w:val="Code"/>
        <w:rPr>
          <w:highlight w:val="white"/>
        </w:rPr>
      </w:pPr>
      <w:r>
        <w:rPr>
          <w:highlight w:val="white"/>
        </w:rPr>
        <w:t xml:space="preserve">                                                  </w:t>
      </w:r>
      <w:r w:rsidR="00E03072" w:rsidRPr="00E03072">
        <w:rPr>
          <w:highlight w:val="white"/>
        </w:rPr>
        <w:t>object from</w:t>
      </w:r>
      <w:r w:rsidR="002F35C1">
        <w:rPr>
          <w:highlight w:val="white"/>
        </w:rPr>
        <w:t>Initializer</w:t>
      </w:r>
      <w:r w:rsidR="00E03072" w:rsidRPr="00E03072">
        <w:rPr>
          <w:highlight w:val="white"/>
        </w:rPr>
        <w:t xml:space="preserve">) {      </w:t>
      </w:r>
    </w:p>
    <w:p w14:paraId="0AEBA34D" w14:textId="77777777" w:rsidR="00E03072" w:rsidRPr="00E03072" w:rsidRDefault="00E03072" w:rsidP="00E03072">
      <w:pPr>
        <w:pStyle w:val="Code"/>
        <w:rPr>
          <w:highlight w:val="white"/>
        </w:rPr>
      </w:pPr>
      <w:r w:rsidRPr="00E03072">
        <w:rPr>
          <w:highlight w:val="white"/>
        </w:rPr>
        <w:t xml:space="preserve">      List&lt;MiddleCode&gt; middleCodeList = new List&lt;MiddleCode&gt;();</w:t>
      </w:r>
    </w:p>
    <w:p w14:paraId="0CE46CA9" w14:textId="77777777" w:rsidR="00E03072" w:rsidRPr="00E03072" w:rsidRDefault="00E03072" w:rsidP="00E03072">
      <w:pPr>
        <w:pStyle w:val="Code"/>
        <w:rPr>
          <w:highlight w:val="white"/>
        </w:rPr>
      </w:pPr>
    </w:p>
    <w:p w14:paraId="32293EE6" w14:textId="044A2D27" w:rsidR="00E03072" w:rsidRPr="00E03072" w:rsidRDefault="00E03072" w:rsidP="00E03072">
      <w:pPr>
        <w:pStyle w:val="Code"/>
        <w:rPr>
          <w:highlight w:val="white"/>
        </w:rPr>
      </w:pPr>
      <w:r w:rsidRPr="00E03072">
        <w:rPr>
          <w:highlight w:val="white"/>
        </w:rPr>
        <w:t xml:space="preserve">      if (from</w:t>
      </w:r>
      <w:r w:rsidR="002F35C1">
        <w:rPr>
          <w:highlight w:val="white"/>
        </w:rPr>
        <w:t>Initializer</w:t>
      </w:r>
      <w:r w:rsidRPr="00E03072">
        <w:rPr>
          <w:highlight w:val="white"/>
        </w:rPr>
        <w:t xml:space="preserve"> is Expression) {</w:t>
      </w:r>
    </w:p>
    <w:p w14:paraId="735EDD89" w14:textId="68B20050" w:rsidR="00E03072" w:rsidRPr="00E03072" w:rsidRDefault="00E03072" w:rsidP="00E03072">
      <w:pPr>
        <w:pStyle w:val="Code"/>
        <w:rPr>
          <w:highlight w:val="white"/>
        </w:rPr>
      </w:pPr>
      <w:r w:rsidRPr="00E03072">
        <w:rPr>
          <w:highlight w:val="white"/>
        </w:rPr>
        <w:t xml:space="preserve">        Expression fromExpression = (Expression) from</w:t>
      </w:r>
      <w:r w:rsidR="002F35C1">
        <w:rPr>
          <w:highlight w:val="white"/>
        </w:rPr>
        <w:t>Initializer</w:t>
      </w:r>
      <w:r w:rsidRPr="00E03072">
        <w:rPr>
          <w:highlight w:val="white"/>
        </w:rPr>
        <w:t>;</w:t>
      </w:r>
    </w:p>
    <w:p w14:paraId="1965C4C3" w14:textId="466F6BE4" w:rsidR="00E03072" w:rsidRPr="00E03072" w:rsidRDefault="00E03072" w:rsidP="00E03072">
      <w:pPr>
        <w:pStyle w:val="Code"/>
        <w:rPr>
          <w:highlight w:val="white"/>
        </w:rPr>
      </w:pPr>
      <w:r w:rsidRPr="00E03072">
        <w:rPr>
          <w:highlight w:val="white"/>
        </w:rPr>
        <w:t xml:space="preserve">        Symbol fromSymbol = ((Expression) from</w:t>
      </w:r>
      <w:r w:rsidR="002F35C1">
        <w:rPr>
          <w:highlight w:val="white"/>
        </w:rPr>
        <w:t>Initializer</w:t>
      </w:r>
      <w:r w:rsidRPr="00E03072">
        <w:rPr>
          <w:highlight w:val="white"/>
        </w:rPr>
        <w:t>).Symbol;</w:t>
      </w:r>
    </w:p>
    <w:p w14:paraId="2E5050D9" w14:textId="77777777" w:rsidR="006725F0" w:rsidRDefault="00E03072" w:rsidP="00E03072">
      <w:pPr>
        <w:pStyle w:val="Code"/>
        <w:rPr>
          <w:highlight w:val="white"/>
        </w:rPr>
      </w:pPr>
      <w:r w:rsidRPr="00E03072">
        <w:rPr>
          <w:highlight w:val="white"/>
        </w:rPr>
        <w:t xml:space="preserve">        Assert.Error(fromSymbol.IsExternOrStatic(), fromSymbol,</w:t>
      </w:r>
    </w:p>
    <w:p w14:paraId="703A2735" w14:textId="2E19E470"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Message.Non__static_</w:t>
      </w:r>
      <w:r w:rsidR="002F35C1">
        <w:rPr>
          <w:highlight w:val="white"/>
        </w:rPr>
        <w:t>initializer</w:t>
      </w:r>
      <w:r w:rsidR="00E03072" w:rsidRPr="00E03072">
        <w:rPr>
          <w:highlight w:val="white"/>
        </w:rPr>
        <w:t>);</w:t>
      </w:r>
    </w:p>
    <w:p w14:paraId="01FF0934" w14:textId="77777777" w:rsidR="00E03072" w:rsidRPr="00E03072" w:rsidRDefault="00E03072" w:rsidP="00E03072">
      <w:pPr>
        <w:pStyle w:val="Code"/>
        <w:rPr>
          <w:highlight w:val="white"/>
        </w:rPr>
      </w:pPr>
      <w:r w:rsidRPr="00E03072">
        <w:rPr>
          <w:highlight w:val="white"/>
        </w:rPr>
        <w:t xml:space="preserve">        Type fromType = fromSymbol.Type;</w:t>
      </w:r>
    </w:p>
    <w:p w14:paraId="3010C790" w14:textId="77777777" w:rsidR="00E03072" w:rsidRPr="00E03072" w:rsidRDefault="00E03072" w:rsidP="00E03072">
      <w:pPr>
        <w:pStyle w:val="Code"/>
        <w:rPr>
          <w:highlight w:val="white"/>
        </w:rPr>
      </w:pPr>
      <w:r w:rsidRPr="00E03072">
        <w:rPr>
          <w:highlight w:val="white"/>
        </w:rPr>
        <w:t xml:space="preserve">        object fromValue = fromSymbol.Value;</w:t>
      </w:r>
    </w:p>
    <w:p w14:paraId="0EC4B795" w14:textId="77777777" w:rsidR="00E03072" w:rsidRPr="00E03072" w:rsidRDefault="00E03072" w:rsidP="00E03072">
      <w:pPr>
        <w:pStyle w:val="Code"/>
        <w:rPr>
          <w:highlight w:val="white"/>
        </w:rPr>
      </w:pPr>
    </w:p>
    <w:p w14:paraId="2BC3988F" w14:textId="77777777" w:rsidR="00E03072" w:rsidRPr="00E03072" w:rsidRDefault="00E03072" w:rsidP="00E03072">
      <w:pPr>
        <w:pStyle w:val="Code"/>
        <w:rPr>
          <w:highlight w:val="white"/>
        </w:rPr>
      </w:pPr>
      <w:r w:rsidRPr="00E03072">
        <w:rPr>
          <w:highlight w:val="white"/>
        </w:rPr>
        <w:t xml:space="preserve">        if (toType.IsArray() &amp;&amp; fromType.IsString()) {</w:t>
      </w:r>
    </w:p>
    <w:p w14:paraId="09C08017" w14:textId="77777777" w:rsidR="00E03072" w:rsidRPr="00E03072" w:rsidRDefault="00E03072" w:rsidP="00E03072">
      <w:pPr>
        <w:pStyle w:val="Code"/>
        <w:rPr>
          <w:highlight w:val="white"/>
        </w:rPr>
      </w:pPr>
      <w:r w:rsidRPr="00E03072">
        <w:rPr>
          <w:highlight w:val="white"/>
        </w:rPr>
        <w:t xml:space="preserve">          Assert.ErrorA(toType.ArrayType.IsChar());</w:t>
      </w:r>
    </w:p>
    <w:p w14:paraId="38FEB98A" w14:textId="77777777" w:rsidR="00E03072" w:rsidRPr="00E03072" w:rsidRDefault="00E03072" w:rsidP="00E03072">
      <w:pPr>
        <w:pStyle w:val="Code"/>
        <w:rPr>
          <w:highlight w:val="white"/>
        </w:rPr>
      </w:pPr>
      <w:r w:rsidRPr="00E03072">
        <w:rPr>
          <w:highlight w:val="white"/>
        </w:rPr>
        <w:t xml:space="preserve">          string text = (string) fromSymbol.Value;</w:t>
      </w:r>
    </w:p>
    <w:p w14:paraId="02A45F2C" w14:textId="5CB40D1E" w:rsidR="006725F0"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w:t>
      </w:r>
    </w:p>
    <w:p w14:paraId="1F20AC0A" w14:textId="34F4780D" w:rsidR="00E03072" w:rsidRPr="00E03072" w:rsidRDefault="006725F0" w:rsidP="00E03072">
      <w:pPr>
        <w:pStyle w:val="Code"/>
        <w:rPr>
          <w:highlight w:val="white"/>
        </w:rPr>
      </w:pPr>
      <w:r>
        <w:rPr>
          <w:highlight w:val="white"/>
        </w:rPr>
        <w:t xml:space="preserve">                                    </w:t>
      </w:r>
      <w:r w:rsidR="00E03072" w:rsidRPr="00E03072">
        <w:rPr>
          <w:highlight w:val="white"/>
        </w:rPr>
        <w:t xml:space="preserve"> fromSymbol.Type.Sort, fromSymbol.Value));</w:t>
      </w:r>
    </w:p>
    <w:p w14:paraId="4374CB5B" w14:textId="77777777" w:rsidR="00E03072" w:rsidRPr="00E03072" w:rsidRDefault="00E03072" w:rsidP="00E03072">
      <w:pPr>
        <w:pStyle w:val="Code"/>
        <w:rPr>
          <w:highlight w:val="white"/>
        </w:rPr>
      </w:pPr>
      <w:r w:rsidRPr="00E03072">
        <w:rPr>
          <w:highlight w:val="white"/>
        </w:rPr>
        <w:t xml:space="preserve">        }</w:t>
      </w:r>
    </w:p>
    <w:p w14:paraId="72AA4616" w14:textId="77777777" w:rsidR="00E03072" w:rsidRPr="00E03072" w:rsidRDefault="00E03072" w:rsidP="00E03072">
      <w:pPr>
        <w:pStyle w:val="Code"/>
        <w:rPr>
          <w:highlight w:val="white"/>
        </w:rPr>
      </w:pPr>
      <w:r w:rsidRPr="00E03072">
        <w:rPr>
          <w:highlight w:val="white"/>
        </w:rPr>
        <w:t xml:space="preserve">        else if (toType.IsPointer() &amp;&amp; fromType.IsString()) {</w:t>
      </w:r>
    </w:p>
    <w:p w14:paraId="094FA6A4" w14:textId="77777777" w:rsidR="00E03072" w:rsidRPr="00E03072" w:rsidRDefault="00E03072" w:rsidP="00E03072">
      <w:pPr>
        <w:pStyle w:val="Code"/>
        <w:rPr>
          <w:highlight w:val="white"/>
        </w:rPr>
      </w:pPr>
      <w:r w:rsidRPr="00E03072">
        <w:rPr>
          <w:highlight w:val="white"/>
        </w:rPr>
        <w:t xml:space="preserve">          Assert.ErrorA(toType.PointerType.IsChar());</w:t>
      </w:r>
    </w:p>
    <w:p w14:paraId="73DE5496" w14:textId="77777777" w:rsidR="00491549"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w:t>
      </w:r>
    </w:p>
    <w:p w14:paraId="796E7268" w14:textId="0D18D2C1" w:rsidR="00E03072" w:rsidRPr="00E03072" w:rsidRDefault="00491549" w:rsidP="00E03072">
      <w:pPr>
        <w:pStyle w:val="Code"/>
        <w:rPr>
          <w:highlight w:val="white"/>
        </w:rPr>
      </w:pPr>
      <w:r>
        <w:rPr>
          <w:highlight w:val="white"/>
        </w:rPr>
        <w:t xml:space="preserve">                 </w:t>
      </w:r>
      <w:r w:rsidR="00E03072" w:rsidRPr="00E03072">
        <w:rPr>
          <w:highlight w:val="white"/>
        </w:rPr>
        <w:t xml:space="preserve"> Sort.Pointer,</w:t>
      </w:r>
      <w:r>
        <w:rPr>
          <w:highlight w:val="white"/>
        </w:rPr>
        <w:t xml:space="preserve"> </w:t>
      </w:r>
      <w:r w:rsidR="00E03072" w:rsidRPr="00E03072">
        <w:rPr>
          <w:highlight w:val="white"/>
        </w:rPr>
        <w:t>Symbol.ValueName(toType, fromSymbol.Value)));</w:t>
      </w:r>
    </w:p>
    <w:p w14:paraId="1D27FD70" w14:textId="77777777" w:rsidR="00E03072" w:rsidRPr="00E03072" w:rsidRDefault="00E03072" w:rsidP="00E03072">
      <w:pPr>
        <w:pStyle w:val="Code"/>
        <w:rPr>
          <w:highlight w:val="white"/>
        </w:rPr>
      </w:pPr>
      <w:r w:rsidRPr="00E03072">
        <w:rPr>
          <w:highlight w:val="white"/>
        </w:rPr>
        <w:t xml:space="preserve">        }</w:t>
      </w:r>
    </w:p>
    <w:p w14:paraId="22327CB1" w14:textId="77777777" w:rsidR="00E03072" w:rsidRPr="00E03072" w:rsidRDefault="00E03072" w:rsidP="00E03072">
      <w:pPr>
        <w:pStyle w:val="Code"/>
        <w:rPr>
          <w:highlight w:val="white"/>
        </w:rPr>
      </w:pPr>
      <w:r w:rsidRPr="00E03072">
        <w:rPr>
          <w:highlight w:val="white"/>
        </w:rPr>
        <w:t xml:space="preserve">        else if (toType.IsPointer() &amp;&amp; (fromSymbol.Value is StaticAddress)) {</w:t>
      </w:r>
    </w:p>
    <w:p w14:paraId="05E66553" w14:textId="77777777" w:rsidR="00E03072" w:rsidRPr="00E03072" w:rsidRDefault="00E03072" w:rsidP="00E03072">
      <w:pPr>
        <w:pStyle w:val="Code"/>
        <w:rPr>
          <w:highlight w:val="white"/>
        </w:rPr>
      </w:pPr>
      <w:r w:rsidRPr="00E03072">
        <w:rPr>
          <w:highlight w:val="white"/>
        </w:rPr>
        <w:t xml:space="preserve">          Assert.ErrorA(fromType.IsPointer()  &amp;&amp; toType.IsPointer());</w:t>
      </w:r>
    </w:p>
    <w:p w14:paraId="58461FC2" w14:textId="77777777" w:rsidR="00290027"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w:t>
      </w:r>
    </w:p>
    <w:p w14:paraId="72C9DE84" w14:textId="6C920790" w:rsidR="00E03072" w:rsidRPr="00E03072" w:rsidRDefault="00290027" w:rsidP="00E03072">
      <w:pPr>
        <w:pStyle w:val="Code"/>
        <w:rPr>
          <w:highlight w:val="white"/>
        </w:rPr>
      </w:pPr>
      <w:r>
        <w:rPr>
          <w:highlight w:val="white"/>
        </w:rPr>
        <w:t xml:space="preserve">                                           </w:t>
      </w:r>
      <w:r w:rsidR="00E03072" w:rsidRPr="00E03072">
        <w:rPr>
          <w:highlight w:val="white"/>
        </w:rPr>
        <w:t xml:space="preserve"> toType.Sort, fromSymbol.Value));</w:t>
      </w:r>
    </w:p>
    <w:p w14:paraId="456A6517" w14:textId="77777777" w:rsidR="00E03072" w:rsidRPr="00E03072" w:rsidRDefault="00E03072" w:rsidP="00E03072">
      <w:pPr>
        <w:pStyle w:val="Code"/>
        <w:rPr>
          <w:highlight w:val="white"/>
        </w:rPr>
      </w:pPr>
      <w:r w:rsidRPr="00E03072">
        <w:rPr>
          <w:highlight w:val="white"/>
        </w:rPr>
        <w:t xml:space="preserve">        }</w:t>
      </w:r>
    </w:p>
    <w:p w14:paraId="1DB4F601" w14:textId="77777777" w:rsidR="00E03072" w:rsidRPr="00E03072" w:rsidRDefault="00E03072" w:rsidP="00E03072">
      <w:pPr>
        <w:pStyle w:val="Code"/>
        <w:rPr>
          <w:highlight w:val="white"/>
        </w:rPr>
      </w:pPr>
      <w:r w:rsidRPr="00E03072">
        <w:rPr>
          <w:highlight w:val="white"/>
        </w:rPr>
        <w:t xml:space="preserve">        else if (toType.IsPointer() &amp;&amp; fromType.IsArrayFunctionOrString()) {</w:t>
      </w:r>
    </w:p>
    <w:p w14:paraId="4DA2F659" w14:textId="77777777" w:rsidR="00337F95" w:rsidRDefault="00E03072" w:rsidP="00E03072">
      <w:pPr>
        <w:pStyle w:val="Code"/>
        <w:rPr>
          <w:highlight w:val="white"/>
        </w:rPr>
      </w:pPr>
      <w:r w:rsidRPr="00E03072">
        <w:rPr>
          <w:highlight w:val="white"/>
        </w:rPr>
        <w:t xml:space="preserve">          Assert.ErrorA((fromType.IsString() &amp;&amp; toType.PointerType.IsChar())</w:t>
      </w:r>
    </w:p>
    <w:p w14:paraId="4672EC2F" w14:textId="7685C187" w:rsidR="002C2806" w:rsidRDefault="00337F95" w:rsidP="00E03072">
      <w:pPr>
        <w:pStyle w:val="Code"/>
        <w:rPr>
          <w:highlight w:val="white"/>
        </w:rPr>
      </w:pPr>
      <w:r>
        <w:rPr>
          <w:highlight w:val="white"/>
        </w:rPr>
        <w:t xml:space="preserve">                      </w:t>
      </w:r>
      <w:r w:rsidR="00E03072" w:rsidRPr="00E03072">
        <w:rPr>
          <w:highlight w:val="white"/>
        </w:rPr>
        <w:t xml:space="preserve"> </w:t>
      </w:r>
      <w:r>
        <w:rPr>
          <w:highlight w:val="white"/>
        </w:rPr>
        <w:t xml:space="preserve"> </w:t>
      </w:r>
      <w:r w:rsidR="00E03072" w:rsidRPr="00E03072">
        <w:rPr>
          <w:highlight w:val="white"/>
        </w:rPr>
        <w:t>||(fromType.IsArray() &amp;&amp;</w:t>
      </w:r>
    </w:p>
    <w:p w14:paraId="4FC38DA1" w14:textId="1D120148" w:rsidR="00E03072" w:rsidRPr="00E03072" w:rsidRDefault="002C2806" w:rsidP="00E03072">
      <w:pPr>
        <w:pStyle w:val="Code"/>
        <w:rPr>
          <w:highlight w:val="white"/>
        </w:rPr>
      </w:pPr>
      <w:r>
        <w:rPr>
          <w:highlight w:val="white"/>
        </w:rPr>
        <w:t xml:space="preserve">                       </w:t>
      </w:r>
      <w:r w:rsidR="00173577">
        <w:rPr>
          <w:highlight w:val="white"/>
        </w:rPr>
        <w:t xml:space="preserve">   </w:t>
      </w:r>
      <w:r w:rsidR="00E03072" w:rsidRPr="00E03072">
        <w:rPr>
          <w:highlight w:val="white"/>
        </w:rPr>
        <w:t xml:space="preserve"> fromType.ArrayType.Equals(toType.PointerType)) ||</w:t>
      </w:r>
    </w:p>
    <w:p w14:paraId="193D8A11" w14:textId="4EE0AC54" w:rsidR="002C2806" w:rsidRDefault="00E03072" w:rsidP="00E03072">
      <w:pPr>
        <w:pStyle w:val="Code"/>
        <w:rPr>
          <w:highlight w:val="white"/>
        </w:rPr>
      </w:pPr>
      <w:r w:rsidRPr="00E03072">
        <w:rPr>
          <w:highlight w:val="white"/>
        </w:rPr>
        <w:t xml:space="preserve">                       </w:t>
      </w:r>
      <w:r w:rsidR="000067F4">
        <w:rPr>
          <w:highlight w:val="white"/>
        </w:rPr>
        <w:t xml:space="preserve"> </w:t>
      </w:r>
      <w:r w:rsidRPr="00E03072">
        <w:rPr>
          <w:highlight w:val="white"/>
        </w:rPr>
        <w:t>(fromType.IsFunction() &amp;&amp;</w:t>
      </w:r>
    </w:p>
    <w:p w14:paraId="1C1D2A1D" w14:textId="1C3FF5E0" w:rsidR="00E03072" w:rsidRPr="00E03072" w:rsidRDefault="002C2806" w:rsidP="00E03072">
      <w:pPr>
        <w:pStyle w:val="Code"/>
        <w:rPr>
          <w:highlight w:val="white"/>
        </w:rPr>
      </w:pPr>
      <w:r>
        <w:rPr>
          <w:highlight w:val="white"/>
        </w:rPr>
        <w:t xml:space="preserve">                       </w:t>
      </w:r>
      <w:r w:rsidR="00E03072" w:rsidRPr="00E03072">
        <w:rPr>
          <w:highlight w:val="white"/>
        </w:rPr>
        <w:t xml:space="preserve"> </w:t>
      </w:r>
      <w:r w:rsidR="000067F4">
        <w:rPr>
          <w:highlight w:val="white"/>
        </w:rPr>
        <w:t xml:space="preserve"> </w:t>
      </w:r>
      <w:r w:rsidR="00E03072" w:rsidRPr="00E03072">
        <w:rPr>
          <w:highlight w:val="white"/>
        </w:rPr>
        <w:t>fromType.Equals(toType.PointerType)));</w:t>
      </w:r>
    </w:p>
    <w:p w14:paraId="25E55F19" w14:textId="77777777" w:rsidR="00E03072" w:rsidRPr="00E03072" w:rsidRDefault="00E03072" w:rsidP="00E03072">
      <w:pPr>
        <w:pStyle w:val="Code"/>
        <w:rPr>
          <w:highlight w:val="white"/>
        </w:rPr>
      </w:pPr>
      <w:r w:rsidRPr="00E03072">
        <w:rPr>
          <w:highlight w:val="white"/>
        </w:rPr>
        <w:t xml:space="preserve">          if (fromType.IsArray()) {</w:t>
      </w:r>
    </w:p>
    <w:p w14:paraId="61106D55" w14:textId="77777777" w:rsidR="002C2806" w:rsidRDefault="00E03072" w:rsidP="00E03072">
      <w:pPr>
        <w:pStyle w:val="Code"/>
        <w:rPr>
          <w:highlight w:val="white"/>
        </w:rPr>
      </w:pPr>
      <w:r w:rsidRPr="00E03072">
        <w:rPr>
          <w:highlight w:val="white"/>
        </w:rPr>
        <w:t xml:space="preserve">            StaticAddress staticAddress =</w:t>
      </w:r>
    </w:p>
    <w:p w14:paraId="6B7DFD46" w14:textId="1EC50A21" w:rsidR="00E03072" w:rsidRPr="00E03072" w:rsidRDefault="002C2806" w:rsidP="00E03072">
      <w:pPr>
        <w:pStyle w:val="Code"/>
        <w:rPr>
          <w:highlight w:val="white"/>
        </w:rPr>
      </w:pPr>
      <w:r>
        <w:rPr>
          <w:highlight w:val="white"/>
        </w:rPr>
        <w:t xml:space="preserve">              </w:t>
      </w:r>
      <w:r w:rsidR="00E03072" w:rsidRPr="00E03072">
        <w:rPr>
          <w:highlight w:val="white"/>
        </w:rPr>
        <w:t>new StaticAddress(fromSymbol.UniqueName, 0);</w:t>
      </w:r>
    </w:p>
    <w:p w14:paraId="268F6CBB" w14:textId="4EA50948" w:rsidR="002C2806"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w:t>
      </w:r>
    </w:p>
    <w:p w14:paraId="5B6A534D" w14:textId="238C8AA7"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staticAddress));</w:t>
      </w:r>
    </w:p>
    <w:p w14:paraId="190A87F8" w14:textId="77777777" w:rsidR="00E03072" w:rsidRPr="00E03072" w:rsidRDefault="00E03072" w:rsidP="00E03072">
      <w:pPr>
        <w:pStyle w:val="Code"/>
        <w:rPr>
          <w:highlight w:val="white"/>
        </w:rPr>
      </w:pPr>
      <w:r w:rsidRPr="00E03072">
        <w:rPr>
          <w:highlight w:val="white"/>
        </w:rPr>
        <w:t xml:space="preserve">          }</w:t>
      </w:r>
    </w:p>
    <w:p w14:paraId="440EE426" w14:textId="77777777" w:rsidR="00E03072" w:rsidRPr="00E03072" w:rsidRDefault="00E03072" w:rsidP="00E03072">
      <w:pPr>
        <w:pStyle w:val="Code"/>
        <w:rPr>
          <w:highlight w:val="white"/>
        </w:rPr>
      </w:pPr>
      <w:r w:rsidRPr="00E03072">
        <w:rPr>
          <w:highlight w:val="white"/>
        </w:rPr>
        <w:t xml:space="preserve">          else {</w:t>
      </w:r>
    </w:p>
    <w:p w14:paraId="37BC0E24" w14:textId="43A18B65" w:rsidR="002C2806"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w:t>
      </w:r>
    </w:p>
    <w:p w14:paraId="0A536258" w14:textId="434FD47B"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fromSymbol.Value));</w:t>
      </w:r>
    </w:p>
    <w:p w14:paraId="3BF089F5" w14:textId="77777777" w:rsidR="00E03072" w:rsidRPr="00E03072" w:rsidRDefault="00E03072" w:rsidP="00E03072">
      <w:pPr>
        <w:pStyle w:val="Code"/>
        <w:rPr>
          <w:highlight w:val="white"/>
        </w:rPr>
      </w:pPr>
      <w:r w:rsidRPr="00E03072">
        <w:rPr>
          <w:highlight w:val="white"/>
        </w:rPr>
        <w:t xml:space="preserve">          }</w:t>
      </w:r>
    </w:p>
    <w:p w14:paraId="15E95A7E" w14:textId="77777777" w:rsidR="00E03072" w:rsidRPr="00E03072" w:rsidRDefault="00E03072" w:rsidP="00E03072">
      <w:pPr>
        <w:pStyle w:val="Code"/>
        <w:rPr>
          <w:highlight w:val="white"/>
        </w:rPr>
      </w:pPr>
      <w:r w:rsidRPr="00E03072">
        <w:rPr>
          <w:highlight w:val="white"/>
        </w:rPr>
        <w:t xml:space="preserve">        }</w:t>
      </w:r>
    </w:p>
    <w:p w14:paraId="34414920" w14:textId="77777777" w:rsidR="00E03072" w:rsidRPr="00E03072" w:rsidRDefault="00E03072" w:rsidP="00E03072">
      <w:pPr>
        <w:pStyle w:val="Code"/>
        <w:rPr>
          <w:highlight w:val="white"/>
        </w:rPr>
      </w:pPr>
      <w:r w:rsidRPr="00E03072">
        <w:rPr>
          <w:highlight w:val="white"/>
        </w:rPr>
        <w:t xml:space="preserve">        else {</w:t>
      </w:r>
    </w:p>
    <w:p w14:paraId="18DC40DB" w14:textId="77777777" w:rsidR="002C2806" w:rsidRDefault="00E03072" w:rsidP="00E03072">
      <w:pPr>
        <w:pStyle w:val="Code"/>
        <w:rPr>
          <w:highlight w:val="white"/>
        </w:rPr>
      </w:pPr>
      <w:r w:rsidRPr="00E03072">
        <w:rPr>
          <w:highlight w:val="white"/>
        </w:rPr>
        <w:t xml:space="preserve">          Expression toExpression =</w:t>
      </w:r>
    </w:p>
    <w:p w14:paraId="479F10B0" w14:textId="7A4ABC6B" w:rsidR="00E03072" w:rsidRPr="00E03072" w:rsidRDefault="002C2806" w:rsidP="00E03072">
      <w:pPr>
        <w:pStyle w:val="Code"/>
        <w:rPr>
          <w:highlight w:val="white"/>
        </w:rPr>
      </w:pPr>
      <w:r>
        <w:rPr>
          <w:highlight w:val="white"/>
        </w:rPr>
        <w:lastRenderedPageBreak/>
        <w:t xml:space="preserve">           </w:t>
      </w:r>
      <w:r w:rsidR="00E03072" w:rsidRPr="00E03072">
        <w:rPr>
          <w:highlight w:val="white"/>
        </w:rPr>
        <w:t xml:space="preserve"> TypeCast.ImplicitCast(fromExpression, toType);</w:t>
      </w:r>
    </w:p>
    <w:p w14:paraId="3C501564" w14:textId="77777777" w:rsidR="00E03072" w:rsidRPr="00E03072" w:rsidRDefault="00E03072" w:rsidP="00E03072">
      <w:pPr>
        <w:pStyle w:val="Code"/>
        <w:rPr>
          <w:highlight w:val="white"/>
        </w:rPr>
      </w:pPr>
      <w:r w:rsidRPr="00E03072">
        <w:rPr>
          <w:highlight w:val="white"/>
        </w:rPr>
        <w:t xml:space="preserve">          Symbol toSymbol = toExpression.Symbol;</w:t>
      </w:r>
    </w:p>
    <w:p w14:paraId="360492C3" w14:textId="77777777" w:rsidR="002C2806" w:rsidRDefault="00E03072" w:rsidP="00E03072">
      <w:pPr>
        <w:pStyle w:val="Code"/>
        <w:rPr>
          <w:highlight w:val="white"/>
        </w:rPr>
      </w:pPr>
      <w:r w:rsidRPr="00E03072">
        <w:rPr>
          <w:highlight w:val="white"/>
        </w:rPr>
        <w:t xml:space="preserve">          Assert.Error(toSymbol.Value != null, toSymbol,</w:t>
      </w:r>
    </w:p>
    <w:p w14:paraId="675174EB" w14:textId="5BA2A39C" w:rsidR="00E03072" w:rsidRPr="00E03072" w:rsidRDefault="002C2806" w:rsidP="00E03072">
      <w:pPr>
        <w:pStyle w:val="Code"/>
        <w:rPr>
          <w:highlight w:val="white"/>
        </w:rPr>
      </w:pPr>
      <w:r>
        <w:rPr>
          <w:highlight w:val="white"/>
        </w:rPr>
        <w:t xml:space="preserve">                      </w:t>
      </w:r>
      <w:r w:rsidR="00E03072" w:rsidRPr="00E03072">
        <w:rPr>
          <w:highlight w:val="white"/>
        </w:rPr>
        <w:t xml:space="preserve"> Message.Non__constant_expression);</w:t>
      </w:r>
    </w:p>
    <w:p w14:paraId="7D2A5B03" w14:textId="2D9EE84A" w:rsidR="002C2806" w:rsidRDefault="00E03072" w:rsidP="00E03072">
      <w:pPr>
        <w:pStyle w:val="Code"/>
        <w:rPr>
          <w:highlight w:val="white"/>
        </w:rPr>
      </w:pPr>
      <w:r w:rsidRPr="00E03072">
        <w:rPr>
          <w:highlight w:val="white"/>
        </w:rPr>
        <w:t xml:space="preserve">          middleCodeList.Add(new MiddleCode(MiddleOperator.</w:t>
      </w:r>
      <w:r w:rsidR="002F35C1">
        <w:rPr>
          <w:highlight w:val="white"/>
        </w:rPr>
        <w:t>Initializer</w:t>
      </w:r>
      <w:r w:rsidRPr="00E03072">
        <w:rPr>
          <w:highlight w:val="white"/>
        </w:rPr>
        <w:t>,</w:t>
      </w:r>
    </w:p>
    <w:p w14:paraId="3AFF422C" w14:textId="78A23598"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fromSymbol.Type.Sort, fromSymbol.Value));</w:t>
      </w:r>
    </w:p>
    <w:p w14:paraId="6D9A73EA" w14:textId="77777777" w:rsidR="00E03072" w:rsidRPr="00E03072" w:rsidRDefault="00E03072" w:rsidP="00E03072">
      <w:pPr>
        <w:pStyle w:val="Code"/>
        <w:rPr>
          <w:highlight w:val="white"/>
        </w:rPr>
      </w:pPr>
      <w:r w:rsidRPr="00E03072">
        <w:rPr>
          <w:highlight w:val="white"/>
        </w:rPr>
        <w:t xml:space="preserve">        }</w:t>
      </w:r>
    </w:p>
    <w:p w14:paraId="595DC15B" w14:textId="77777777" w:rsidR="00E03072" w:rsidRPr="00E03072" w:rsidRDefault="00E03072" w:rsidP="00E03072">
      <w:pPr>
        <w:pStyle w:val="Code"/>
        <w:rPr>
          <w:highlight w:val="white"/>
        </w:rPr>
      </w:pPr>
      <w:r w:rsidRPr="00E03072">
        <w:rPr>
          <w:highlight w:val="white"/>
        </w:rPr>
        <w:t xml:space="preserve">      }</w:t>
      </w:r>
    </w:p>
    <w:p w14:paraId="7CCFA8E1" w14:textId="77777777" w:rsidR="00E03072" w:rsidRPr="00E03072" w:rsidRDefault="00E03072" w:rsidP="00E03072">
      <w:pPr>
        <w:pStyle w:val="Code"/>
        <w:rPr>
          <w:highlight w:val="white"/>
        </w:rPr>
      </w:pPr>
      <w:r w:rsidRPr="00E03072">
        <w:rPr>
          <w:highlight w:val="white"/>
        </w:rPr>
        <w:t xml:space="preserve">      else {</w:t>
      </w:r>
    </w:p>
    <w:p w14:paraId="458EC45D" w14:textId="369BDB86" w:rsidR="00E03072" w:rsidRPr="00E03072" w:rsidRDefault="00E03072" w:rsidP="00E03072">
      <w:pPr>
        <w:pStyle w:val="Code"/>
        <w:rPr>
          <w:highlight w:val="white"/>
        </w:rPr>
      </w:pPr>
      <w:r w:rsidRPr="00E03072">
        <w:rPr>
          <w:highlight w:val="white"/>
        </w:rPr>
        <w:t xml:space="preserve">        List&lt;object&gt; fromList = (List&lt;object&gt;) from</w:t>
      </w:r>
      <w:r w:rsidR="002F35C1">
        <w:rPr>
          <w:highlight w:val="white"/>
        </w:rPr>
        <w:t>Initializer</w:t>
      </w:r>
      <w:r w:rsidRPr="00E03072">
        <w:rPr>
          <w:highlight w:val="white"/>
        </w:rPr>
        <w:t>;</w:t>
      </w:r>
    </w:p>
    <w:p w14:paraId="110FEABF" w14:textId="77777777" w:rsidR="00E03072" w:rsidRPr="00E03072" w:rsidRDefault="00E03072" w:rsidP="00E03072">
      <w:pPr>
        <w:pStyle w:val="Code"/>
        <w:rPr>
          <w:highlight w:val="white"/>
        </w:rPr>
      </w:pPr>
      <w:r w:rsidRPr="00E03072">
        <w:rPr>
          <w:highlight w:val="white"/>
        </w:rPr>
        <w:t xml:space="preserve">      </w:t>
      </w:r>
    </w:p>
    <w:p w14:paraId="2AAD5563" w14:textId="77777777" w:rsidR="00E03072" w:rsidRPr="00E03072" w:rsidRDefault="00E03072" w:rsidP="00E03072">
      <w:pPr>
        <w:pStyle w:val="Code"/>
        <w:rPr>
          <w:highlight w:val="white"/>
        </w:rPr>
      </w:pPr>
      <w:r w:rsidRPr="00E03072">
        <w:rPr>
          <w:highlight w:val="white"/>
        </w:rPr>
        <w:t xml:space="preserve">        switch (toType.Sort) {</w:t>
      </w:r>
    </w:p>
    <w:p w14:paraId="56B1930D" w14:textId="77777777" w:rsidR="00E03072" w:rsidRPr="00E03072" w:rsidRDefault="00E03072" w:rsidP="00E03072">
      <w:pPr>
        <w:pStyle w:val="Code"/>
        <w:rPr>
          <w:highlight w:val="white"/>
        </w:rPr>
      </w:pPr>
      <w:r w:rsidRPr="00E03072">
        <w:rPr>
          <w:highlight w:val="white"/>
        </w:rPr>
        <w:t xml:space="preserve">          case Sort.Array: {</w:t>
      </w:r>
    </w:p>
    <w:p w14:paraId="75633CA0" w14:textId="77777777" w:rsidR="00E03072" w:rsidRPr="00E03072" w:rsidRDefault="00E03072" w:rsidP="00E03072">
      <w:pPr>
        <w:pStyle w:val="Code"/>
        <w:rPr>
          <w:highlight w:val="white"/>
        </w:rPr>
      </w:pPr>
      <w:r w:rsidRPr="00E03072">
        <w:rPr>
          <w:highlight w:val="white"/>
        </w:rPr>
        <w:t xml:space="preserve">              if (toType.ArraySize == 0) {</w:t>
      </w:r>
    </w:p>
    <w:p w14:paraId="7B19BD55" w14:textId="77777777" w:rsidR="00E03072" w:rsidRPr="00E03072" w:rsidRDefault="00E03072" w:rsidP="00E03072">
      <w:pPr>
        <w:pStyle w:val="Code"/>
        <w:rPr>
          <w:highlight w:val="white"/>
        </w:rPr>
      </w:pPr>
      <w:r w:rsidRPr="00E03072">
        <w:rPr>
          <w:highlight w:val="white"/>
        </w:rPr>
        <w:t xml:space="preserve">                toType.ArraySize = fromList.Count;</w:t>
      </w:r>
    </w:p>
    <w:p w14:paraId="258165C9" w14:textId="77777777" w:rsidR="00E03072" w:rsidRPr="00E03072" w:rsidRDefault="00E03072" w:rsidP="00E03072">
      <w:pPr>
        <w:pStyle w:val="Code"/>
        <w:rPr>
          <w:highlight w:val="white"/>
        </w:rPr>
      </w:pPr>
      <w:r w:rsidRPr="00E03072">
        <w:rPr>
          <w:highlight w:val="white"/>
        </w:rPr>
        <w:t xml:space="preserve">              }</w:t>
      </w:r>
    </w:p>
    <w:p w14:paraId="702A85E4" w14:textId="77777777" w:rsidR="00E03072" w:rsidRPr="00E03072" w:rsidRDefault="00E03072" w:rsidP="00E03072">
      <w:pPr>
        <w:pStyle w:val="Code"/>
        <w:rPr>
          <w:highlight w:val="white"/>
        </w:rPr>
      </w:pPr>
    </w:p>
    <w:p w14:paraId="4A50E6E9" w14:textId="77777777" w:rsidR="002C2806" w:rsidRDefault="00E03072" w:rsidP="00E03072">
      <w:pPr>
        <w:pStyle w:val="Code"/>
        <w:rPr>
          <w:highlight w:val="white"/>
        </w:rPr>
      </w:pPr>
      <w:r w:rsidRPr="00E03072">
        <w:rPr>
          <w:highlight w:val="white"/>
        </w:rPr>
        <w:t xml:space="preserve">              Assert.Error(!(fromList.Count &gt; toType.ArraySize),</w:t>
      </w:r>
    </w:p>
    <w:p w14:paraId="2A5F6CAC" w14:textId="46BB692A"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 Message.Too_many_</w:t>
      </w:r>
      <w:r w:rsidR="002F35C1">
        <w:rPr>
          <w:highlight w:val="white"/>
        </w:rPr>
        <w:t>initializer</w:t>
      </w:r>
      <w:r w:rsidR="00E03072" w:rsidRPr="00E03072">
        <w:rPr>
          <w:highlight w:val="white"/>
        </w:rPr>
        <w:t>s);</w:t>
      </w:r>
    </w:p>
    <w:p w14:paraId="7CF9CB4F" w14:textId="77777777" w:rsidR="00E03072" w:rsidRPr="00E03072" w:rsidRDefault="00E03072" w:rsidP="00E03072">
      <w:pPr>
        <w:pStyle w:val="Code"/>
        <w:rPr>
          <w:highlight w:val="white"/>
        </w:rPr>
      </w:pPr>
      <w:r w:rsidRPr="00E03072">
        <w:rPr>
          <w:highlight w:val="white"/>
        </w:rPr>
        <w:t xml:space="preserve">            </w:t>
      </w:r>
    </w:p>
    <w:p w14:paraId="15F981F9" w14:textId="77777777" w:rsidR="00E03072" w:rsidRPr="00E03072" w:rsidRDefault="00E03072" w:rsidP="00E03072">
      <w:pPr>
        <w:pStyle w:val="Code"/>
        <w:rPr>
          <w:highlight w:val="white"/>
        </w:rPr>
      </w:pPr>
      <w:r w:rsidRPr="00E03072">
        <w:rPr>
          <w:highlight w:val="white"/>
        </w:rPr>
        <w:t xml:space="preserve">              foreach (object value in fromList) {</w:t>
      </w:r>
    </w:p>
    <w:p w14:paraId="33C67A0B" w14:textId="77777777" w:rsidR="00B00A93" w:rsidRDefault="00E03072" w:rsidP="00E03072">
      <w:pPr>
        <w:pStyle w:val="Code"/>
        <w:rPr>
          <w:highlight w:val="white"/>
        </w:rPr>
      </w:pPr>
      <w:r w:rsidRPr="00E03072">
        <w:rPr>
          <w:highlight w:val="white"/>
        </w:rPr>
        <w:t xml:space="preserve">                middleCodeList.AddRange(GenerateStatic(toType.ArrayType,</w:t>
      </w:r>
    </w:p>
    <w:p w14:paraId="1FFBF311" w14:textId="441C519D" w:rsidR="00E03072" w:rsidRPr="00E03072" w:rsidRDefault="00B00A93" w:rsidP="00E03072">
      <w:pPr>
        <w:pStyle w:val="Code"/>
        <w:rPr>
          <w:highlight w:val="white"/>
        </w:rPr>
      </w:pPr>
      <w:r>
        <w:rPr>
          <w:highlight w:val="white"/>
        </w:rPr>
        <w:t xml:space="preserve">                                                      </w:t>
      </w:r>
      <w:r w:rsidR="00E03072" w:rsidRPr="00E03072">
        <w:rPr>
          <w:highlight w:val="white"/>
        </w:rPr>
        <w:t xml:space="preserve"> value));</w:t>
      </w:r>
    </w:p>
    <w:p w14:paraId="1FA8A334" w14:textId="77777777" w:rsidR="00E03072" w:rsidRPr="00E03072" w:rsidRDefault="00E03072" w:rsidP="00E03072">
      <w:pPr>
        <w:pStyle w:val="Code"/>
        <w:rPr>
          <w:highlight w:val="white"/>
        </w:rPr>
      </w:pPr>
      <w:r w:rsidRPr="00E03072">
        <w:rPr>
          <w:highlight w:val="white"/>
        </w:rPr>
        <w:t xml:space="preserve">              }</w:t>
      </w:r>
    </w:p>
    <w:p w14:paraId="2389B512" w14:textId="77777777" w:rsidR="00E03072" w:rsidRPr="00E03072" w:rsidRDefault="00E03072" w:rsidP="00E03072">
      <w:pPr>
        <w:pStyle w:val="Code"/>
        <w:rPr>
          <w:highlight w:val="white"/>
        </w:rPr>
      </w:pPr>
    </w:p>
    <w:p w14:paraId="22173F2B" w14:textId="77777777" w:rsidR="00B00A93" w:rsidRDefault="00E03072" w:rsidP="00E03072">
      <w:pPr>
        <w:pStyle w:val="Code"/>
        <w:rPr>
          <w:highlight w:val="white"/>
        </w:rPr>
      </w:pPr>
      <w:r w:rsidRPr="00E03072">
        <w:rPr>
          <w:highlight w:val="white"/>
        </w:rPr>
        <w:t xml:space="preserve">              int restSize = toType.Size() -</w:t>
      </w:r>
    </w:p>
    <w:p w14:paraId="74F42956" w14:textId="06709738" w:rsidR="00E03072" w:rsidRPr="00E03072" w:rsidRDefault="00B00A93" w:rsidP="00E03072">
      <w:pPr>
        <w:pStyle w:val="Code"/>
        <w:rPr>
          <w:highlight w:val="white"/>
        </w:rPr>
      </w:pPr>
      <w:r>
        <w:rPr>
          <w:highlight w:val="white"/>
        </w:rPr>
        <w:t xml:space="preserve">                             </w:t>
      </w:r>
      <w:r w:rsidR="00E03072" w:rsidRPr="00E03072">
        <w:rPr>
          <w:highlight w:val="white"/>
        </w:rPr>
        <w:t>(fromList.Count * toType.ArrayType.Size());</w:t>
      </w:r>
    </w:p>
    <w:p w14:paraId="3F8C8F29" w14:textId="77777777" w:rsidR="0084157D" w:rsidRDefault="00E03072" w:rsidP="00E03072">
      <w:pPr>
        <w:pStyle w:val="Code"/>
        <w:rPr>
          <w:highlight w:val="white"/>
        </w:rPr>
      </w:pPr>
      <w:r w:rsidRPr="00E03072">
        <w:rPr>
          <w:highlight w:val="white"/>
        </w:rPr>
        <w:t xml:space="preserve">              middleCodeList.Add(new MiddleCode(MiddleOperator.</w:t>
      </w:r>
    </w:p>
    <w:p w14:paraId="55E2B21D" w14:textId="157A389E" w:rsidR="00E03072" w:rsidRPr="00E03072" w:rsidRDefault="0084157D" w:rsidP="00E03072">
      <w:pPr>
        <w:pStyle w:val="Code"/>
        <w:rPr>
          <w:highlight w:val="white"/>
        </w:rPr>
      </w:pPr>
      <w:r>
        <w:rPr>
          <w:highlight w:val="white"/>
        </w:rPr>
        <w:t xml:space="preserve">                                                </w:t>
      </w:r>
      <w:r w:rsidR="002F35C1">
        <w:rPr>
          <w:highlight w:val="white"/>
        </w:rPr>
        <w:t>Initializer</w:t>
      </w:r>
      <w:r w:rsidR="00E03072" w:rsidRPr="00E03072">
        <w:rPr>
          <w:highlight w:val="white"/>
        </w:rPr>
        <w:t>Zero,</w:t>
      </w:r>
      <w:r>
        <w:rPr>
          <w:highlight w:val="white"/>
        </w:rPr>
        <w:t xml:space="preserve"> </w:t>
      </w:r>
      <w:r w:rsidR="00E03072" w:rsidRPr="00E03072">
        <w:rPr>
          <w:highlight w:val="white"/>
        </w:rPr>
        <w:t>restSize));</w:t>
      </w:r>
    </w:p>
    <w:p w14:paraId="74D7F5B2" w14:textId="77777777" w:rsidR="00E03072" w:rsidRPr="00E03072" w:rsidRDefault="00E03072" w:rsidP="00E03072">
      <w:pPr>
        <w:pStyle w:val="Code"/>
        <w:rPr>
          <w:highlight w:val="white"/>
        </w:rPr>
      </w:pPr>
      <w:r w:rsidRPr="00E03072">
        <w:rPr>
          <w:highlight w:val="white"/>
        </w:rPr>
        <w:t xml:space="preserve">            }</w:t>
      </w:r>
    </w:p>
    <w:p w14:paraId="1BF9B4D6" w14:textId="77777777" w:rsidR="00E03072" w:rsidRPr="00E03072" w:rsidRDefault="00E03072" w:rsidP="00E03072">
      <w:pPr>
        <w:pStyle w:val="Code"/>
        <w:rPr>
          <w:highlight w:val="white"/>
        </w:rPr>
      </w:pPr>
      <w:r w:rsidRPr="00E03072">
        <w:rPr>
          <w:highlight w:val="white"/>
        </w:rPr>
        <w:t xml:space="preserve">            break;</w:t>
      </w:r>
    </w:p>
    <w:p w14:paraId="559B434B" w14:textId="77777777" w:rsidR="00E03072" w:rsidRPr="00E03072" w:rsidRDefault="00E03072" w:rsidP="00E03072">
      <w:pPr>
        <w:pStyle w:val="Code"/>
        <w:rPr>
          <w:highlight w:val="white"/>
        </w:rPr>
      </w:pPr>
      <w:r w:rsidRPr="00E03072">
        <w:rPr>
          <w:highlight w:val="white"/>
        </w:rPr>
        <w:t xml:space="preserve">          </w:t>
      </w:r>
    </w:p>
    <w:p w14:paraId="40716E03" w14:textId="77777777" w:rsidR="00E03072" w:rsidRPr="00E03072" w:rsidRDefault="00E03072" w:rsidP="00E03072">
      <w:pPr>
        <w:pStyle w:val="Code"/>
        <w:rPr>
          <w:highlight w:val="white"/>
        </w:rPr>
      </w:pPr>
      <w:r w:rsidRPr="00E03072">
        <w:rPr>
          <w:highlight w:val="white"/>
        </w:rPr>
        <w:t xml:space="preserve">          case Sort.Struct: {</w:t>
      </w:r>
    </w:p>
    <w:p w14:paraId="5A9633CB" w14:textId="77777777" w:rsidR="00E03072" w:rsidRPr="00E03072" w:rsidRDefault="00E03072" w:rsidP="00E03072">
      <w:pPr>
        <w:pStyle w:val="Code"/>
        <w:rPr>
          <w:highlight w:val="white"/>
        </w:rPr>
      </w:pPr>
      <w:r w:rsidRPr="00E03072">
        <w:rPr>
          <w:highlight w:val="white"/>
        </w:rPr>
        <w:t xml:space="preserve">              IDictionary&lt;string,Symbol&gt; memberMap = toType.MemberMap;</w:t>
      </w:r>
    </w:p>
    <w:p w14:paraId="2192016F" w14:textId="77777777" w:rsidR="004275AF" w:rsidRDefault="00E03072" w:rsidP="00E03072">
      <w:pPr>
        <w:pStyle w:val="Code"/>
        <w:rPr>
          <w:highlight w:val="white"/>
        </w:rPr>
      </w:pPr>
      <w:r w:rsidRPr="00E03072">
        <w:rPr>
          <w:highlight w:val="white"/>
        </w:rPr>
        <w:t xml:space="preserve">              Assert.Error(!(fromList.Count &gt; memberMap.Count),</w:t>
      </w:r>
    </w:p>
    <w:p w14:paraId="4F4DD042" w14:textId="0372C6AD" w:rsidR="00E03072" w:rsidRPr="00E03072" w:rsidRDefault="004275AF" w:rsidP="00E03072">
      <w:pPr>
        <w:pStyle w:val="Code"/>
        <w:rPr>
          <w:highlight w:val="white"/>
        </w:rPr>
      </w:pPr>
      <w:r>
        <w:rPr>
          <w:highlight w:val="white"/>
        </w:rPr>
        <w:t xml:space="preserve">                          </w:t>
      </w:r>
      <w:r w:rsidR="00E03072" w:rsidRPr="00E03072">
        <w:rPr>
          <w:highlight w:val="white"/>
        </w:rPr>
        <w:t xml:space="preserve"> toType, Message.Too_many_</w:t>
      </w:r>
      <w:r w:rsidR="002F35C1">
        <w:rPr>
          <w:highlight w:val="white"/>
        </w:rPr>
        <w:t>initializer</w:t>
      </w:r>
      <w:r w:rsidR="00E03072" w:rsidRPr="00E03072">
        <w:rPr>
          <w:highlight w:val="white"/>
        </w:rPr>
        <w:t>s);</w:t>
      </w:r>
    </w:p>
    <w:p w14:paraId="4EA68617" w14:textId="77777777" w:rsidR="004275AF" w:rsidRDefault="00E03072" w:rsidP="00E03072">
      <w:pPr>
        <w:pStyle w:val="Code"/>
        <w:rPr>
          <w:highlight w:val="white"/>
        </w:rPr>
      </w:pPr>
      <w:r w:rsidRPr="00E03072">
        <w:rPr>
          <w:highlight w:val="white"/>
        </w:rPr>
        <w:t xml:space="preserve">              KeyValuePair&lt;string,Symbol&gt;[] memberArray =</w:t>
      </w:r>
    </w:p>
    <w:p w14:paraId="3759314A" w14:textId="64DD50CB" w:rsidR="00E03072" w:rsidRPr="00E03072" w:rsidRDefault="004275AF" w:rsidP="00E03072">
      <w:pPr>
        <w:pStyle w:val="Code"/>
        <w:rPr>
          <w:highlight w:val="white"/>
        </w:rPr>
      </w:pPr>
      <w:r>
        <w:rPr>
          <w:highlight w:val="white"/>
        </w:rPr>
        <w:t xml:space="preserve">                </w:t>
      </w:r>
      <w:r w:rsidR="00E03072" w:rsidRPr="00E03072">
        <w:rPr>
          <w:highlight w:val="white"/>
        </w:rPr>
        <w:t>new KeyValuePair&lt;string,Symbol&gt;[memberMap.Count];</w:t>
      </w:r>
    </w:p>
    <w:p w14:paraId="73C4C49D" w14:textId="77777777" w:rsidR="00E03072" w:rsidRPr="00E03072" w:rsidRDefault="00E03072" w:rsidP="00E03072">
      <w:pPr>
        <w:pStyle w:val="Code"/>
        <w:rPr>
          <w:highlight w:val="white"/>
        </w:rPr>
      </w:pPr>
      <w:r w:rsidRPr="00E03072">
        <w:rPr>
          <w:highlight w:val="white"/>
        </w:rPr>
        <w:t xml:space="preserve">              memberMap.CopyTo(memberArray, 0);</w:t>
      </w:r>
    </w:p>
    <w:p w14:paraId="5EB7A7FB" w14:textId="77777777" w:rsidR="00E03072" w:rsidRPr="00E03072" w:rsidRDefault="00E03072" w:rsidP="00E03072">
      <w:pPr>
        <w:pStyle w:val="Code"/>
        <w:rPr>
          <w:highlight w:val="white"/>
        </w:rPr>
      </w:pPr>
    </w:p>
    <w:p w14:paraId="46B42638" w14:textId="77777777" w:rsidR="00E03072" w:rsidRPr="00E03072" w:rsidRDefault="00E03072" w:rsidP="00E03072">
      <w:pPr>
        <w:pStyle w:val="Code"/>
        <w:rPr>
          <w:highlight w:val="white"/>
        </w:rPr>
      </w:pPr>
      <w:r w:rsidRPr="00E03072">
        <w:rPr>
          <w:highlight w:val="white"/>
        </w:rPr>
        <w:t xml:space="preserve">              int size = 0;</w:t>
      </w:r>
    </w:p>
    <w:p w14:paraId="082B0A9D"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7642DB75"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5EF29E7E" w14:textId="77777777" w:rsidR="00B54C53" w:rsidRDefault="00E03072" w:rsidP="00E03072">
      <w:pPr>
        <w:pStyle w:val="Code"/>
        <w:rPr>
          <w:highlight w:val="white"/>
        </w:rPr>
      </w:pPr>
      <w:r w:rsidRPr="00E03072">
        <w:rPr>
          <w:highlight w:val="white"/>
        </w:rPr>
        <w:t xml:space="preserve">                object </w:t>
      </w:r>
      <w:r w:rsidR="002F35C1">
        <w:rPr>
          <w:highlight w:val="white"/>
        </w:rPr>
        <w:t>initializer</w:t>
      </w:r>
      <w:r w:rsidRPr="00E03072">
        <w:rPr>
          <w:highlight w:val="white"/>
        </w:rPr>
        <w:t xml:space="preserve"> =</w:t>
      </w:r>
    </w:p>
    <w:p w14:paraId="1F009A52" w14:textId="77777777" w:rsidR="00B54C53" w:rsidRDefault="00B54C53" w:rsidP="00E03072">
      <w:pPr>
        <w:pStyle w:val="Code"/>
        <w:rPr>
          <w:highlight w:val="white"/>
        </w:rPr>
      </w:pPr>
      <w:r>
        <w:rPr>
          <w:highlight w:val="white"/>
        </w:rPr>
        <w:t xml:space="preserve">                 </w:t>
      </w:r>
      <w:r w:rsidR="004275AF">
        <w:rPr>
          <w:highlight w:val="white"/>
        </w:rPr>
        <w:t xml:space="preserve"> </w:t>
      </w:r>
      <w:r w:rsidR="00E03072" w:rsidRPr="00E03072">
        <w:rPr>
          <w:highlight w:val="white"/>
        </w:rPr>
        <w:t>Modify</w:t>
      </w:r>
      <w:r w:rsidR="002F35C1">
        <w:rPr>
          <w:highlight w:val="white"/>
        </w:rPr>
        <w:t>Initializer</w:t>
      </w:r>
      <w:r w:rsidR="00E03072" w:rsidRPr="00E03072">
        <w:rPr>
          <w:highlight w:val="white"/>
        </w:rPr>
        <w:t>.Do</w:t>
      </w:r>
      <w:r w:rsidR="002F35C1">
        <w:rPr>
          <w:highlight w:val="white"/>
        </w:rPr>
        <w:t>Initializer</w:t>
      </w:r>
      <w:r w:rsidR="00E03072" w:rsidRPr="00E03072">
        <w:rPr>
          <w:highlight w:val="white"/>
        </w:rPr>
        <w:t>(memberSymbol.Type,</w:t>
      </w:r>
      <w:r>
        <w:rPr>
          <w:highlight w:val="white"/>
        </w:rPr>
        <w:t xml:space="preserve"> </w:t>
      </w:r>
    </w:p>
    <w:p w14:paraId="7DEA2112" w14:textId="55A2265B" w:rsidR="00E03072" w:rsidRPr="00E03072" w:rsidRDefault="00B54C53" w:rsidP="00E03072">
      <w:pPr>
        <w:pStyle w:val="Code"/>
        <w:rPr>
          <w:highlight w:val="white"/>
        </w:rPr>
      </w:pPr>
      <w:r>
        <w:rPr>
          <w:highlight w:val="white"/>
        </w:rPr>
        <w:t xml:space="preserve">                                                  </w:t>
      </w:r>
      <w:r w:rsidR="00E03072" w:rsidRPr="00E03072">
        <w:rPr>
          <w:highlight w:val="white"/>
        </w:rPr>
        <w:t>fromList[index]);</w:t>
      </w:r>
    </w:p>
    <w:p w14:paraId="1B6F015B" w14:textId="77777777" w:rsidR="00EB33B3" w:rsidRDefault="00E03072" w:rsidP="00EB33B3">
      <w:pPr>
        <w:pStyle w:val="Code"/>
        <w:rPr>
          <w:highlight w:val="white"/>
        </w:rPr>
      </w:pPr>
      <w:r w:rsidRPr="00E03072">
        <w:rPr>
          <w:highlight w:val="white"/>
        </w:rPr>
        <w:t xml:space="preserve">                middleCodeList.AddRange(GenerateStatic(memberSymbol.Type,</w:t>
      </w:r>
    </w:p>
    <w:p w14:paraId="1A039C43" w14:textId="14C2DCC6" w:rsidR="00E03072" w:rsidRPr="00E03072" w:rsidRDefault="00EB33B3" w:rsidP="00EB33B3">
      <w:pPr>
        <w:pStyle w:val="Code"/>
        <w:rPr>
          <w:highlight w:val="white"/>
        </w:rPr>
      </w:pPr>
      <w:r>
        <w:rPr>
          <w:highlight w:val="white"/>
        </w:rPr>
        <w:t xml:space="preserve">                                                      </w:t>
      </w:r>
      <w:r w:rsidR="00E03072" w:rsidRPr="00E03072">
        <w:rPr>
          <w:highlight w:val="white"/>
        </w:rPr>
        <w:t xml:space="preserve"> </w:t>
      </w:r>
      <w:r w:rsidR="002F35C1">
        <w:rPr>
          <w:highlight w:val="white"/>
        </w:rPr>
        <w:t>initializer</w:t>
      </w:r>
      <w:r w:rsidR="00E03072" w:rsidRPr="00E03072">
        <w:rPr>
          <w:highlight w:val="white"/>
        </w:rPr>
        <w:t>));</w:t>
      </w:r>
    </w:p>
    <w:p w14:paraId="178E7F66" w14:textId="77777777" w:rsidR="00E03072" w:rsidRPr="00E03072" w:rsidRDefault="00E03072" w:rsidP="00E03072">
      <w:pPr>
        <w:pStyle w:val="Code"/>
        <w:rPr>
          <w:highlight w:val="white"/>
        </w:rPr>
      </w:pPr>
      <w:r w:rsidRPr="00E03072">
        <w:rPr>
          <w:highlight w:val="white"/>
        </w:rPr>
        <w:t xml:space="preserve">                size += memberSymbol.Type.Size();</w:t>
      </w:r>
    </w:p>
    <w:p w14:paraId="50BA235A" w14:textId="77777777" w:rsidR="00E03072" w:rsidRPr="00E03072" w:rsidRDefault="00E03072" w:rsidP="00E03072">
      <w:pPr>
        <w:pStyle w:val="Code"/>
        <w:rPr>
          <w:highlight w:val="white"/>
        </w:rPr>
      </w:pPr>
      <w:r w:rsidRPr="00E03072">
        <w:rPr>
          <w:highlight w:val="white"/>
        </w:rPr>
        <w:t xml:space="preserve">              }</w:t>
      </w:r>
    </w:p>
    <w:p w14:paraId="0FEB0F7C" w14:textId="77777777" w:rsidR="00E03072" w:rsidRPr="00E03072" w:rsidRDefault="00E03072" w:rsidP="00E03072">
      <w:pPr>
        <w:pStyle w:val="Code"/>
        <w:rPr>
          <w:highlight w:val="white"/>
        </w:rPr>
      </w:pPr>
    </w:p>
    <w:p w14:paraId="242FB77C" w14:textId="77777777" w:rsidR="005C2528" w:rsidRDefault="00E03072" w:rsidP="00E03072">
      <w:pPr>
        <w:pStyle w:val="Code"/>
        <w:rPr>
          <w:highlight w:val="white"/>
        </w:rPr>
      </w:pPr>
      <w:r w:rsidRPr="00E03072">
        <w:rPr>
          <w:highlight w:val="white"/>
        </w:rPr>
        <w:t xml:space="preserve">              middleCodeList.Add(new MiddleCode(MiddleOperator.</w:t>
      </w:r>
    </w:p>
    <w:p w14:paraId="47BDCF14" w14:textId="4C4C4BDE" w:rsidR="00E03072" w:rsidRPr="00E03072" w:rsidRDefault="003C4E6C" w:rsidP="00E03072">
      <w:pPr>
        <w:pStyle w:val="Code"/>
        <w:rPr>
          <w:highlight w:val="white"/>
        </w:rPr>
      </w:pPr>
      <w:r>
        <w:rPr>
          <w:highlight w:val="white"/>
        </w:rPr>
        <w:t xml:space="preserve"> </w:t>
      </w:r>
      <w:r w:rsidR="005C2528">
        <w:rPr>
          <w:highlight w:val="white"/>
        </w:rPr>
        <w:t xml:space="preserve">                                     </w:t>
      </w:r>
      <w:r w:rsidR="002F35C1">
        <w:rPr>
          <w:highlight w:val="white"/>
        </w:rPr>
        <w:t>Initializer</w:t>
      </w:r>
      <w:r w:rsidR="00E03072" w:rsidRPr="00E03072">
        <w:rPr>
          <w:highlight w:val="white"/>
        </w:rPr>
        <w:t>Zero, toType.Size() - size));</w:t>
      </w:r>
    </w:p>
    <w:p w14:paraId="57BE1399" w14:textId="77777777" w:rsidR="00E03072" w:rsidRPr="00E03072" w:rsidRDefault="00E03072" w:rsidP="00E03072">
      <w:pPr>
        <w:pStyle w:val="Code"/>
        <w:rPr>
          <w:highlight w:val="white"/>
        </w:rPr>
      </w:pPr>
      <w:r w:rsidRPr="00E03072">
        <w:rPr>
          <w:highlight w:val="white"/>
        </w:rPr>
        <w:t xml:space="preserve">            }</w:t>
      </w:r>
    </w:p>
    <w:p w14:paraId="3202AC8D" w14:textId="77777777" w:rsidR="00E03072" w:rsidRPr="00E03072" w:rsidRDefault="00E03072" w:rsidP="00E03072">
      <w:pPr>
        <w:pStyle w:val="Code"/>
        <w:rPr>
          <w:highlight w:val="white"/>
        </w:rPr>
      </w:pPr>
      <w:r w:rsidRPr="00E03072">
        <w:rPr>
          <w:highlight w:val="white"/>
        </w:rPr>
        <w:t xml:space="preserve">            break;</w:t>
      </w:r>
    </w:p>
    <w:p w14:paraId="2BA25A24" w14:textId="77777777" w:rsidR="00E03072" w:rsidRPr="00E03072" w:rsidRDefault="00E03072" w:rsidP="00E03072">
      <w:pPr>
        <w:pStyle w:val="Code"/>
        <w:rPr>
          <w:highlight w:val="white"/>
        </w:rPr>
      </w:pPr>
      <w:r w:rsidRPr="00E03072">
        <w:rPr>
          <w:highlight w:val="white"/>
        </w:rPr>
        <w:t xml:space="preserve">          </w:t>
      </w:r>
    </w:p>
    <w:p w14:paraId="0E68E468" w14:textId="77777777" w:rsidR="00E03072" w:rsidRPr="00E03072" w:rsidRDefault="00E03072" w:rsidP="00E03072">
      <w:pPr>
        <w:pStyle w:val="Code"/>
        <w:rPr>
          <w:highlight w:val="white"/>
        </w:rPr>
      </w:pPr>
      <w:r w:rsidRPr="00E03072">
        <w:rPr>
          <w:highlight w:val="white"/>
        </w:rPr>
        <w:t xml:space="preserve">          case Sort.Union: {</w:t>
      </w:r>
    </w:p>
    <w:p w14:paraId="13796148" w14:textId="274C9099" w:rsidR="00963D56" w:rsidRDefault="00E03072" w:rsidP="00E03072">
      <w:pPr>
        <w:pStyle w:val="Code"/>
        <w:rPr>
          <w:highlight w:val="white"/>
        </w:rPr>
      </w:pPr>
      <w:r w:rsidRPr="00E03072">
        <w:rPr>
          <w:highlight w:val="white"/>
        </w:rPr>
        <w:lastRenderedPageBreak/>
        <w:t xml:space="preserve">              Assert.Error(fromList.Count == 1, toType, Message.</w:t>
      </w:r>
    </w:p>
    <w:p w14:paraId="690F2EA3" w14:textId="232FEAAA" w:rsidR="00E03072" w:rsidRPr="00E03072" w:rsidRDefault="00963D56" w:rsidP="00E03072">
      <w:pPr>
        <w:pStyle w:val="Code"/>
        <w:rPr>
          <w:highlight w:val="white"/>
        </w:rPr>
      </w:pPr>
      <w:r>
        <w:rPr>
          <w:highlight w:val="white"/>
        </w:rPr>
        <w:t xml:space="preserve">                         </w:t>
      </w:r>
      <w:r w:rsidR="00E03072" w:rsidRPr="00E03072">
        <w:rPr>
          <w:highlight w:val="white"/>
        </w:rPr>
        <w:t>A_union_can_be_</w:t>
      </w:r>
      <w:r w:rsidR="002F35C1">
        <w:rPr>
          <w:highlight w:val="white"/>
        </w:rPr>
        <w:t>initializer</w:t>
      </w:r>
      <w:r w:rsidR="00E03072" w:rsidRPr="00E03072">
        <w:rPr>
          <w:highlight w:val="white"/>
        </w:rPr>
        <w:t>alized_by_one_value_only);</w:t>
      </w:r>
    </w:p>
    <w:p w14:paraId="067D20A6"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095A3655" w14:textId="77777777" w:rsidR="00E03072" w:rsidRPr="00E03072" w:rsidRDefault="00E03072" w:rsidP="00E03072">
      <w:pPr>
        <w:pStyle w:val="Code"/>
        <w:rPr>
          <w:highlight w:val="white"/>
        </w:rPr>
      </w:pPr>
      <w:r w:rsidRPr="00E03072">
        <w:rPr>
          <w:highlight w:val="white"/>
        </w:rPr>
        <w:t xml:space="preserve">              Symbol firstSymbol = memberMap.Values.GetEnumerator().Current;</w:t>
      </w:r>
    </w:p>
    <w:p w14:paraId="7E55AB38" w14:textId="4B973BEE" w:rsidR="00EB33B3" w:rsidRDefault="00E03072" w:rsidP="00E03072">
      <w:pPr>
        <w:pStyle w:val="Code"/>
        <w:rPr>
          <w:highlight w:val="white"/>
        </w:rPr>
      </w:pPr>
      <w:r w:rsidRPr="00E03072">
        <w:rPr>
          <w:highlight w:val="white"/>
        </w:rPr>
        <w:t xml:space="preserve">              object </w:t>
      </w:r>
      <w:r w:rsidR="002F35C1">
        <w:rPr>
          <w:highlight w:val="white"/>
        </w:rPr>
        <w:t>initializer</w:t>
      </w:r>
      <w:r w:rsidRPr="00E03072">
        <w:rPr>
          <w:highlight w:val="white"/>
        </w:rPr>
        <w:t xml:space="preserve"> =</w:t>
      </w:r>
    </w:p>
    <w:p w14:paraId="153ABE7A" w14:textId="77777777" w:rsidR="005E3F48" w:rsidRDefault="00EB33B3" w:rsidP="00E03072">
      <w:pPr>
        <w:pStyle w:val="Code"/>
        <w:rPr>
          <w:highlight w:val="white"/>
        </w:rPr>
      </w:pPr>
      <w:r>
        <w:rPr>
          <w:highlight w:val="white"/>
        </w:rPr>
        <w:t xml:space="preserve">               </w:t>
      </w:r>
      <w:r w:rsidR="00E03072" w:rsidRPr="00E03072">
        <w:rPr>
          <w:highlight w:val="white"/>
        </w:rPr>
        <w:t xml:space="preserve"> Modify</w:t>
      </w:r>
      <w:r w:rsidR="002F35C1">
        <w:rPr>
          <w:highlight w:val="white"/>
        </w:rPr>
        <w:t>Initializer</w:t>
      </w:r>
      <w:r w:rsidR="00E03072" w:rsidRPr="00E03072">
        <w:rPr>
          <w:highlight w:val="white"/>
        </w:rPr>
        <w:t>.Do</w:t>
      </w:r>
      <w:r w:rsidR="002F35C1">
        <w:rPr>
          <w:highlight w:val="white"/>
        </w:rPr>
        <w:t>Initializer</w:t>
      </w:r>
      <w:r w:rsidR="00E03072" w:rsidRPr="00E03072">
        <w:rPr>
          <w:highlight w:val="white"/>
        </w:rPr>
        <w:t>(firstSymbol.Type,</w:t>
      </w:r>
    </w:p>
    <w:p w14:paraId="64E30CEE" w14:textId="31C335B0" w:rsidR="00E03072" w:rsidRPr="00E03072" w:rsidRDefault="005E3F48" w:rsidP="00E03072">
      <w:pPr>
        <w:pStyle w:val="Code"/>
        <w:rPr>
          <w:highlight w:val="white"/>
        </w:rPr>
      </w:pPr>
      <w:r>
        <w:rPr>
          <w:highlight w:val="white"/>
        </w:rPr>
        <w:t xml:space="preserve">                                               </w:t>
      </w:r>
      <w:r w:rsidR="00E03072" w:rsidRPr="00E03072">
        <w:rPr>
          <w:highlight w:val="white"/>
        </w:rPr>
        <w:t xml:space="preserve"> fromList[0]);</w:t>
      </w:r>
    </w:p>
    <w:p w14:paraId="04B4F802" w14:textId="77777777" w:rsidR="005E3F48" w:rsidRDefault="00E03072" w:rsidP="00E03072">
      <w:pPr>
        <w:pStyle w:val="Code"/>
        <w:rPr>
          <w:highlight w:val="white"/>
        </w:rPr>
      </w:pPr>
      <w:r w:rsidRPr="00E03072">
        <w:rPr>
          <w:highlight w:val="white"/>
        </w:rPr>
        <w:t xml:space="preserve">              middleCodeList.AddRange(GenerateStatic(firstSymbol.Type,</w:t>
      </w:r>
    </w:p>
    <w:p w14:paraId="7573ED2F" w14:textId="076FF33D" w:rsidR="00E03072" w:rsidRPr="00E03072" w:rsidRDefault="005E3F48" w:rsidP="00E03072">
      <w:pPr>
        <w:pStyle w:val="Code"/>
        <w:rPr>
          <w:highlight w:val="white"/>
        </w:rPr>
      </w:pPr>
      <w:r>
        <w:rPr>
          <w:highlight w:val="white"/>
        </w:rPr>
        <w:t xml:space="preserve">                                                    </w:t>
      </w:r>
      <w:r w:rsidR="00E03072" w:rsidRPr="00E03072">
        <w:rPr>
          <w:highlight w:val="white"/>
        </w:rPr>
        <w:t xml:space="preserve"> </w:t>
      </w:r>
      <w:r w:rsidR="002F35C1">
        <w:rPr>
          <w:highlight w:val="white"/>
        </w:rPr>
        <w:t>initializer</w:t>
      </w:r>
      <w:r w:rsidR="00E03072" w:rsidRPr="00E03072">
        <w:rPr>
          <w:highlight w:val="white"/>
        </w:rPr>
        <w:t>));</w:t>
      </w:r>
    </w:p>
    <w:p w14:paraId="2171F986" w14:textId="77777777" w:rsidR="00B2465E" w:rsidRDefault="00E03072" w:rsidP="00E03072">
      <w:pPr>
        <w:pStyle w:val="Code"/>
        <w:rPr>
          <w:highlight w:val="white"/>
        </w:rPr>
      </w:pPr>
      <w:r w:rsidRPr="00E03072">
        <w:rPr>
          <w:highlight w:val="white"/>
        </w:rPr>
        <w:t xml:space="preserve">              middleCodeList.Add(new MiddleCode(MiddleOperator.</w:t>
      </w:r>
    </w:p>
    <w:p w14:paraId="623014F3" w14:textId="77777777" w:rsidR="008404D1" w:rsidRDefault="00B2465E" w:rsidP="00E03072">
      <w:pPr>
        <w:pStyle w:val="Code"/>
        <w:rPr>
          <w:highlight w:val="white"/>
        </w:rPr>
      </w:pPr>
      <w:r>
        <w:rPr>
          <w:highlight w:val="white"/>
        </w:rPr>
        <w:t xml:space="preserve">                                                </w:t>
      </w:r>
      <w:r w:rsidR="002F35C1">
        <w:rPr>
          <w:highlight w:val="white"/>
        </w:rPr>
        <w:t>Initializer</w:t>
      </w:r>
      <w:r w:rsidR="00E03072" w:rsidRPr="00E03072">
        <w:rPr>
          <w:highlight w:val="white"/>
        </w:rPr>
        <w:t>Zero, toType.Size()</w:t>
      </w:r>
    </w:p>
    <w:p w14:paraId="7B5F2566" w14:textId="7B4FFC60" w:rsidR="00E03072" w:rsidRPr="00E03072" w:rsidRDefault="008404D1" w:rsidP="00E03072">
      <w:pPr>
        <w:pStyle w:val="Code"/>
        <w:rPr>
          <w:highlight w:val="white"/>
        </w:rPr>
      </w:pPr>
      <w:r>
        <w:rPr>
          <w:highlight w:val="white"/>
        </w:rPr>
        <w:t xml:space="preserve">                                               </w:t>
      </w:r>
      <w:r w:rsidR="00E03072" w:rsidRPr="00E03072">
        <w:rPr>
          <w:highlight w:val="white"/>
        </w:rPr>
        <w:t xml:space="preserve"> - firstSymbol.Type.Size()));</w:t>
      </w:r>
    </w:p>
    <w:p w14:paraId="0C2AA7AE" w14:textId="77777777" w:rsidR="00E03072" w:rsidRPr="00E03072" w:rsidRDefault="00E03072" w:rsidP="00E03072">
      <w:pPr>
        <w:pStyle w:val="Code"/>
        <w:rPr>
          <w:highlight w:val="white"/>
        </w:rPr>
      </w:pPr>
      <w:r w:rsidRPr="00E03072">
        <w:rPr>
          <w:highlight w:val="white"/>
        </w:rPr>
        <w:t xml:space="preserve">            }</w:t>
      </w:r>
    </w:p>
    <w:p w14:paraId="5B6F67CB" w14:textId="77777777" w:rsidR="00E03072" w:rsidRPr="00E03072" w:rsidRDefault="00E03072" w:rsidP="00E03072">
      <w:pPr>
        <w:pStyle w:val="Code"/>
        <w:rPr>
          <w:highlight w:val="white"/>
        </w:rPr>
      </w:pPr>
      <w:r w:rsidRPr="00E03072">
        <w:rPr>
          <w:highlight w:val="white"/>
        </w:rPr>
        <w:t xml:space="preserve">            break;</w:t>
      </w:r>
    </w:p>
    <w:p w14:paraId="5BEDCFAE" w14:textId="77777777" w:rsidR="00E03072" w:rsidRPr="00E03072" w:rsidRDefault="00E03072" w:rsidP="00E03072">
      <w:pPr>
        <w:pStyle w:val="Code"/>
        <w:rPr>
          <w:highlight w:val="white"/>
        </w:rPr>
      </w:pPr>
    </w:p>
    <w:p w14:paraId="4D45267E" w14:textId="77777777" w:rsidR="00E03072" w:rsidRPr="00E03072" w:rsidRDefault="00E03072" w:rsidP="00E03072">
      <w:pPr>
        <w:pStyle w:val="Code"/>
        <w:rPr>
          <w:highlight w:val="white"/>
        </w:rPr>
      </w:pPr>
      <w:r w:rsidRPr="00E03072">
        <w:rPr>
          <w:highlight w:val="white"/>
        </w:rPr>
        <w:t xml:space="preserve">          default:</w:t>
      </w:r>
    </w:p>
    <w:p w14:paraId="0DDA5DBD" w14:textId="77777777" w:rsidR="00333DDB" w:rsidRDefault="00E03072" w:rsidP="00E03072">
      <w:pPr>
        <w:pStyle w:val="Code"/>
        <w:rPr>
          <w:highlight w:val="white"/>
        </w:rPr>
      </w:pPr>
      <w:r w:rsidRPr="00E03072">
        <w:rPr>
          <w:highlight w:val="white"/>
        </w:rPr>
        <w:t xml:space="preserve">            Assert.Error(toType,</w:t>
      </w:r>
      <w:r w:rsidR="00333DDB">
        <w:rPr>
          <w:highlight w:val="white"/>
        </w:rPr>
        <w:t xml:space="preserve"> </w:t>
      </w:r>
      <w:r w:rsidRPr="00E03072">
        <w:rPr>
          <w:highlight w:val="white"/>
        </w:rPr>
        <w:t>Message.</w:t>
      </w:r>
    </w:p>
    <w:p w14:paraId="70E29945" w14:textId="308DC972" w:rsidR="00E03072" w:rsidRPr="00E03072" w:rsidRDefault="00333DDB" w:rsidP="00E03072">
      <w:pPr>
        <w:pStyle w:val="Code"/>
        <w:rPr>
          <w:highlight w:val="white"/>
        </w:rPr>
      </w:pPr>
      <w:r>
        <w:rPr>
          <w:highlight w:val="white"/>
        </w:rPr>
        <w:t xml:space="preserve">            </w:t>
      </w:r>
      <w:r w:rsidR="00E03072" w:rsidRPr="00E03072">
        <w:rPr>
          <w:highlight w:val="white"/>
        </w:rPr>
        <w:t>Only_array_struct_or_union_can_be_</w:t>
      </w:r>
      <w:r w:rsidR="002F35C1">
        <w:rPr>
          <w:highlight w:val="white"/>
        </w:rPr>
        <w:t>initializer</w:t>
      </w:r>
      <w:r w:rsidR="00E03072" w:rsidRPr="00E03072">
        <w:rPr>
          <w:highlight w:val="white"/>
        </w:rPr>
        <w:t>ialized_by_a_list);</w:t>
      </w:r>
    </w:p>
    <w:p w14:paraId="401EE2AE" w14:textId="77777777" w:rsidR="00E03072" w:rsidRPr="00E03072" w:rsidRDefault="00E03072" w:rsidP="00E03072">
      <w:pPr>
        <w:pStyle w:val="Code"/>
        <w:rPr>
          <w:highlight w:val="white"/>
        </w:rPr>
      </w:pPr>
      <w:r w:rsidRPr="00E03072">
        <w:rPr>
          <w:highlight w:val="white"/>
        </w:rPr>
        <w:t xml:space="preserve">            break;</w:t>
      </w:r>
    </w:p>
    <w:p w14:paraId="7BEAF55D" w14:textId="77777777" w:rsidR="00E03072" w:rsidRPr="00E03072" w:rsidRDefault="00E03072" w:rsidP="00E03072">
      <w:pPr>
        <w:pStyle w:val="Code"/>
        <w:rPr>
          <w:highlight w:val="white"/>
        </w:rPr>
      </w:pPr>
      <w:r w:rsidRPr="00E03072">
        <w:rPr>
          <w:highlight w:val="white"/>
        </w:rPr>
        <w:t xml:space="preserve">        }</w:t>
      </w:r>
    </w:p>
    <w:p w14:paraId="7FD3EDE9" w14:textId="77777777" w:rsidR="00E03072" w:rsidRPr="00E03072" w:rsidRDefault="00E03072" w:rsidP="00E03072">
      <w:pPr>
        <w:pStyle w:val="Code"/>
        <w:rPr>
          <w:highlight w:val="white"/>
        </w:rPr>
      </w:pPr>
      <w:r w:rsidRPr="00E03072">
        <w:rPr>
          <w:highlight w:val="white"/>
        </w:rPr>
        <w:t xml:space="preserve">      }</w:t>
      </w:r>
    </w:p>
    <w:p w14:paraId="005B110A" w14:textId="77777777" w:rsidR="00E03072" w:rsidRPr="00E03072" w:rsidRDefault="00E03072" w:rsidP="00E03072">
      <w:pPr>
        <w:pStyle w:val="Code"/>
        <w:rPr>
          <w:highlight w:val="white"/>
        </w:rPr>
      </w:pPr>
    </w:p>
    <w:p w14:paraId="40A956D1" w14:textId="77777777" w:rsidR="00E03072" w:rsidRPr="00E03072" w:rsidRDefault="00E03072" w:rsidP="00E03072">
      <w:pPr>
        <w:pStyle w:val="Code"/>
        <w:rPr>
          <w:highlight w:val="white"/>
        </w:rPr>
      </w:pPr>
      <w:r w:rsidRPr="00E03072">
        <w:rPr>
          <w:highlight w:val="white"/>
        </w:rPr>
        <w:t xml:space="preserve">      return middleCodeList;</w:t>
      </w:r>
    </w:p>
    <w:p w14:paraId="3B7473E2" w14:textId="77777777" w:rsidR="00E03072" w:rsidRPr="00E03072" w:rsidRDefault="00E03072" w:rsidP="00E03072">
      <w:pPr>
        <w:pStyle w:val="Code"/>
        <w:rPr>
          <w:highlight w:val="white"/>
        </w:rPr>
      </w:pPr>
      <w:r w:rsidRPr="00E03072">
        <w:rPr>
          <w:highlight w:val="white"/>
        </w:rPr>
        <w:t xml:space="preserve">    }</w:t>
      </w:r>
    </w:p>
    <w:p w14:paraId="7D8E72CC" w14:textId="77777777" w:rsidR="00E03072" w:rsidRPr="00E03072" w:rsidRDefault="00E03072" w:rsidP="00E03072">
      <w:pPr>
        <w:pStyle w:val="Code"/>
        <w:rPr>
          <w:highlight w:val="white"/>
        </w:rPr>
      </w:pPr>
      <w:r w:rsidRPr="00E03072">
        <w:rPr>
          <w:highlight w:val="white"/>
        </w:rPr>
        <w:t xml:space="preserve">  }</w:t>
      </w:r>
    </w:p>
    <w:p w14:paraId="0196735D" w14:textId="00F9272B" w:rsidR="00E03072" w:rsidRDefault="00E03072" w:rsidP="00E03072">
      <w:pPr>
        <w:pStyle w:val="Code"/>
      </w:pPr>
      <w:r w:rsidRPr="00E03072">
        <w:rPr>
          <w:highlight w:val="white"/>
        </w:rPr>
        <w:t>}</w:t>
      </w:r>
    </w:p>
    <w:p w14:paraId="6B72D4A8" w14:textId="17E9E1C2"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448F7D82" w14:textId="77777777" w:rsidR="009F0FA6" w:rsidRPr="004224D7" w:rsidRDefault="009F0FA6" w:rsidP="004224D7">
      <w:pPr>
        <w:pStyle w:val="Code"/>
        <w:rPr>
          <w:highlight w:val="white"/>
        </w:rPr>
      </w:pPr>
      <w:r w:rsidRPr="004224D7">
        <w:rPr>
          <w:highlight w:val="white"/>
        </w:rPr>
        <w:t>using System;</w:t>
      </w:r>
    </w:p>
    <w:p w14:paraId="4FCEB85F" w14:textId="77777777" w:rsidR="009F0FA6" w:rsidRPr="004224D7" w:rsidRDefault="009F0FA6" w:rsidP="004224D7">
      <w:pPr>
        <w:pStyle w:val="Code"/>
        <w:rPr>
          <w:highlight w:val="white"/>
        </w:rPr>
      </w:pPr>
      <w:r w:rsidRPr="004224D7">
        <w:rPr>
          <w:highlight w:val="white"/>
        </w:rPr>
        <w:t>using System.IO;</w:t>
      </w:r>
    </w:p>
    <w:p w14:paraId="4883EDAD" w14:textId="77777777" w:rsidR="009F0FA6" w:rsidRPr="004224D7" w:rsidRDefault="009F0FA6" w:rsidP="004224D7">
      <w:pPr>
        <w:pStyle w:val="Code"/>
        <w:rPr>
          <w:highlight w:val="white"/>
        </w:rPr>
      </w:pPr>
      <w:r w:rsidRPr="004224D7">
        <w:rPr>
          <w:highlight w:val="white"/>
        </w:rPr>
        <w:t>using System.Text;</w:t>
      </w:r>
    </w:p>
    <w:p w14:paraId="0841E589" w14:textId="77777777" w:rsidR="009F0FA6" w:rsidRPr="004224D7" w:rsidRDefault="009F0FA6" w:rsidP="004224D7">
      <w:pPr>
        <w:pStyle w:val="Code"/>
        <w:rPr>
          <w:highlight w:val="white"/>
        </w:rPr>
      </w:pPr>
      <w:r w:rsidRPr="004224D7">
        <w:rPr>
          <w:highlight w:val="white"/>
        </w:rPr>
        <w:t>using System.Globalization;</w:t>
      </w:r>
    </w:p>
    <w:p w14:paraId="630F6A85" w14:textId="77777777" w:rsidR="009F0FA6" w:rsidRPr="004224D7" w:rsidRDefault="009F0FA6" w:rsidP="004224D7">
      <w:pPr>
        <w:pStyle w:val="Code"/>
        <w:rPr>
          <w:highlight w:val="white"/>
        </w:rPr>
      </w:pPr>
      <w:r w:rsidRPr="004224D7">
        <w:rPr>
          <w:highlight w:val="white"/>
        </w:rPr>
        <w:t>using System.Collections.Generic;</w:t>
      </w:r>
    </w:p>
    <w:p w14:paraId="61766188" w14:textId="77777777" w:rsidR="009F0FA6" w:rsidRPr="004224D7" w:rsidRDefault="009F0FA6" w:rsidP="004224D7">
      <w:pPr>
        <w:pStyle w:val="Code"/>
        <w:rPr>
          <w:highlight w:val="white"/>
        </w:rPr>
      </w:pPr>
    </w:p>
    <w:p w14:paraId="158889DB" w14:textId="77777777" w:rsidR="009F0FA6" w:rsidRPr="004224D7" w:rsidRDefault="009F0FA6" w:rsidP="004224D7">
      <w:pPr>
        <w:pStyle w:val="Code"/>
        <w:rPr>
          <w:highlight w:val="white"/>
        </w:rPr>
      </w:pPr>
      <w:r w:rsidRPr="004224D7">
        <w:rPr>
          <w:highlight w:val="white"/>
        </w:rPr>
        <w:t>namespace CCompiler {</w:t>
      </w:r>
    </w:p>
    <w:p w14:paraId="321D5C2B" w14:textId="7C46A8B9" w:rsidR="009F0FA6" w:rsidRPr="004224D7" w:rsidRDefault="009F0FA6" w:rsidP="004224D7">
      <w:pPr>
        <w:pStyle w:val="Code"/>
        <w:rPr>
          <w:highlight w:val="white"/>
        </w:rPr>
      </w:pPr>
      <w:r w:rsidRPr="004224D7">
        <w:rPr>
          <w:highlight w:val="white"/>
        </w:rPr>
        <w:t xml:space="preserve">  class Modify</w:t>
      </w:r>
      <w:r w:rsidR="002F35C1">
        <w:rPr>
          <w:highlight w:val="white"/>
        </w:rPr>
        <w:t>Initializer</w:t>
      </w:r>
      <w:r w:rsidRPr="004224D7">
        <w:rPr>
          <w:highlight w:val="white"/>
        </w:rPr>
        <w:t xml:space="preserve"> {</w:t>
      </w:r>
    </w:p>
    <w:p w14:paraId="2B65ADA5" w14:textId="0F95A793" w:rsidR="009F0FA6" w:rsidRPr="004224D7" w:rsidRDefault="009F0FA6" w:rsidP="004224D7">
      <w:pPr>
        <w:pStyle w:val="Code"/>
        <w:rPr>
          <w:highlight w:val="white"/>
        </w:rPr>
      </w:pPr>
      <w:r w:rsidRPr="004224D7">
        <w:rPr>
          <w:highlight w:val="white"/>
        </w:rPr>
        <w:t xml:space="preserve">    public static object Do</w:t>
      </w:r>
      <w:r w:rsidR="002F35C1">
        <w:rPr>
          <w:highlight w:val="white"/>
        </w:rPr>
        <w:t>Initializer</w:t>
      </w:r>
      <w:r w:rsidRPr="004224D7">
        <w:rPr>
          <w:highlight w:val="white"/>
        </w:rPr>
        <w:t xml:space="preserve">(Type type, object </w:t>
      </w:r>
      <w:r w:rsidR="002F35C1">
        <w:rPr>
          <w:highlight w:val="white"/>
        </w:rPr>
        <w:t>initializer</w:t>
      </w:r>
      <w:r w:rsidRPr="004224D7">
        <w:rPr>
          <w:highlight w:val="white"/>
        </w:rPr>
        <w:t>) {</w:t>
      </w:r>
    </w:p>
    <w:p w14:paraId="76C36C7A" w14:textId="726C60CD" w:rsidR="009F0FA6" w:rsidRPr="004224D7" w:rsidRDefault="009F0FA6" w:rsidP="004224D7">
      <w:pPr>
        <w:pStyle w:val="Code"/>
        <w:rPr>
          <w:highlight w:val="white"/>
        </w:rPr>
      </w:pPr>
      <w:r w:rsidRPr="004224D7">
        <w:rPr>
          <w:highlight w:val="white"/>
        </w:rPr>
        <w:t xml:space="preserve">      if (type.IsArray() &amp;&amp; (</w:t>
      </w:r>
      <w:r w:rsidR="002F35C1">
        <w:rPr>
          <w:highlight w:val="white"/>
        </w:rPr>
        <w:t>initializer</w:t>
      </w:r>
      <w:r w:rsidRPr="004224D7">
        <w:rPr>
          <w:highlight w:val="white"/>
        </w:rPr>
        <w:t xml:space="preserve"> is List&lt;object&gt;)) {</w:t>
      </w:r>
    </w:p>
    <w:p w14:paraId="422586D8" w14:textId="6FB20937" w:rsidR="009F0FA6" w:rsidRPr="004224D7" w:rsidRDefault="009F0FA6" w:rsidP="004224D7">
      <w:pPr>
        <w:pStyle w:val="Code"/>
        <w:rPr>
          <w:highlight w:val="white"/>
        </w:rPr>
      </w:pPr>
      <w:r w:rsidRPr="004224D7">
        <w:rPr>
          <w:highlight w:val="white"/>
        </w:rPr>
        <w:t xml:space="preserve">        List&lt;object&gt; list = (List&lt;object&gt;) </w:t>
      </w:r>
      <w:r w:rsidR="002F35C1">
        <w:rPr>
          <w:highlight w:val="white"/>
        </w:rPr>
        <w:t>initializer</w:t>
      </w:r>
      <w:r w:rsidRPr="004224D7">
        <w:rPr>
          <w:highlight w:val="white"/>
        </w:rPr>
        <w:t>;</w:t>
      </w:r>
    </w:p>
    <w:p w14:paraId="34B2F67E" w14:textId="77777777" w:rsidR="009F0FA6" w:rsidRPr="004224D7" w:rsidRDefault="009F0FA6" w:rsidP="004224D7">
      <w:pPr>
        <w:pStyle w:val="Code"/>
        <w:rPr>
          <w:highlight w:val="white"/>
        </w:rPr>
      </w:pPr>
      <w:r w:rsidRPr="004224D7">
        <w:rPr>
          <w:highlight w:val="white"/>
        </w:rPr>
        <w:t xml:space="preserve">        IDictionary&lt;int,int&gt; dimensionToSizeMap = new Dictionary&lt;int,int&gt;();</w:t>
      </w:r>
    </w:p>
    <w:p w14:paraId="50A71A70" w14:textId="52054B2C" w:rsidR="009F0FA6" w:rsidRPr="004224D7" w:rsidRDefault="009F0FA6" w:rsidP="004224D7">
      <w:pPr>
        <w:pStyle w:val="Code"/>
        <w:rPr>
          <w:highlight w:val="white"/>
        </w:rPr>
      </w:pPr>
      <w:r w:rsidRPr="004224D7">
        <w:rPr>
          <w:highlight w:val="white"/>
        </w:rPr>
        <w:t xml:space="preserve">        int maxDimension = </w:t>
      </w:r>
      <w:r w:rsidR="0031626F">
        <w:rPr>
          <w:highlight w:val="white"/>
        </w:rPr>
        <w:t>DimensionToSizeMap</w:t>
      </w:r>
      <w:r w:rsidRPr="004224D7">
        <w:rPr>
          <w:highlight w:val="white"/>
        </w:rPr>
        <w:t>(type, dimensionToSizeMap);</w:t>
      </w:r>
    </w:p>
    <w:p w14:paraId="7183E29D" w14:textId="7159ABD2" w:rsidR="00597CB6" w:rsidRDefault="009F0FA6" w:rsidP="004224D7">
      <w:pPr>
        <w:pStyle w:val="Code"/>
        <w:rPr>
          <w:highlight w:val="white"/>
        </w:rPr>
      </w:pPr>
      <w:r w:rsidRPr="004224D7">
        <w:rPr>
          <w:highlight w:val="white"/>
        </w:rPr>
        <w:t xml:space="preserve">        IDictionary&lt;object,int&gt; </w:t>
      </w:r>
      <w:r w:rsidR="002F35C1">
        <w:rPr>
          <w:highlight w:val="white"/>
        </w:rPr>
        <w:t>initializer</w:t>
      </w:r>
      <w:r w:rsidRPr="004224D7">
        <w:rPr>
          <w:highlight w:val="white"/>
        </w:rPr>
        <w:t>ToDimensionMap =</w:t>
      </w:r>
    </w:p>
    <w:p w14:paraId="35AE0C49" w14:textId="3EF726A1" w:rsidR="009F0FA6" w:rsidRPr="004224D7" w:rsidRDefault="00597CB6" w:rsidP="004224D7">
      <w:pPr>
        <w:pStyle w:val="Code"/>
        <w:rPr>
          <w:highlight w:val="white"/>
        </w:rPr>
      </w:pPr>
      <w:r>
        <w:rPr>
          <w:highlight w:val="white"/>
        </w:rPr>
        <w:t xml:space="preserve">          </w:t>
      </w:r>
      <w:r w:rsidR="009F0FA6" w:rsidRPr="004224D7">
        <w:rPr>
          <w:highlight w:val="white"/>
        </w:rPr>
        <w:t>new Dictionary&lt;object,int&gt;();</w:t>
      </w:r>
    </w:p>
    <w:p w14:paraId="711A1EF0" w14:textId="574861F0" w:rsidR="009F0FA6" w:rsidRPr="004224D7" w:rsidRDefault="009F0FA6" w:rsidP="004224D7">
      <w:pPr>
        <w:pStyle w:val="Code"/>
        <w:rPr>
          <w:highlight w:val="white"/>
        </w:rPr>
      </w:pPr>
      <w:r w:rsidRPr="004224D7">
        <w:rPr>
          <w:highlight w:val="white"/>
        </w:rPr>
        <w:t xml:space="preserve">        </w:t>
      </w:r>
      <w:r w:rsidR="002F35C1">
        <w:rPr>
          <w:highlight w:val="white"/>
        </w:rPr>
        <w:t>Initializer</w:t>
      </w:r>
      <w:r w:rsidR="0031626F">
        <w:rPr>
          <w:highlight w:val="white"/>
        </w:rPr>
        <w:t>ToDimensionMap</w:t>
      </w:r>
      <w:r w:rsidRPr="004224D7">
        <w:rPr>
          <w:highlight w:val="white"/>
        </w:rPr>
        <w:t xml:space="preserve">(list, </w:t>
      </w:r>
      <w:r w:rsidR="002F35C1">
        <w:rPr>
          <w:highlight w:val="white"/>
        </w:rPr>
        <w:t>initializer</w:t>
      </w:r>
      <w:r w:rsidRPr="004224D7">
        <w:rPr>
          <w:highlight w:val="white"/>
        </w:rPr>
        <w:t>ToDimensionMap);</w:t>
      </w:r>
    </w:p>
    <w:p w14:paraId="1221D5E6" w14:textId="77777777" w:rsidR="009F0FA6" w:rsidRPr="004224D7" w:rsidRDefault="009F0FA6" w:rsidP="004224D7">
      <w:pPr>
        <w:pStyle w:val="Code"/>
        <w:rPr>
          <w:highlight w:val="white"/>
        </w:rPr>
      </w:pPr>
    </w:p>
    <w:p w14:paraId="3717A402" w14:textId="77777777" w:rsidR="009F0FA6" w:rsidRPr="004224D7" w:rsidRDefault="009F0FA6" w:rsidP="004224D7">
      <w:pPr>
        <w:pStyle w:val="Code"/>
        <w:rPr>
          <w:highlight w:val="white"/>
        </w:rPr>
      </w:pPr>
      <w:r w:rsidRPr="004224D7">
        <w:rPr>
          <w:highlight w:val="white"/>
        </w:rPr>
        <w:t xml:space="preserve">        // int a[2][2][2] = {1,2,3,4,5,6,7,8};</w:t>
      </w:r>
    </w:p>
    <w:p w14:paraId="20FBB732" w14:textId="77777777" w:rsidR="009F0FA6" w:rsidRPr="004224D7" w:rsidRDefault="009F0FA6" w:rsidP="004224D7">
      <w:pPr>
        <w:pStyle w:val="Code"/>
        <w:rPr>
          <w:highlight w:val="white"/>
        </w:rPr>
      </w:pPr>
      <w:r w:rsidRPr="004224D7">
        <w:rPr>
          <w:highlight w:val="white"/>
        </w:rPr>
        <w:t xml:space="preserve">        // {{1,2],{3,4},{5,6},{7,8}}</w:t>
      </w:r>
    </w:p>
    <w:p w14:paraId="73AFC42A" w14:textId="77777777" w:rsidR="009F0FA6" w:rsidRPr="004224D7" w:rsidRDefault="009F0FA6" w:rsidP="004224D7">
      <w:pPr>
        <w:pStyle w:val="Code"/>
        <w:rPr>
          <w:highlight w:val="white"/>
        </w:rPr>
      </w:pPr>
      <w:r w:rsidRPr="004224D7">
        <w:rPr>
          <w:highlight w:val="white"/>
        </w:rPr>
        <w:t xml:space="preserve">        // {{{1,2],{3,4}},{{5,6},{7,8}}}</w:t>
      </w:r>
    </w:p>
    <w:p w14:paraId="390578A4" w14:textId="77777777" w:rsidR="009F0FA6" w:rsidRPr="004224D7" w:rsidRDefault="009F0FA6" w:rsidP="004224D7">
      <w:pPr>
        <w:pStyle w:val="Code"/>
        <w:rPr>
          <w:highlight w:val="white"/>
        </w:rPr>
      </w:pPr>
    </w:p>
    <w:p w14:paraId="21F20F4F" w14:textId="77777777" w:rsidR="009F0FA6" w:rsidRPr="004224D7" w:rsidRDefault="009F0FA6" w:rsidP="004224D7">
      <w:pPr>
        <w:pStyle w:val="Code"/>
        <w:rPr>
          <w:highlight w:val="white"/>
        </w:rPr>
      </w:pPr>
      <w:r w:rsidRPr="004224D7">
        <w:rPr>
          <w:highlight w:val="white"/>
        </w:rPr>
        <w:t xml:space="preserve">        for (int dimension = 1; dimension &lt; maxDimension; ++dimension) {</w:t>
      </w:r>
    </w:p>
    <w:p w14:paraId="516C529C" w14:textId="77777777" w:rsidR="004224D7" w:rsidRDefault="009F0FA6" w:rsidP="004224D7">
      <w:pPr>
        <w:pStyle w:val="Code"/>
        <w:rPr>
          <w:highlight w:val="white"/>
        </w:rPr>
      </w:pPr>
      <w:r w:rsidRPr="004224D7">
        <w:rPr>
          <w:highlight w:val="white"/>
        </w:rPr>
        <w:t xml:space="preserve">          List&lt;object&gt; totalList =</w:t>
      </w:r>
    </w:p>
    <w:p w14:paraId="5E421A78" w14:textId="4BE5B3FF" w:rsidR="009F0FA6" w:rsidRPr="004224D7" w:rsidRDefault="004224D7" w:rsidP="004224D7">
      <w:pPr>
        <w:pStyle w:val="Code"/>
        <w:rPr>
          <w:highlight w:val="white"/>
        </w:rPr>
      </w:pPr>
      <w:r>
        <w:rPr>
          <w:highlight w:val="white"/>
        </w:rPr>
        <w:t xml:space="preserve">           </w:t>
      </w:r>
      <w:r w:rsidR="009F0FA6" w:rsidRPr="004224D7">
        <w:rPr>
          <w:highlight w:val="white"/>
        </w:rPr>
        <w:t xml:space="preserve"> new List&lt;object&gt;(), currentList = new List&lt;object&gt;();</w:t>
      </w:r>
    </w:p>
    <w:p w14:paraId="28FE6674" w14:textId="77777777" w:rsidR="009F0FA6" w:rsidRPr="004224D7" w:rsidRDefault="009F0FA6" w:rsidP="004224D7">
      <w:pPr>
        <w:pStyle w:val="Code"/>
        <w:rPr>
          <w:highlight w:val="white"/>
        </w:rPr>
      </w:pPr>
      <w:r w:rsidRPr="004224D7">
        <w:rPr>
          <w:highlight w:val="white"/>
        </w:rPr>
        <w:t xml:space="preserve">          int arraySize = dimensionToSizeMap[dimension];</w:t>
      </w:r>
    </w:p>
    <w:p w14:paraId="42AD4975" w14:textId="77777777" w:rsidR="009F0FA6" w:rsidRPr="004224D7" w:rsidRDefault="009F0FA6" w:rsidP="004224D7">
      <w:pPr>
        <w:pStyle w:val="Code"/>
        <w:rPr>
          <w:highlight w:val="white"/>
        </w:rPr>
      </w:pPr>
      <w:r w:rsidRPr="004224D7">
        <w:rPr>
          <w:highlight w:val="white"/>
        </w:rPr>
        <w:t xml:space="preserve">          Assert.ErrorA(arraySize &gt; 0);</w:t>
      </w:r>
    </w:p>
    <w:p w14:paraId="0CE7D4C4" w14:textId="77777777" w:rsidR="009F0FA6" w:rsidRPr="004224D7" w:rsidRDefault="009F0FA6" w:rsidP="004224D7">
      <w:pPr>
        <w:pStyle w:val="Code"/>
        <w:rPr>
          <w:highlight w:val="white"/>
        </w:rPr>
      </w:pPr>
    </w:p>
    <w:p w14:paraId="34DA0CB7" w14:textId="77777777" w:rsidR="009F0FA6" w:rsidRPr="004224D7" w:rsidRDefault="009F0FA6" w:rsidP="004224D7">
      <w:pPr>
        <w:pStyle w:val="Code"/>
        <w:rPr>
          <w:highlight w:val="white"/>
        </w:rPr>
      </w:pPr>
      <w:r w:rsidRPr="004224D7">
        <w:rPr>
          <w:highlight w:val="white"/>
        </w:rPr>
        <w:t xml:space="preserve">          foreach (object member in list) {</w:t>
      </w:r>
    </w:p>
    <w:p w14:paraId="2C269416" w14:textId="113E1459" w:rsidR="009F0FA6" w:rsidRPr="004224D7" w:rsidRDefault="009F0FA6" w:rsidP="004224D7">
      <w:pPr>
        <w:pStyle w:val="Code"/>
        <w:rPr>
          <w:highlight w:val="white"/>
        </w:rPr>
      </w:pPr>
      <w:r w:rsidRPr="004224D7">
        <w:rPr>
          <w:highlight w:val="white"/>
        </w:rPr>
        <w:t xml:space="preserve">            if (</w:t>
      </w:r>
      <w:r w:rsidR="002F35C1">
        <w:rPr>
          <w:highlight w:val="white"/>
        </w:rPr>
        <w:t>initializer</w:t>
      </w:r>
      <w:r w:rsidRPr="004224D7">
        <w:rPr>
          <w:highlight w:val="white"/>
        </w:rPr>
        <w:t>ToDimensionMap[member] &lt; dimension) {</w:t>
      </w:r>
    </w:p>
    <w:p w14:paraId="5F0BCE08" w14:textId="77777777" w:rsidR="009F0FA6" w:rsidRPr="004224D7" w:rsidRDefault="009F0FA6" w:rsidP="004224D7">
      <w:pPr>
        <w:pStyle w:val="Code"/>
        <w:rPr>
          <w:highlight w:val="white"/>
        </w:rPr>
      </w:pPr>
      <w:r w:rsidRPr="004224D7">
        <w:rPr>
          <w:highlight w:val="white"/>
        </w:rPr>
        <w:lastRenderedPageBreak/>
        <w:t xml:space="preserve">              currentList.Add(member);</w:t>
      </w:r>
    </w:p>
    <w:p w14:paraId="62EBF207" w14:textId="77777777" w:rsidR="009F0FA6" w:rsidRPr="004224D7" w:rsidRDefault="009F0FA6" w:rsidP="004224D7">
      <w:pPr>
        <w:pStyle w:val="Code"/>
        <w:rPr>
          <w:highlight w:val="white"/>
        </w:rPr>
      </w:pPr>
      <w:r w:rsidRPr="004224D7">
        <w:rPr>
          <w:highlight w:val="white"/>
        </w:rPr>
        <w:t xml:space="preserve">            }</w:t>
      </w:r>
    </w:p>
    <w:p w14:paraId="10B0F0AE" w14:textId="77777777" w:rsidR="009F0FA6" w:rsidRPr="004224D7" w:rsidRDefault="009F0FA6" w:rsidP="004224D7">
      <w:pPr>
        <w:pStyle w:val="Code"/>
        <w:rPr>
          <w:highlight w:val="white"/>
        </w:rPr>
      </w:pPr>
      <w:r w:rsidRPr="004224D7">
        <w:rPr>
          <w:highlight w:val="white"/>
        </w:rPr>
        <w:t xml:space="preserve">            else {</w:t>
      </w:r>
    </w:p>
    <w:p w14:paraId="6F0DF988" w14:textId="77777777" w:rsidR="009F0FA6" w:rsidRPr="004224D7" w:rsidRDefault="009F0FA6" w:rsidP="004224D7">
      <w:pPr>
        <w:pStyle w:val="Code"/>
        <w:rPr>
          <w:highlight w:val="white"/>
        </w:rPr>
      </w:pPr>
      <w:r w:rsidRPr="004224D7">
        <w:rPr>
          <w:highlight w:val="white"/>
        </w:rPr>
        <w:t xml:space="preserve">              if (currentList.Count &gt; 0) {</w:t>
      </w:r>
    </w:p>
    <w:p w14:paraId="062ACAB3" w14:textId="1C05A989" w:rsidR="009F0FA6" w:rsidRPr="004224D7" w:rsidRDefault="009F0FA6" w:rsidP="004224D7">
      <w:pPr>
        <w:pStyle w:val="Code"/>
        <w:rPr>
          <w:highlight w:val="white"/>
        </w:rPr>
      </w:pPr>
      <w:r w:rsidRPr="004224D7">
        <w:rPr>
          <w:highlight w:val="white"/>
        </w:rPr>
        <w:t xml:space="preserve">                </w:t>
      </w:r>
      <w:r w:rsidR="002F35C1">
        <w:rPr>
          <w:highlight w:val="white"/>
        </w:rPr>
        <w:t>initializer</w:t>
      </w:r>
      <w:r w:rsidRPr="004224D7">
        <w:rPr>
          <w:highlight w:val="white"/>
        </w:rPr>
        <w:t>ToDimensionMap[currentList] = dimension;</w:t>
      </w:r>
    </w:p>
    <w:p w14:paraId="32AEE4E8" w14:textId="77777777" w:rsidR="009F0FA6" w:rsidRPr="004224D7" w:rsidRDefault="009F0FA6" w:rsidP="004224D7">
      <w:pPr>
        <w:pStyle w:val="Code"/>
        <w:rPr>
          <w:highlight w:val="white"/>
        </w:rPr>
      </w:pPr>
      <w:r w:rsidRPr="004224D7">
        <w:rPr>
          <w:highlight w:val="white"/>
        </w:rPr>
        <w:t xml:space="preserve">                totalList.Add(currentList);</w:t>
      </w:r>
    </w:p>
    <w:p w14:paraId="7A9074BD" w14:textId="77777777" w:rsidR="009F0FA6" w:rsidRPr="004224D7" w:rsidRDefault="009F0FA6" w:rsidP="004224D7">
      <w:pPr>
        <w:pStyle w:val="Code"/>
        <w:rPr>
          <w:highlight w:val="white"/>
        </w:rPr>
      </w:pPr>
      <w:r w:rsidRPr="004224D7">
        <w:rPr>
          <w:highlight w:val="white"/>
        </w:rPr>
        <w:t xml:space="preserve">              }</w:t>
      </w:r>
    </w:p>
    <w:p w14:paraId="12DB7C69" w14:textId="77777777" w:rsidR="009F0FA6" w:rsidRPr="004224D7" w:rsidRDefault="009F0FA6" w:rsidP="004224D7">
      <w:pPr>
        <w:pStyle w:val="Code"/>
        <w:rPr>
          <w:highlight w:val="white"/>
        </w:rPr>
      </w:pPr>
    </w:p>
    <w:p w14:paraId="09408477" w14:textId="77777777" w:rsidR="009F0FA6" w:rsidRPr="004224D7" w:rsidRDefault="009F0FA6" w:rsidP="004224D7">
      <w:pPr>
        <w:pStyle w:val="Code"/>
        <w:rPr>
          <w:highlight w:val="white"/>
        </w:rPr>
      </w:pPr>
      <w:r w:rsidRPr="004224D7">
        <w:rPr>
          <w:highlight w:val="white"/>
        </w:rPr>
        <w:t xml:space="preserve">              totalList.Add(member);</w:t>
      </w:r>
    </w:p>
    <w:p w14:paraId="0B26852D" w14:textId="77777777" w:rsidR="009F0FA6" w:rsidRPr="004224D7" w:rsidRDefault="009F0FA6" w:rsidP="004224D7">
      <w:pPr>
        <w:pStyle w:val="Code"/>
        <w:rPr>
          <w:highlight w:val="white"/>
        </w:rPr>
      </w:pPr>
      <w:r w:rsidRPr="004224D7">
        <w:rPr>
          <w:highlight w:val="white"/>
        </w:rPr>
        <w:t xml:space="preserve">              currentList = new List&lt;object&gt;();</w:t>
      </w:r>
    </w:p>
    <w:p w14:paraId="5FCFCECF" w14:textId="77777777" w:rsidR="009F0FA6" w:rsidRPr="004224D7" w:rsidRDefault="009F0FA6" w:rsidP="004224D7">
      <w:pPr>
        <w:pStyle w:val="Code"/>
        <w:rPr>
          <w:highlight w:val="white"/>
        </w:rPr>
      </w:pPr>
      <w:r w:rsidRPr="004224D7">
        <w:rPr>
          <w:highlight w:val="white"/>
        </w:rPr>
        <w:t xml:space="preserve">            }</w:t>
      </w:r>
    </w:p>
    <w:p w14:paraId="423DD5A2" w14:textId="77777777" w:rsidR="009F0FA6" w:rsidRPr="004224D7" w:rsidRDefault="009F0FA6" w:rsidP="004224D7">
      <w:pPr>
        <w:pStyle w:val="Code"/>
        <w:rPr>
          <w:highlight w:val="white"/>
        </w:rPr>
      </w:pPr>
    </w:p>
    <w:p w14:paraId="59397A0C" w14:textId="77777777" w:rsidR="009F0FA6" w:rsidRPr="004224D7" w:rsidRDefault="009F0FA6" w:rsidP="004224D7">
      <w:pPr>
        <w:pStyle w:val="Code"/>
        <w:rPr>
          <w:highlight w:val="white"/>
        </w:rPr>
      </w:pPr>
      <w:r w:rsidRPr="004224D7">
        <w:rPr>
          <w:highlight w:val="white"/>
        </w:rPr>
        <w:t xml:space="preserve">            if (currentList.Count == arraySize) {</w:t>
      </w:r>
    </w:p>
    <w:p w14:paraId="0D0C022B" w14:textId="2E4BD294" w:rsidR="009F0FA6" w:rsidRPr="004224D7" w:rsidRDefault="009F0FA6" w:rsidP="004224D7">
      <w:pPr>
        <w:pStyle w:val="Code"/>
        <w:rPr>
          <w:highlight w:val="white"/>
        </w:rPr>
      </w:pPr>
      <w:r w:rsidRPr="004224D7">
        <w:rPr>
          <w:highlight w:val="white"/>
        </w:rPr>
        <w:t xml:space="preserve">              </w:t>
      </w:r>
      <w:r w:rsidR="002F35C1">
        <w:rPr>
          <w:highlight w:val="white"/>
        </w:rPr>
        <w:t>initializer</w:t>
      </w:r>
      <w:r w:rsidRPr="004224D7">
        <w:rPr>
          <w:highlight w:val="white"/>
        </w:rPr>
        <w:t>ToDimensionMap[currentList] = dimension;</w:t>
      </w:r>
    </w:p>
    <w:p w14:paraId="20BBDD00" w14:textId="77777777" w:rsidR="009F0FA6" w:rsidRPr="004224D7" w:rsidRDefault="009F0FA6" w:rsidP="004224D7">
      <w:pPr>
        <w:pStyle w:val="Code"/>
        <w:rPr>
          <w:highlight w:val="white"/>
        </w:rPr>
      </w:pPr>
      <w:r w:rsidRPr="004224D7">
        <w:rPr>
          <w:highlight w:val="white"/>
        </w:rPr>
        <w:t xml:space="preserve">              totalList.Add(currentList);</w:t>
      </w:r>
    </w:p>
    <w:p w14:paraId="621A1760" w14:textId="77777777" w:rsidR="009F0FA6" w:rsidRPr="004224D7" w:rsidRDefault="009F0FA6" w:rsidP="004224D7">
      <w:pPr>
        <w:pStyle w:val="Code"/>
        <w:rPr>
          <w:highlight w:val="white"/>
        </w:rPr>
      </w:pPr>
      <w:r w:rsidRPr="004224D7">
        <w:rPr>
          <w:highlight w:val="white"/>
        </w:rPr>
        <w:t xml:space="preserve">              currentList = new List&lt;object&gt;();</w:t>
      </w:r>
    </w:p>
    <w:p w14:paraId="1DFF9791" w14:textId="77777777" w:rsidR="009F0FA6" w:rsidRPr="004224D7" w:rsidRDefault="009F0FA6" w:rsidP="004224D7">
      <w:pPr>
        <w:pStyle w:val="Code"/>
        <w:rPr>
          <w:highlight w:val="white"/>
        </w:rPr>
      </w:pPr>
      <w:r w:rsidRPr="004224D7">
        <w:rPr>
          <w:highlight w:val="white"/>
        </w:rPr>
        <w:t xml:space="preserve">            }</w:t>
      </w:r>
    </w:p>
    <w:p w14:paraId="71665969" w14:textId="77777777" w:rsidR="009F0FA6" w:rsidRPr="004224D7" w:rsidRDefault="009F0FA6" w:rsidP="004224D7">
      <w:pPr>
        <w:pStyle w:val="Code"/>
        <w:rPr>
          <w:highlight w:val="white"/>
        </w:rPr>
      </w:pPr>
      <w:r w:rsidRPr="004224D7">
        <w:rPr>
          <w:highlight w:val="white"/>
        </w:rPr>
        <w:t xml:space="preserve">          }</w:t>
      </w:r>
    </w:p>
    <w:p w14:paraId="7E80F2C6" w14:textId="77777777" w:rsidR="009F0FA6" w:rsidRPr="004224D7" w:rsidRDefault="009F0FA6" w:rsidP="004224D7">
      <w:pPr>
        <w:pStyle w:val="Code"/>
        <w:rPr>
          <w:highlight w:val="white"/>
        </w:rPr>
      </w:pPr>
    </w:p>
    <w:p w14:paraId="33EE89D8" w14:textId="77777777" w:rsidR="009F0FA6" w:rsidRPr="004224D7" w:rsidRDefault="009F0FA6" w:rsidP="004224D7">
      <w:pPr>
        <w:pStyle w:val="Code"/>
        <w:rPr>
          <w:highlight w:val="white"/>
        </w:rPr>
      </w:pPr>
      <w:r w:rsidRPr="004224D7">
        <w:rPr>
          <w:highlight w:val="white"/>
        </w:rPr>
        <w:t xml:space="preserve">          if (currentList.Count &gt; 0) {</w:t>
      </w:r>
    </w:p>
    <w:p w14:paraId="612AFD4E" w14:textId="2C3FD00F" w:rsidR="009F0FA6" w:rsidRPr="004224D7" w:rsidRDefault="009F0FA6" w:rsidP="004224D7">
      <w:pPr>
        <w:pStyle w:val="Code"/>
        <w:rPr>
          <w:highlight w:val="white"/>
        </w:rPr>
      </w:pPr>
      <w:r w:rsidRPr="004224D7">
        <w:rPr>
          <w:highlight w:val="white"/>
        </w:rPr>
        <w:t xml:space="preserve">            </w:t>
      </w:r>
      <w:r w:rsidR="002F35C1">
        <w:rPr>
          <w:highlight w:val="white"/>
        </w:rPr>
        <w:t>initializer</w:t>
      </w:r>
      <w:r w:rsidRPr="004224D7">
        <w:rPr>
          <w:highlight w:val="white"/>
        </w:rPr>
        <w:t>ToDimensionMap[currentList] = dimension;</w:t>
      </w:r>
    </w:p>
    <w:p w14:paraId="4944915F" w14:textId="77777777" w:rsidR="009F0FA6" w:rsidRPr="004224D7" w:rsidRDefault="009F0FA6" w:rsidP="004224D7">
      <w:pPr>
        <w:pStyle w:val="Code"/>
        <w:rPr>
          <w:highlight w:val="white"/>
        </w:rPr>
      </w:pPr>
      <w:r w:rsidRPr="004224D7">
        <w:rPr>
          <w:highlight w:val="white"/>
        </w:rPr>
        <w:t xml:space="preserve">            totalList.Add(currentList);</w:t>
      </w:r>
    </w:p>
    <w:p w14:paraId="6689C2E6" w14:textId="77777777" w:rsidR="009F0FA6" w:rsidRPr="004224D7" w:rsidRDefault="009F0FA6" w:rsidP="004224D7">
      <w:pPr>
        <w:pStyle w:val="Code"/>
        <w:rPr>
          <w:highlight w:val="white"/>
        </w:rPr>
      </w:pPr>
      <w:r w:rsidRPr="004224D7">
        <w:rPr>
          <w:highlight w:val="white"/>
        </w:rPr>
        <w:t xml:space="preserve">          }</w:t>
      </w:r>
    </w:p>
    <w:p w14:paraId="4E06E624" w14:textId="77777777" w:rsidR="009F0FA6" w:rsidRPr="004224D7" w:rsidRDefault="009F0FA6" w:rsidP="004224D7">
      <w:pPr>
        <w:pStyle w:val="Code"/>
        <w:rPr>
          <w:highlight w:val="white"/>
        </w:rPr>
      </w:pPr>
    </w:p>
    <w:p w14:paraId="79B7E531" w14:textId="77777777" w:rsidR="009F0FA6" w:rsidRPr="004224D7" w:rsidRDefault="009F0FA6" w:rsidP="004224D7">
      <w:pPr>
        <w:pStyle w:val="Code"/>
        <w:rPr>
          <w:highlight w:val="white"/>
        </w:rPr>
      </w:pPr>
      <w:r w:rsidRPr="004224D7">
        <w:rPr>
          <w:highlight w:val="white"/>
        </w:rPr>
        <w:t xml:space="preserve">          list = totalList;</w:t>
      </w:r>
    </w:p>
    <w:p w14:paraId="1EE07B25" w14:textId="77777777" w:rsidR="009F0FA6" w:rsidRPr="004224D7" w:rsidRDefault="009F0FA6" w:rsidP="004224D7">
      <w:pPr>
        <w:pStyle w:val="Code"/>
        <w:rPr>
          <w:highlight w:val="white"/>
        </w:rPr>
      </w:pPr>
      <w:r w:rsidRPr="004224D7">
        <w:rPr>
          <w:highlight w:val="white"/>
        </w:rPr>
        <w:t xml:space="preserve">        }</w:t>
      </w:r>
    </w:p>
    <w:p w14:paraId="24E0F51D" w14:textId="77777777" w:rsidR="009F0FA6" w:rsidRPr="004224D7" w:rsidRDefault="009F0FA6" w:rsidP="004224D7">
      <w:pPr>
        <w:pStyle w:val="Code"/>
        <w:rPr>
          <w:highlight w:val="white"/>
        </w:rPr>
      </w:pPr>
    </w:p>
    <w:p w14:paraId="652815A0" w14:textId="77777777" w:rsidR="009F0FA6" w:rsidRPr="004224D7" w:rsidRDefault="009F0FA6" w:rsidP="004224D7">
      <w:pPr>
        <w:pStyle w:val="Code"/>
        <w:rPr>
          <w:highlight w:val="white"/>
        </w:rPr>
      </w:pPr>
      <w:r w:rsidRPr="004224D7">
        <w:rPr>
          <w:highlight w:val="white"/>
        </w:rPr>
        <w:t xml:space="preserve">        return list;</w:t>
      </w:r>
    </w:p>
    <w:p w14:paraId="4DD28EE4" w14:textId="77777777" w:rsidR="009F0FA6" w:rsidRPr="004224D7" w:rsidRDefault="009F0FA6" w:rsidP="004224D7">
      <w:pPr>
        <w:pStyle w:val="Code"/>
        <w:rPr>
          <w:highlight w:val="white"/>
        </w:rPr>
      </w:pPr>
      <w:r w:rsidRPr="004224D7">
        <w:rPr>
          <w:highlight w:val="white"/>
        </w:rPr>
        <w:t xml:space="preserve">      }</w:t>
      </w:r>
    </w:p>
    <w:p w14:paraId="21C08CA8" w14:textId="77777777" w:rsidR="009F0FA6" w:rsidRPr="004224D7" w:rsidRDefault="009F0FA6" w:rsidP="004224D7">
      <w:pPr>
        <w:pStyle w:val="Code"/>
        <w:rPr>
          <w:highlight w:val="white"/>
        </w:rPr>
      </w:pPr>
    </w:p>
    <w:p w14:paraId="72E0DBF9" w14:textId="3584899F" w:rsidR="009F0FA6" w:rsidRPr="004224D7" w:rsidRDefault="009F0FA6" w:rsidP="004224D7">
      <w:pPr>
        <w:pStyle w:val="Code"/>
        <w:rPr>
          <w:highlight w:val="white"/>
        </w:rPr>
      </w:pPr>
      <w:r w:rsidRPr="004224D7">
        <w:rPr>
          <w:highlight w:val="white"/>
        </w:rPr>
        <w:t xml:space="preserve">      return </w:t>
      </w:r>
      <w:r w:rsidR="002F35C1">
        <w:rPr>
          <w:highlight w:val="white"/>
        </w:rPr>
        <w:t>initializer</w:t>
      </w:r>
      <w:r w:rsidRPr="004224D7">
        <w:rPr>
          <w:highlight w:val="white"/>
        </w:rPr>
        <w:t>;</w:t>
      </w:r>
    </w:p>
    <w:p w14:paraId="3763E295" w14:textId="77777777" w:rsidR="009F0FA6" w:rsidRPr="004224D7" w:rsidRDefault="009F0FA6" w:rsidP="004224D7">
      <w:pPr>
        <w:pStyle w:val="Code"/>
        <w:rPr>
          <w:highlight w:val="white"/>
        </w:rPr>
      </w:pPr>
      <w:r w:rsidRPr="004224D7">
        <w:rPr>
          <w:highlight w:val="white"/>
        </w:rPr>
        <w:t xml:space="preserve">    }</w:t>
      </w:r>
    </w:p>
    <w:p w14:paraId="0DF8432D" w14:textId="77777777" w:rsidR="009F0FA6" w:rsidRPr="004224D7" w:rsidRDefault="009F0FA6" w:rsidP="004224D7">
      <w:pPr>
        <w:pStyle w:val="Code"/>
        <w:rPr>
          <w:highlight w:val="white"/>
        </w:rPr>
      </w:pPr>
    </w:p>
    <w:p w14:paraId="5CD96192" w14:textId="77777777" w:rsidR="00597CB6" w:rsidRDefault="009F0FA6" w:rsidP="004224D7">
      <w:pPr>
        <w:pStyle w:val="Code"/>
        <w:rPr>
          <w:highlight w:val="white"/>
        </w:rPr>
      </w:pPr>
      <w:r w:rsidRPr="004224D7">
        <w:rPr>
          <w:highlight w:val="white"/>
        </w:rPr>
        <w:t xml:space="preserve">    private static int </w:t>
      </w:r>
      <w:r w:rsidR="0031626F">
        <w:rPr>
          <w:highlight w:val="white"/>
        </w:rPr>
        <w:t>DimensionToSizeMap</w:t>
      </w:r>
      <w:r w:rsidRPr="004224D7">
        <w:rPr>
          <w:highlight w:val="white"/>
        </w:rPr>
        <w:t>(Type type,</w:t>
      </w:r>
    </w:p>
    <w:p w14:paraId="0835CF0C" w14:textId="6A7A4E22" w:rsidR="009F0FA6" w:rsidRPr="004224D7" w:rsidRDefault="00597CB6" w:rsidP="004224D7">
      <w:pPr>
        <w:pStyle w:val="Code"/>
        <w:rPr>
          <w:highlight w:val="white"/>
        </w:rPr>
      </w:pPr>
      <w:r>
        <w:rPr>
          <w:highlight w:val="white"/>
        </w:rPr>
        <w:t xml:space="preserve">                                 </w:t>
      </w:r>
      <w:r w:rsidR="009F0FA6" w:rsidRPr="004224D7">
        <w:rPr>
          <w:highlight w:val="white"/>
        </w:rPr>
        <w:t xml:space="preserve"> IDictionary&lt;int,int&gt; dimensionToSizeMap)</w:t>
      </w:r>
      <w:r>
        <w:rPr>
          <w:highlight w:val="white"/>
        </w:rPr>
        <w:t xml:space="preserve"> </w:t>
      </w:r>
      <w:r w:rsidR="009F0FA6" w:rsidRPr="004224D7">
        <w:rPr>
          <w:highlight w:val="white"/>
        </w:rPr>
        <w:t>{</w:t>
      </w:r>
    </w:p>
    <w:p w14:paraId="1354AD98" w14:textId="77777777" w:rsidR="009F0FA6" w:rsidRPr="004224D7" w:rsidRDefault="009F0FA6" w:rsidP="004224D7">
      <w:pPr>
        <w:pStyle w:val="Code"/>
        <w:rPr>
          <w:highlight w:val="white"/>
        </w:rPr>
      </w:pPr>
      <w:r w:rsidRPr="004224D7">
        <w:rPr>
          <w:highlight w:val="white"/>
        </w:rPr>
        <w:t xml:space="preserve">      if (type.IsArray()) {</w:t>
      </w:r>
    </w:p>
    <w:p w14:paraId="677B10B3" w14:textId="77777777" w:rsidR="00161922" w:rsidRDefault="009F0FA6" w:rsidP="004224D7">
      <w:pPr>
        <w:pStyle w:val="Code"/>
        <w:rPr>
          <w:highlight w:val="white"/>
        </w:rPr>
      </w:pPr>
      <w:r w:rsidRPr="004224D7">
        <w:rPr>
          <w:highlight w:val="white"/>
        </w:rPr>
        <w:t xml:space="preserve">        int dimension =</w:t>
      </w:r>
    </w:p>
    <w:p w14:paraId="32945678" w14:textId="38BB8BB5" w:rsidR="009F0FA6" w:rsidRPr="004224D7" w:rsidRDefault="00161922" w:rsidP="004224D7">
      <w:pPr>
        <w:pStyle w:val="Code"/>
        <w:rPr>
          <w:highlight w:val="white"/>
        </w:rPr>
      </w:pPr>
      <w:r>
        <w:rPr>
          <w:highlight w:val="white"/>
        </w:rPr>
        <w:t xml:space="preserve">         </w:t>
      </w:r>
      <w:r w:rsidR="009F0FA6" w:rsidRPr="004224D7">
        <w:rPr>
          <w:highlight w:val="white"/>
        </w:rPr>
        <w:t xml:space="preserve"> </w:t>
      </w:r>
      <w:r w:rsidR="0031626F">
        <w:rPr>
          <w:highlight w:val="white"/>
        </w:rPr>
        <w:t>DimensionToSizeMap</w:t>
      </w:r>
      <w:r w:rsidR="009F0FA6" w:rsidRPr="004224D7">
        <w:rPr>
          <w:highlight w:val="white"/>
        </w:rPr>
        <w:t>(type.ArrayType, dimensionToSizeMap)</w:t>
      </w:r>
      <w:r>
        <w:rPr>
          <w:highlight w:val="white"/>
        </w:rPr>
        <w:t xml:space="preserve"> </w:t>
      </w:r>
      <w:r w:rsidR="009F0FA6" w:rsidRPr="004224D7">
        <w:rPr>
          <w:highlight w:val="white"/>
        </w:rPr>
        <w:t>+</w:t>
      </w:r>
      <w:r>
        <w:rPr>
          <w:highlight w:val="white"/>
        </w:rPr>
        <w:t xml:space="preserve"> </w:t>
      </w:r>
      <w:r w:rsidR="009F0FA6" w:rsidRPr="004224D7">
        <w:rPr>
          <w:highlight w:val="white"/>
        </w:rPr>
        <w:t>1;</w:t>
      </w:r>
    </w:p>
    <w:p w14:paraId="7FC6008C" w14:textId="77777777" w:rsidR="009F0FA6" w:rsidRPr="004224D7" w:rsidRDefault="009F0FA6" w:rsidP="004224D7">
      <w:pPr>
        <w:pStyle w:val="Code"/>
        <w:rPr>
          <w:highlight w:val="white"/>
        </w:rPr>
      </w:pPr>
      <w:r w:rsidRPr="004224D7">
        <w:rPr>
          <w:highlight w:val="white"/>
        </w:rPr>
        <w:t xml:space="preserve">        dimensionToSizeMap[dimension] = type.ArraySize;</w:t>
      </w:r>
    </w:p>
    <w:p w14:paraId="6A0FFB95" w14:textId="77777777" w:rsidR="009F0FA6" w:rsidRPr="004224D7" w:rsidRDefault="009F0FA6" w:rsidP="004224D7">
      <w:pPr>
        <w:pStyle w:val="Code"/>
        <w:rPr>
          <w:highlight w:val="white"/>
        </w:rPr>
      </w:pPr>
      <w:r w:rsidRPr="004224D7">
        <w:rPr>
          <w:highlight w:val="white"/>
        </w:rPr>
        <w:t xml:space="preserve">      }</w:t>
      </w:r>
    </w:p>
    <w:p w14:paraId="023385BC" w14:textId="77777777" w:rsidR="009F0FA6" w:rsidRPr="004224D7" w:rsidRDefault="009F0FA6" w:rsidP="004224D7">
      <w:pPr>
        <w:pStyle w:val="Code"/>
        <w:rPr>
          <w:highlight w:val="white"/>
        </w:rPr>
      </w:pPr>
    </w:p>
    <w:p w14:paraId="0D9E216A" w14:textId="77777777" w:rsidR="009F0FA6" w:rsidRPr="004224D7" w:rsidRDefault="009F0FA6" w:rsidP="004224D7">
      <w:pPr>
        <w:pStyle w:val="Code"/>
        <w:rPr>
          <w:highlight w:val="white"/>
        </w:rPr>
      </w:pPr>
      <w:r w:rsidRPr="004224D7">
        <w:rPr>
          <w:highlight w:val="white"/>
        </w:rPr>
        <w:t xml:space="preserve">      return 0;</w:t>
      </w:r>
    </w:p>
    <w:p w14:paraId="0674A81F" w14:textId="77777777" w:rsidR="009F0FA6" w:rsidRPr="004224D7" w:rsidRDefault="009F0FA6" w:rsidP="004224D7">
      <w:pPr>
        <w:pStyle w:val="Code"/>
        <w:rPr>
          <w:highlight w:val="white"/>
        </w:rPr>
      </w:pPr>
      <w:r w:rsidRPr="004224D7">
        <w:rPr>
          <w:highlight w:val="white"/>
        </w:rPr>
        <w:t xml:space="preserve">    }</w:t>
      </w:r>
    </w:p>
    <w:p w14:paraId="446251C0" w14:textId="77777777" w:rsidR="009F0FA6" w:rsidRPr="004224D7" w:rsidRDefault="009F0FA6" w:rsidP="004224D7">
      <w:pPr>
        <w:pStyle w:val="Code"/>
        <w:rPr>
          <w:highlight w:val="white"/>
        </w:rPr>
      </w:pPr>
    </w:p>
    <w:p w14:paraId="42AC9FA2" w14:textId="7A515E0B" w:rsidR="008104AD" w:rsidRDefault="009F0FA6" w:rsidP="004224D7">
      <w:pPr>
        <w:pStyle w:val="Code"/>
        <w:rPr>
          <w:highlight w:val="white"/>
        </w:rPr>
      </w:pPr>
      <w:r w:rsidRPr="004224D7">
        <w:rPr>
          <w:highlight w:val="white"/>
        </w:rPr>
        <w:t xml:space="preserve">    private static int </w:t>
      </w:r>
      <w:r w:rsidR="002F35C1">
        <w:rPr>
          <w:highlight w:val="white"/>
        </w:rPr>
        <w:t>Initializer</w:t>
      </w:r>
      <w:r w:rsidR="0031626F">
        <w:rPr>
          <w:highlight w:val="white"/>
        </w:rPr>
        <w:t>ToDimensionMap</w:t>
      </w:r>
      <w:r w:rsidRPr="004224D7">
        <w:rPr>
          <w:highlight w:val="white"/>
        </w:rPr>
        <w:t xml:space="preserve">(object </w:t>
      </w:r>
      <w:r w:rsidR="002F35C1">
        <w:rPr>
          <w:highlight w:val="white"/>
        </w:rPr>
        <w:t>initializer</w:t>
      </w:r>
      <w:r w:rsidRPr="004224D7">
        <w:rPr>
          <w:highlight w:val="white"/>
        </w:rPr>
        <w:t>,</w:t>
      </w:r>
    </w:p>
    <w:p w14:paraId="0AE71E33" w14:textId="57C14FF7" w:rsidR="009F0FA6" w:rsidRPr="004224D7" w:rsidRDefault="008104AD" w:rsidP="004224D7">
      <w:pPr>
        <w:pStyle w:val="Code"/>
        <w:rPr>
          <w:highlight w:val="white"/>
        </w:rPr>
      </w:pPr>
      <w:r>
        <w:rPr>
          <w:highlight w:val="white"/>
        </w:rPr>
        <w:t xml:space="preserve">                            </w:t>
      </w:r>
      <w:r w:rsidR="009F0FA6" w:rsidRPr="004224D7">
        <w:rPr>
          <w:highlight w:val="white"/>
        </w:rPr>
        <w:t xml:space="preserve"> IDictionary&lt;object,int&gt; </w:t>
      </w:r>
      <w:r w:rsidR="002F35C1">
        <w:rPr>
          <w:highlight w:val="white"/>
        </w:rPr>
        <w:t>initializer</w:t>
      </w:r>
      <w:r w:rsidR="009F0FA6" w:rsidRPr="004224D7">
        <w:rPr>
          <w:highlight w:val="white"/>
        </w:rPr>
        <w:t>ToDimensionMap) {</w:t>
      </w:r>
    </w:p>
    <w:p w14:paraId="5F7E5022" w14:textId="71E025F1" w:rsidR="009F0FA6" w:rsidRPr="004224D7" w:rsidRDefault="009F0FA6" w:rsidP="004224D7">
      <w:pPr>
        <w:pStyle w:val="Code"/>
        <w:rPr>
          <w:highlight w:val="white"/>
        </w:rPr>
      </w:pPr>
      <w:r w:rsidRPr="004224D7">
        <w:rPr>
          <w:highlight w:val="white"/>
        </w:rPr>
        <w:t xml:space="preserve">      if (</w:t>
      </w:r>
      <w:r w:rsidR="002F35C1">
        <w:rPr>
          <w:highlight w:val="white"/>
        </w:rPr>
        <w:t>initializer</w:t>
      </w:r>
      <w:r w:rsidRPr="004224D7">
        <w:rPr>
          <w:highlight w:val="white"/>
        </w:rPr>
        <w:t xml:space="preserve"> is List&lt;object&gt;) {</w:t>
      </w:r>
    </w:p>
    <w:p w14:paraId="0BD51EBE" w14:textId="43BD4962" w:rsidR="009F0FA6" w:rsidRPr="004224D7" w:rsidRDefault="009F0FA6" w:rsidP="004224D7">
      <w:pPr>
        <w:pStyle w:val="Code"/>
        <w:rPr>
          <w:highlight w:val="white"/>
        </w:rPr>
      </w:pPr>
      <w:r w:rsidRPr="004224D7">
        <w:rPr>
          <w:highlight w:val="white"/>
        </w:rPr>
        <w:t xml:space="preserve">        List&lt;object&gt; list = (List&lt;object&gt;) </w:t>
      </w:r>
      <w:r w:rsidR="002F35C1">
        <w:rPr>
          <w:highlight w:val="white"/>
        </w:rPr>
        <w:t>initializer</w:t>
      </w:r>
      <w:r w:rsidRPr="004224D7">
        <w:rPr>
          <w:highlight w:val="white"/>
        </w:rPr>
        <w:t>;</w:t>
      </w:r>
    </w:p>
    <w:p w14:paraId="0A091234" w14:textId="77777777" w:rsidR="009F0FA6" w:rsidRPr="004224D7" w:rsidRDefault="009F0FA6" w:rsidP="004224D7">
      <w:pPr>
        <w:pStyle w:val="Code"/>
        <w:rPr>
          <w:highlight w:val="white"/>
        </w:rPr>
      </w:pPr>
      <w:r w:rsidRPr="004224D7">
        <w:rPr>
          <w:highlight w:val="white"/>
        </w:rPr>
        <w:t xml:space="preserve">        int maxDimension = 0;</w:t>
      </w:r>
    </w:p>
    <w:p w14:paraId="190C0AB1" w14:textId="77777777" w:rsidR="009F0FA6" w:rsidRPr="004224D7" w:rsidRDefault="009F0FA6" w:rsidP="004224D7">
      <w:pPr>
        <w:pStyle w:val="Code"/>
        <w:rPr>
          <w:highlight w:val="white"/>
        </w:rPr>
      </w:pPr>
    </w:p>
    <w:p w14:paraId="7E02EBCF" w14:textId="77777777" w:rsidR="009F0FA6" w:rsidRPr="004224D7" w:rsidRDefault="009F0FA6" w:rsidP="004224D7">
      <w:pPr>
        <w:pStyle w:val="Code"/>
        <w:rPr>
          <w:highlight w:val="white"/>
        </w:rPr>
      </w:pPr>
      <w:r w:rsidRPr="004224D7">
        <w:rPr>
          <w:highlight w:val="white"/>
        </w:rPr>
        <w:t xml:space="preserve">        foreach (object member in list) {</w:t>
      </w:r>
    </w:p>
    <w:p w14:paraId="511D574A" w14:textId="6F8D7B81" w:rsidR="009F0FA6" w:rsidRPr="004224D7" w:rsidRDefault="009F0FA6" w:rsidP="004224D7">
      <w:pPr>
        <w:pStyle w:val="Code"/>
        <w:rPr>
          <w:highlight w:val="white"/>
        </w:rPr>
      </w:pPr>
      <w:r w:rsidRPr="004224D7">
        <w:rPr>
          <w:highlight w:val="white"/>
        </w:rPr>
        <w:t xml:space="preserve">          int dimension = </w:t>
      </w:r>
      <w:r w:rsidR="002F35C1">
        <w:rPr>
          <w:highlight w:val="white"/>
        </w:rPr>
        <w:t>Initializer</w:t>
      </w:r>
      <w:r w:rsidR="0031626F">
        <w:rPr>
          <w:highlight w:val="white"/>
        </w:rPr>
        <w:t>ToDimensionMap</w:t>
      </w:r>
      <w:r w:rsidRPr="004224D7">
        <w:rPr>
          <w:highlight w:val="white"/>
        </w:rPr>
        <w:t xml:space="preserve">(member, </w:t>
      </w:r>
      <w:r w:rsidR="002F35C1">
        <w:rPr>
          <w:highlight w:val="white"/>
        </w:rPr>
        <w:t>initializer</w:t>
      </w:r>
      <w:r w:rsidRPr="004224D7">
        <w:rPr>
          <w:highlight w:val="white"/>
        </w:rPr>
        <w:t>ToDimensionMap);</w:t>
      </w:r>
    </w:p>
    <w:p w14:paraId="6DAA8BB8" w14:textId="77777777" w:rsidR="009F0FA6" w:rsidRPr="004224D7" w:rsidRDefault="009F0FA6" w:rsidP="004224D7">
      <w:pPr>
        <w:pStyle w:val="Code"/>
        <w:rPr>
          <w:highlight w:val="white"/>
        </w:rPr>
      </w:pPr>
      <w:r w:rsidRPr="004224D7">
        <w:rPr>
          <w:highlight w:val="white"/>
        </w:rPr>
        <w:t xml:space="preserve">          maxDimension = Math.Max(maxDimension, dimension);</w:t>
      </w:r>
    </w:p>
    <w:p w14:paraId="42BF09E1" w14:textId="77777777" w:rsidR="009F0FA6" w:rsidRPr="004224D7" w:rsidRDefault="009F0FA6" w:rsidP="004224D7">
      <w:pPr>
        <w:pStyle w:val="Code"/>
        <w:rPr>
          <w:highlight w:val="white"/>
        </w:rPr>
      </w:pPr>
      <w:r w:rsidRPr="004224D7">
        <w:rPr>
          <w:highlight w:val="white"/>
        </w:rPr>
        <w:t xml:space="preserve">        }</w:t>
      </w:r>
    </w:p>
    <w:p w14:paraId="35EAD647" w14:textId="77777777" w:rsidR="009F0FA6" w:rsidRPr="004224D7" w:rsidRDefault="009F0FA6" w:rsidP="004224D7">
      <w:pPr>
        <w:pStyle w:val="Code"/>
        <w:rPr>
          <w:highlight w:val="white"/>
        </w:rPr>
      </w:pPr>
    </w:p>
    <w:p w14:paraId="0D2B3DF5" w14:textId="111A344F" w:rsidR="009F0FA6" w:rsidRPr="004224D7" w:rsidRDefault="009F0FA6" w:rsidP="004224D7">
      <w:pPr>
        <w:pStyle w:val="Code"/>
        <w:rPr>
          <w:highlight w:val="white"/>
        </w:rPr>
      </w:pPr>
      <w:r w:rsidRPr="004224D7">
        <w:rPr>
          <w:highlight w:val="white"/>
        </w:rPr>
        <w:lastRenderedPageBreak/>
        <w:t xml:space="preserve">        </w:t>
      </w:r>
      <w:r w:rsidR="002F35C1">
        <w:rPr>
          <w:highlight w:val="white"/>
        </w:rPr>
        <w:t>initializer</w:t>
      </w:r>
      <w:r w:rsidRPr="004224D7">
        <w:rPr>
          <w:highlight w:val="white"/>
        </w:rPr>
        <w:t>ToDimensionMap[list] = maxDimension + 1;</w:t>
      </w:r>
    </w:p>
    <w:p w14:paraId="4EF4A384" w14:textId="77777777" w:rsidR="009F0FA6" w:rsidRPr="004224D7" w:rsidRDefault="009F0FA6" w:rsidP="004224D7">
      <w:pPr>
        <w:pStyle w:val="Code"/>
        <w:rPr>
          <w:highlight w:val="white"/>
        </w:rPr>
      </w:pPr>
      <w:r w:rsidRPr="004224D7">
        <w:rPr>
          <w:highlight w:val="white"/>
        </w:rPr>
        <w:t xml:space="preserve">        return maxDimension + 1;</w:t>
      </w:r>
    </w:p>
    <w:p w14:paraId="1A31CBAF" w14:textId="77777777" w:rsidR="009F0FA6" w:rsidRPr="004224D7" w:rsidRDefault="009F0FA6" w:rsidP="004224D7">
      <w:pPr>
        <w:pStyle w:val="Code"/>
        <w:rPr>
          <w:highlight w:val="white"/>
        </w:rPr>
      </w:pPr>
      <w:r w:rsidRPr="004224D7">
        <w:rPr>
          <w:highlight w:val="white"/>
        </w:rPr>
        <w:t xml:space="preserve">      }</w:t>
      </w:r>
    </w:p>
    <w:p w14:paraId="035FAC0E" w14:textId="77777777" w:rsidR="009F0FA6" w:rsidRPr="004224D7" w:rsidRDefault="009F0FA6" w:rsidP="004224D7">
      <w:pPr>
        <w:pStyle w:val="Code"/>
        <w:rPr>
          <w:highlight w:val="white"/>
        </w:rPr>
      </w:pPr>
    </w:p>
    <w:p w14:paraId="08584066" w14:textId="77777777" w:rsidR="009F0FA6" w:rsidRPr="004224D7" w:rsidRDefault="009F0FA6" w:rsidP="004224D7">
      <w:pPr>
        <w:pStyle w:val="Code"/>
        <w:rPr>
          <w:highlight w:val="white"/>
        </w:rPr>
      </w:pPr>
      <w:r w:rsidRPr="004224D7">
        <w:rPr>
          <w:highlight w:val="white"/>
        </w:rPr>
        <w:t xml:space="preserve">      return 0;</w:t>
      </w:r>
    </w:p>
    <w:p w14:paraId="3CAB3C15" w14:textId="77777777" w:rsidR="009F0FA6" w:rsidRPr="004224D7" w:rsidRDefault="009F0FA6" w:rsidP="004224D7">
      <w:pPr>
        <w:pStyle w:val="Code"/>
        <w:rPr>
          <w:highlight w:val="white"/>
        </w:rPr>
      </w:pPr>
      <w:r w:rsidRPr="004224D7">
        <w:rPr>
          <w:highlight w:val="white"/>
        </w:rPr>
        <w:t xml:space="preserve">    }</w:t>
      </w:r>
    </w:p>
    <w:p w14:paraId="102CBFDB" w14:textId="77777777" w:rsidR="009F0FA6" w:rsidRPr="004224D7" w:rsidRDefault="009F0FA6" w:rsidP="004224D7">
      <w:pPr>
        <w:pStyle w:val="Code"/>
        <w:rPr>
          <w:highlight w:val="white"/>
        </w:rPr>
      </w:pPr>
    </w:p>
    <w:p w14:paraId="1FC90050" w14:textId="299BA415" w:rsidR="009F0FA6" w:rsidRPr="004224D7" w:rsidRDefault="009F0FA6" w:rsidP="004224D7">
      <w:pPr>
        <w:pStyle w:val="Code"/>
        <w:rPr>
          <w:highlight w:val="white"/>
        </w:rPr>
      </w:pPr>
      <w:r w:rsidRPr="004224D7">
        <w:rPr>
          <w:highlight w:val="white"/>
        </w:rPr>
        <w:t xml:space="preserve">    public static void PrintList(TextWriter textWriter, object </w:t>
      </w:r>
      <w:r w:rsidR="002F35C1">
        <w:rPr>
          <w:highlight w:val="white"/>
        </w:rPr>
        <w:t>initializer</w:t>
      </w:r>
      <w:r w:rsidRPr="004224D7">
        <w:rPr>
          <w:highlight w:val="white"/>
        </w:rPr>
        <w:t>) {</w:t>
      </w:r>
    </w:p>
    <w:p w14:paraId="7D1DC909" w14:textId="3B7B3D85" w:rsidR="009F0FA6" w:rsidRPr="004224D7" w:rsidRDefault="009F0FA6" w:rsidP="004224D7">
      <w:pPr>
        <w:pStyle w:val="Code"/>
        <w:rPr>
          <w:highlight w:val="white"/>
        </w:rPr>
      </w:pPr>
      <w:r w:rsidRPr="004224D7">
        <w:rPr>
          <w:highlight w:val="white"/>
        </w:rPr>
        <w:t xml:space="preserve">      if (</w:t>
      </w:r>
      <w:r w:rsidR="002F35C1">
        <w:rPr>
          <w:highlight w:val="white"/>
        </w:rPr>
        <w:t>initializer</w:t>
      </w:r>
      <w:r w:rsidRPr="004224D7">
        <w:rPr>
          <w:highlight w:val="white"/>
        </w:rPr>
        <w:t xml:space="preserve"> is Expression) {</w:t>
      </w:r>
    </w:p>
    <w:p w14:paraId="5DAE1D5E" w14:textId="07EFEC44" w:rsidR="00D97DE2" w:rsidRDefault="009F0FA6" w:rsidP="004224D7">
      <w:pPr>
        <w:pStyle w:val="Code"/>
        <w:rPr>
          <w:highlight w:val="white"/>
        </w:rPr>
      </w:pPr>
      <w:r w:rsidRPr="004224D7">
        <w:rPr>
          <w:highlight w:val="white"/>
        </w:rPr>
        <w:t xml:space="preserve">        textWriter.Write(Symbol.SimpleName((((Expression) </w:t>
      </w:r>
      <w:r w:rsidR="002F35C1">
        <w:rPr>
          <w:highlight w:val="white"/>
        </w:rPr>
        <w:t>initializer</w:t>
      </w:r>
      <w:r w:rsidRPr="004224D7">
        <w:rPr>
          <w:highlight w:val="white"/>
        </w:rPr>
        <w:t>)).</w:t>
      </w:r>
    </w:p>
    <w:p w14:paraId="7AB66583" w14:textId="7C68B569" w:rsidR="009F0FA6" w:rsidRPr="004224D7" w:rsidRDefault="00D97DE2" w:rsidP="004224D7">
      <w:pPr>
        <w:pStyle w:val="Code"/>
        <w:rPr>
          <w:highlight w:val="white"/>
        </w:rPr>
      </w:pPr>
      <w:r>
        <w:rPr>
          <w:highlight w:val="white"/>
        </w:rPr>
        <w:t xml:space="preserve">                                           </w:t>
      </w:r>
      <w:r w:rsidR="009F0FA6" w:rsidRPr="004224D7">
        <w:rPr>
          <w:highlight w:val="white"/>
        </w:rPr>
        <w:t>Symbol.UniqueName));</w:t>
      </w:r>
    </w:p>
    <w:p w14:paraId="42614D8C" w14:textId="77777777" w:rsidR="009F0FA6" w:rsidRPr="004224D7" w:rsidRDefault="009F0FA6" w:rsidP="004224D7">
      <w:pPr>
        <w:pStyle w:val="Code"/>
        <w:rPr>
          <w:highlight w:val="white"/>
        </w:rPr>
      </w:pPr>
      <w:r w:rsidRPr="004224D7">
        <w:rPr>
          <w:highlight w:val="white"/>
        </w:rPr>
        <w:t xml:space="preserve">      }</w:t>
      </w:r>
    </w:p>
    <w:p w14:paraId="29E8D08C" w14:textId="77777777" w:rsidR="009F0FA6" w:rsidRPr="004224D7" w:rsidRDefault="009F0FA6" w:rsidP="004224D7">
      <w:pPr>
        <w:pStyle w:val="Code"/>
        <w:rPr>
          <w:highlight w:val="white"/>
        </w:rPr>
      </w:pPr>
      <w:r w:rsidRPr="004224D7">
        <w:rPr>
          <w:highlight w:val="white"/>
        </w:rPr>
        <w:t xml:space="preserve">      else {</w:t>
      </w:r>
    </w:p>
    <w:p w14:paraId="639558C8" w14:textId="77777777" w:rsidR="009F0FA6" w:rsidRPr="004224D7" w:rsidRDefault="009F0FA6" w:rsidP="004224D7">
      <w:pPr>
        <w:pStyle w:val="Code"/>
        <w:rPr>
          <w:highlight w:val="white"/>
        </w:rPr>
      </w:pPr>
      <w:r w:rsidRPr="004224D7">
        <w:rPr>
          <w:highlight w:val="white"/>
        </w:rPr>
        <w:t xml:space="preserve">        textWriter.Write("[");</w:t>
      </w:r>
    </w:p>
    <w:p w14:paraId="737BED42" w14:textId="77777777" w:rsidR="009F0FA6" w:rsidRPr="004224D7" w:rsidRDefault="009F0FA6" w:rsidP="004224D7">
      <w:pPr>
        <w:pStyle w:val="Code"/>
        <w:rPr>
          <w:highlight w:val="white"/>
        </w:rPr>
      </w:pPr>
    </w:p>
    <w:p w14:paraId="7449FFCC" w14:textId="485D52F0" w:rsidR="009F0FA6" w:rsidRPr="004224D7" w:rsidRDefault="009F0FA6" w:rsidP="004224D7">
      <w:pPr>
        <w:pStyle w:val="Code"/>
        <w:rPr>
          <w:highlight w:val="white"/>
        </w:rPr>
      </w:pPr>
      <w:r w:rsidRPr="004224D7">
        <w:rPr>
          <w:highlight w:val="white"/>
        </w:rPr>
        <w:t xml:space="preserve">        List&lt;object&gt; list = (List&lt;object&gt;) </w:t>
      </w:r>
      <w:r w:rsidR="002F35C1">
        <w:rPr>
          <w:highlight w:val="white"/>
        </w:rPr>
        <w:t>initializer</w:t>
      </w:r>
      <w:r w:rsidRPr="004224D7">
        <w:rPr>
          <w:highlight w:val="white"/>
        </w:rPr>
        <w:t>;</w:t>
      </w:r>
    </w:p>
    <w:p w14:paraId="55E73B01" w14:textId="77777777" w:rsidR="009F0FA6" w:rsidRPr="004224D7" w:rsidRDefault="009F0FA6" w:rsidP="004224D7">
      <w:pPr>
        <w:pStyle w:val="Code"/>
        <w:rPr>
          <w:highlight w:val="white"/>
        </w:rPr>
      </w:pPr>
      <w:r w:rsidRPr="004224D7">
        <w:rPr>
          <w:highlight w:val="white"/>
        </w:rPr>
        <w:t xml:space="preserve">        bool first = true;</w:t>
      </w:r>
    </w:p>
    <w:p w14:paraId="22CF85FC" w14:textId="77777777" w:rsidR="009F0FA6" w:rsidRPr="004224D7" w:rsidRDefault="009F0FA6" w:rsidP="004224D7">
      <w:pPr>
        <w:pStyle w:val="Code"/>
        <w:rPr>
          <w:highlight w:val="white"/>
        </w:rPr>
      </w:pPr>
    </w:p>
    <w:p w14:paraId="0E53C840" w14:textId="77777777" w:rsidR="009F0FA6" w:rsidRPr="004224D7" w:rsidRDefault="009F0FA6" w:rsidP="004224D7">
      <w:pPr>
        <w:pStyle w:val="Code"/>
        <w:rPr>
          <w:highlight w:val="white"/>
        </w:rPr>
      </w:pPr>
      <w:r w:rsidRPr="004224D7">
        <w:rPr>
          <w:highlight w:val="white"/>
        </w:rPr>
        <w:t xml:space="preserve">        foreach (object member in list) {</w:t>
      </w:r>
    </w:p>
    <w:p w14:paraId="3F35FF77" w14:textId="77777777" w:rsidR="009F0FA6" w:rsidRPr="004224D7" w:rsidRDefault="009F0FA6" w:rsidP="004224D7">
      <w:pPr>
        <w:pStyle w:val="Code"/>
        <w:rPr>
          <w:highlight w:val="white"/>
        </w:rPr>
      </w:pPr>
      <w:r w:rsidRPr="004224D7">
        <w:rPr>
          <w:highlight w:val="white"/>
        </w:rPr>
        <w:t xml:space="preserve">          textWriter.Write(first ? "" : ",");</w:t>
      </w:r>
    </w:p>
    <w:p w14:paraId="15964542" w14:textId="77777777" w:rsidR="009F0FA6" w:rsidRPr="004224D7" w:rsidRDefault="009F0FA6" w:rsidP="004224D7">
      <w:pPr>
        <w:pStyle w:val="Code"/>
        <w:rPr>
          <w:highlight w:val="white"/>
        </w:rPr>
      </w:pPr>
      <w:r w:rsidRPr="004224D7">
        <w:rPr>
          <w:highlight w:val="white"/>
        </w:rPr>
        <w:t xml:space="preserve">          PrintList(textWriter, member);</w:t>
      </w:r>
    </w:p>
    <w:p w14:paraId="40EBC453" w14:textId="77777777" w:rsidR="009F0FA6" w:rsidRPr="004224D7" w:rsidRDefault="009F0FA6" w:rsidP="004224D7">
      <w:pPr>
        <w:pStyle w:val="Code"/>
        <w:rPr>
          <w:highlight w:val="white"/>
        </w:rPr>
      </w:pPr>
      <w:r w:rsidRPr="004224D7">
        <w:rPr>
          <w:highlight w:val="white"/>
        </w:rPr>
        <w:t xml:space="preserve">          first = false;</w:t>
      </w:r>
    </w:p>
    <w:p w14:paraId="2FD78BB4" w14:textId="77777777" w:rsidR="009F0FA6" w:rsidRPr="004224D7" w:rsidRDefault="009F0FA6" w:rsidP="004224D7">
      <w:pPr>
        <w:pStyle w:val="Code"/>
        <w:rPr>
          <w:highlight w:val="white"/>
        </w:rPr>
      </w:pPr>
      <w:r w:rsidRPr="004224D7">
        <w:rPr>
          <w:highlight w:val="white"/>
        </w:rPr>
        <w:t xml:space="preserve">        }</w:t>
      </w:r>
    </w:p>
    <w:p w14:paraId="7B175346" w14:textId="77777777" w:rsidR="009F0FA6" w:rsidRPr="004224D7" w:rsidRDefault="009F0FA6" w:rsidP="004224D7">
      <w:pPr>
        <w:pStyle w:val="Code"/>
        <w:rPr>
          <w:highlight w:val="white"/>
        </w:rPr>
      </w:pPr>
    </w:p>
    <w:p w14:paraId="48E2B14B" w14:textId="77777777" w:rsidR="009F0FA6" w:rsidRPr="004224D7" w:rsidRDefault="009F0FA6" w:rsidP="004224D7">
      <w:pPr>
        <w:pStyle w:val="Code"/>
        <w:rPr>
          <w:highlight w:val="white"/>
        </w:rPr>
      </w:pPr>
      <w:r w:rsidRPr="004224D7">
        <w:rPr>
          <w:highlight w:val="white"/>
        </w:rPr>
        <w:t xml:space="preserve">        textWriter.Write("]");</w:t>
      </w:r>
    </w:p>
    <w:p w14:paraId="3BB876AB" w14:textId="77777777" w:rsidR="009F0FA6" w:rsidRPr="004224D7" w:rsidRDefault="009F0FA6" w:rsidP="004224D7">
      <w:pPr>
        <w:pStyle w:val="Code"/>
        <w:rPr>
          <w:highlight w:val="white"/>
        </w:rPr>
      </w:pPr>
      <w:r w:rsidRPr="004224D7">
        <w:rPr>
          <w:highlight w:val="white"/>
        </w:rPr>
        <w:t xml:space="preserve">      }</w:t>
      </w:r>
    </w:p>
    <w:p w14:paraId="2EAD5198" w14:textId="77777777" w:rsidR="009F0FA6" w:rsidRPr="004224D7" w:rsidRDefault="009F0FA6" w:rsidP="004224D7">
      <w:pPr>
        <w:pStyle w:val="Code"/>
        <w:rPr>
          <w:highlight w:val="white"/>
        </w:rPr>
      </w:pPr>
      <w:r w:rsidRPr="004224D7">
        <w:rPr>
          <w:highlight w:val="white"/>
        </w:rPr>
        <w:t xml:space="preserve">    }</w:t>
      </w:r>
    </w:p>
    <w:p w14:paraId="4A1FF508" w14:textId="77777777" w:rsidR="009F0FA6" w:rsidRPr="004224D7" w:rsidRDefault="009F0FA6" w:rsidP="004224D7">
      <w:pPr>
        <w:pStyle w:val="Code"/>
        <w:rPr>
          <w:highlight w:val="white"/>
        </w:rPr>
      </w:pPr>
      <w:r w:rsidRPr="004224D7">
        <w:rPr>
          <w:highlight w:val="white"/>
        </w:rPr>
        <w:t xml:space="preserve">  }</w:t>
      </w:r>
    </w:p>
    <w:p w14:paraId="0A78C4CD" w14:textId="47081251" w:rsidR="006C2C63" w:rsidRPr="004224D7" w:rsidRDefault="009F0FA6" w:rsidP="004224D7">
      <w:pPr>
        <w:pStyle w:val="Code"/>
      </w:pPr>
      <w:r w:rsidRPr="004224D7">
        <w:rPr>
          <w:highlight w:val="white"/>
        </w:rPr>
        <w:t>}</w:t>
      </w:r>
    </w:p>
    <w:p w14:paraId="13C13F22" w14:textId="5CB42F91" w:rsidR="00AD7B52" w:rsidRPr="00EC76D5" w:rsidRDefault="00AD7B52" w:rsidP="006A31DF">
      <w:pPr>
        <w:pStyle w:val="Rubrik1"/>
      </w:pPr>
      <w:r w:rsidRPr="00EC76D5">
        <w:lastRenderedPageBreak/>
        <w:t>Middle Code Optimization</w:t>
      </w:r>
      <w:bookmarkEnd w:id="5665"/>
      <w:bookmarkEnd w:id="5666"/>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681"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81"/>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82" w:name="_Toc481936420"/>
      <w:r w:rsidRPr="00EC76D5">
        <w:t>Next-</w:t>
      </w:r>
      <w:r w:rsidR="00795872" w:rsidRPr="00EC76D5">
        <w:t xml:space="preserve">Double </w:t>
      </w:r>
      <w:r w:rsidR="00036C5E" w:rsidRPr="00EC76D5">
        <w:t xml:space="preserve">Goto </w:t>
      </w:r>
      <w:r w:rsidR="00795872" w:rsidRPr="00EC76D5">
        <w:t>Statements</w:t>
      </w:r>
      <w:bookmarkEnd w:id="5682"/>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683"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683"/>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684"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84"/>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5"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5"/>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6" w:name="_Toc481936424"/>
      <w:r w:rsidRPr="00EC76D5">
        <w:t>Generation</w:t>
      </w:r>
      <w:bookmarkEnd w:id="5686"/>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7" w:name="_Ref418278230"/>
      <w:bookmarkStart w:id="5688" w:name="_Toc481936425"/>
      <w:r w:rsidRPr="00EC76D5">
        <w:t>Base Blocks Generation</w:t>
      </w:r>
      <w:bookmarkEnd w:id="5687"/>
      <w:bookmarkEnd w:id="5688"/>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9" w:name="_Toc481936426"/>
      <w:r w:rsidRPr="00EC76D5">
        <w:lastRenderedPageBreak/>
        <w:t>Live Sets Generation</w:t>
      </w:r>
      <w:bookmarkEnd w:id="5689"/>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90" w:name="_Toc481936427"/>
      <w:r w:rsidRPr="00EC76D5">
        <w:t>Path Sets</w:t>
      </w:r>
      <w:bookmarkEnd w:id="5690"/>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91" w:name="_Toc481936428"/>
      <w:r w:rsidRPr="00EC76D5">
        <w:t xml:space="preserve">Removal of </w:t>
      </w:r>
      <w:r w:rsidR="00BA6016" w:rsidRPr="00EC76D5">
        <w:t>Unused Code</w:t>
      </w:r>
      <w:bookmarkEnd w:id="5691"/>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92" w:name="_Toc481936429"/>
      <w:bookmarkStart w:id="5693" w:name="_Ref419628490"/>
      <w:r w:rsidRPr="00EC76D5">
        <w:lastRenderedPageBreak/>
        <w:t>Object Code Preparation</w:t>
      </w:r>
      <w:bookmarkEnd w:id="5692"/>
    </w:p>
    <w:p w14:paraId="754899A5" w14:textId="0065A2EE" w:rsidR="007E1080" w:rsidRPr="00EC76D5" w:rsidRDefault="001111A0" w:rsidP="00406266">
      <w:pPr>
        <w:pStyle w:val="Rubrik2"/>
      </w:pPr>
      <w:bookmarkStart w:id="5694" w:name="_Toc481936430"/>
      <w:r w:rsidRPr="00EC76D5">
        <w:t>Register</w:t>
      </w:r>
      <w:r w:rsidR="007E1080" w:rsidRPr="00EC76D5">
        <w:t xml:space="preserve"> Preparation</w:t>
      </w:r>
      <w:bookmarkEnd w:id="5694"/>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5" w:name="_Toc481936431"/>
      <w:r w:rsidRPr="00EC76D5">
        <w:lastRenderedPageBreak/>
        <w:t>Register Allocation</w:t>
      </w:r>
      <w:bookmarkEnd w:id="5695"/>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6" w:name="_Toc481936432"/>
      <w:r w:rsidRPr="00EC76D5">
        <w:lastRenderedPageBreak/>
        <w:t>Object</w:t>
      </w:r>
      <w:r w:rsidR="00AD7B52" w:rsidRPr="00EC76D5">
        <w:t xml:space="preserve"> Code Generation</w:t>
      </w:r>
      <w:bookmarkEnd w:id="5693"/>
      <w:bookmarkEnd w:id="5696"/>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7" w:name="_Toc481936433"/>
      <w:r w:rsidRPr="00EC76D5">
        <w:t xml:space="preserve">The </w:t>
      </w:r>
      <w:r w:rsidR="00C339AA" w:rsidRPr="00EC76D5">
        <w:t>Object</w:t>
      </w:r>
      <w:r w:rsidRPr="00EC76D5">
        <w:t xml:space="preserve"> Operator</w:t>
      </w:r>
      <w:bookmarkEnd w:id="5697"/>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8" w:name="_Toc481936434"/>
      <w:r w:rsidRPr="00EC76D5">
        <w:t xml:space="preserve">The </w:t>
      </w:r>
      <w:r w:rsidR="00CA4231" w:rsidRPr="00EC76D5">
        <w:t>Object</w:t>
      </w:r>
      <w:r w:rsidRPr="00EC76D5">
        <w:t xml:space="preserve"> Code</w:t>
      </w:r>
      <w:bookmarkEnd w:id="5698"/>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9" w:name="_Toc481936435"/>
      <w:r w:rsidRPr="00EC76D5">
        <w:t>Object</w:t>
      </w:r>
      <w:r w:rsidR="00663AEB" w:rsidRPr="00EC76D5">
        <w:t xml:space="preserve"> Code</w:t>
      </w:r>
      <w:r w:rsidR="00884B6D" w:rsidRPr="00EC76D5">
        <w:t xml:space="preserve"> </w:t>
      </w:r>
      <w:r w:rsidRPr="00EC76D5">
        <w:t>Generation</w:t>
      </w:r>
      <w:bookmarkEnd w:id="5699"/>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700" w:name="_Ref419650505"/>
      <w:bookmarkStart w:id="5701" w:name="_Ref419653264"/>
      <w:bookmarkStart w:id="5702" w:name="_Toc481936436"/>
      <w:r w:rsidRPr="00EC76D5">
        <w:t>Object Code Generation</w:t>
      </w:r>
      <w:bookmarkEnd w:id="5700"/>
      <w:bookmarkEnd w:id="5701"/>
      <w:bookmarkEnd w:id="5702"/>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lastRenderedPageBreak/>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lastRenderedPageBreak/>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lastRenderedPageBreak/>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lastRenderedPageBreak/>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lastRenderedPageBreak/>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703" w:name="_Ref420874022"/>
      <w:bookmarkStart w:id="5704" w:name="_Toc481936437"/>
      <w:r w:rsidRPr="00EC76D5">
        <w:lastRenderedPageBreak/>
        <w:t>The Linker</w:t>
      </w:r>
      <w:bookmarkEnd w:id="5703"/>
      <w:bookmarkEnd w:id="5704"/>
    </w:p>
    <w:p w14:paraId="08D8D409" w14:textId="58588CDE" w:rsidR="00DB29D5" w:rsidRPr="00EC76D5" w:rsidRDefault="00DB29D5" w:rsidP="00276387">
      <w:pPr>
        <w:pStyle w:val="Rubrik2"/>
      </w:pPr>
      <w:bookmarkStart w:id="5705" w:name="_Ref419646553"/>
      <w:bookmarkStart w:id="5706" w:name="_Toc481936438"/>
      <w:r w:rsidRPr="00EC76D5">
        <w:t>The Linker Class</w:t>
      </w:r>
      <w:bookmarkEnd w:id="5705"/>
      <w:bookmarkEnd w:id="5706"/>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7CDE20AF"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F35C1">
        <w:t>initializer</w:t>
      </w:r>
      <w:r w:rsidR="00892C3B" w:rsidRPr="00EC76D5">
        <w: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7" w:name="_Toc481936439"/>
      <w:r w:rsidRPr="00EC76D5">
        <w:t>Generation</w:t>
      </w:r>
      <w:bookmarkEnd w:id="5707"/>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8" w:name="_Toc481936440"/>
      <w:r w:rsidRPr="00EC76D5">
        <w:lastRenderedPageBreak/>
        <w:t>Main Trace Generation</w:t>
      </w:r>
      <w:bookmarkEnd w:id="5708"/>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9" w:name="_Toc481936441"/>
      <w:r w:rsidRPr="00EC76D5">
        <w:lastRenderedPageBreak/>
        <w:t>Auxiliary Classes</w:t>
      </w:r>
      <w:bookmarkEnd w:id="5709"/>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10" w:name="_Toc481936442"/>
      <w:r w:rsidRPr="00EC76D5">
        <w:t>Error Handling</w:t>
      </w:r>
      <w:bookmarkEnd w:id="5710"/>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11" w:name="_Toc481936443"/>
      <w:r w:rsidRPr="00EC76D5">
        <w:t>Container Classes</w:t>
      </w:r>
      <w:bookmarkEnd w:id="5711"/>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12" w:name="_Toc481936444"/>
      <w:r w:rsidRPr="00EC76D5">
        <w:t xml:space="preserve">Ordered </w:t>
      </w:r>
      <w:r w:rsidR="004C5DAE" w:rsidRPr="00EC76D5">
        <w:t>Pair</w:t>
      </w:r>
      <w:bookmarkEnd w:id="5712"/>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13" w:name="_Toc481936445"/>
      <w:r w:rsidRPr="00EC76D5">
        <w:t>Unordered Pair</w:t>
      </w:r>
      <w:bookmarkEnd w:id="5713"/>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14" w:name="_Toc481936446"/>
      <w:r w:rsidRPr="00EC76D5">
        <w:t>Triple</w:t>
      </w:r>
      <w:bookmarkEnd w:id="5714"/>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5" w:name="_Toc481936447"/>
      <w:r w:rsidRPr="00EC76D5">
        <w:t>Tuple</w:t>
      </w:r>
      <w:bookmarkEnd w:id="5715"/>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6" w:name="_Toc481936448"/>
      <w:r w:rsidRPr="00EC76D5">
        <w:t xml:space="preserve">Undirected </w:t>
      </w:r>
      <w:r w:rsidR="004C5DAE" w:rsidRPr="00EC76D5">
        <w:t>Graph</w:t>
      </w:r>
      <w:bookmarkEnd w:id="5716"/>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7" w:name="_Toc481936449"/>
      <w:r w:rsidRPr="00EC76D5">
        <w:t>Addition and Removal of Vertices and Edges</w:t>
      </w:r>
      <w:bookmarkEnd w:id="5717"/>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8" w:name="_Toc481936450"/>
      <w:r w:rsidRPr="00EC76D5">
        <w:t>Graph Partition</w:t>
      </w:r>
      <w:bookmarkEnd w:id="5718"/>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r w:rsidRPr="00EC76D5">
        <w:rPr>
          <w:rStyle w:val="CodeInText"/>
        </w:rPr>
        <w:t>deepSearch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9" w:name="_Toc481936451"/>
      <w:r w:rsidRPr="00EC76D5">
        <w:t xml:space="preserve">Directed </w:t>
      </w:r>
      <w:r w:rsidR="00163CD4" w:rsidRPr="00EC76D5">
        <w:t>Graph</w:t>
      </w:r>
      <w:bookmarkEnd w:id="5719"/>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20" w:name="_Toc481936452"/>
      <w:r w:rsidRPr="00EC76D5">
        <w:lastRenderedPageBreak/>
        <w:t xml:space="preserve">The </w:t>
      </w:r>
      <w:r w:rsidR="002554E1" w:rsidRPr="00EC76D5">
        <w:t>Standard Library</w:t>
      </w:r>
      <w:bookmarkEnd w:id="5720"/>
    </w:p>
    <w:p w14:paraId="21B660CB" w14:textId="0EAC07D4" w:rsidR="00EE220E" w:rsidRPr="00EC76D5" w:rsidRDefault="00503728" w:rsidP="00265BDF">
      <w:pPr>
        <w:pStyle w:val="Rubrik2"/>
      </w:pPr>
      <w:bookmarkStart w:id="5721" w:name="_Toc481936453"/>
      <w:r w:rsidRPr="00EC76D5">
        <w:t>Integral and Floating Limits</w:t>
      </w:r>
      <w:bookmarkEnd w:id="5721"/>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22" w:name="_Toc481936454"/>
      <w:r w:rsidRPr="00EC76D5">
        <w:lastRenderedPageBreak/>
        <w:t>The A</w:t>
      </w:r>
      <w:r w:rsidR="00EE220E" w:rsidRPr="00EC76D5">
        <w:t>sser</w:t>
      </w:r>
      <w:r w:rsidR="008E5D1A" w:rsidRPr="00EC76D5">
        <w:t>t</w:t>
      </w:r>
      <w:r w:rsidRPr="00EC76D5">
        <w:t xml:space="preserve"> Macro</w:t>
      </w:r>
      <w:bookmarkEnd w:id="5722"/>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23" w:name="_Toc481936455"/>
      <w:r w:rsidRPr="00EC76D5">
        <w:t>Locale Data</w:t>
      </w:r>
      <w:bookmarkEnd w:id="5723"/>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24" w:name="_Toc481936456"/>
      <w:r w:rsidRPr="00EC76D5">
        <w:t>Character Types</w:t>
      </w:r>
      <w:bookmarkEnd w:id="5724"/>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5" w:name="_Toc481936457"/>
      <w:r w:rsidRPr="00EC76D5">
        <w:t>S</w:t>
      </w:r>
      <w:r w:rsidR="00EE220E" w:rsidRPr="00EC76D5">
        <w:t>tring</w:t>
      </w:r>
      <w:r w:rsidRPr="00EC76D5">
        <w:t>s</w:t>
      </w:r>
      <w:bookmarkEnd w:id="5725"/>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6" w:name="_Toc481936458"/>
      <w:r w:rsidRPr="00EC76D5">
        <w:t>Long Jumps</w:t>
      </w:r>
      <w:bookmarkEnd w:id="5726"/>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7" w:name="_Toc481936459"/>
      <w:r w:rsidRPr="00EC76D5">
        <w:t>Mathematical Functions</w:t>
      </w:r>
      <w:bookmarkEnd w:id="5727"/>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8" w:name="_Toc481936460"/>
      <w:r w:rsidRPr="00EC76D5">
        <w:t>Standard Input/Output</w:t>
      </w:r>
      <w:bookmarkEnd w:id="5728"/>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9" w:name="_Toc481936461"/>
      <w:r w:rsidRPr="00EC76D5">
        <w:t>Printing</w:t>
      </w:r>
      <w:bookmarkEnd w:id="5729"/>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30" w:name="_Toc481936462"/>
      <w:r w:rsidRPr="00EC76D5">
        <w:t>Scanning</w:t>
      </w:r>
      <w:bookmarkEnd w:id="5730"/>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31" w:name="_Toc481936463"/>
      <w:r w:rsidRPr="00EC76D5">
        <w:t>F</w:t>
      </w:r>
      <w:r w:rsidR="00AF06D6" w:rsidRPr="00EC76D5">
        <w:t xml:space="preserve">ile </w:t>
      </w:r>
      <w:r w:rsidRPr="00EC76D5">
        <w:t>H</w:t>
      </w:r>
      <w:r w:rsidR="00AF06D6" w:rsidRPr="00EC76D5">
        <w:t>andling</w:t>
      </w:r>
      <w:bookmarkEnd w:id="5731"/>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32" w:name="_Toc481936464"/>
      <w:r w:rsidRPr="00EC76D5">
        <w:t>The Standard Library</w:t>
      </w:r>
      <w:bookmarkEnd w:id="5732"/>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33" w:name="_Toc481936465"/>
      <w:r w:rsidRPr="00EC76D5">
        <w:t>T</w:t>
      </w:r>
      <w:r w:rsidR="00D62A8B" w:rsidRPr="00EC76D5">
        <w:t>ime</w:t>
      </w:r>
      <w:bookmarkEnd w:id="5733"/>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34" w:name="_Ref418406175"/>
      <w:bookmarkStart w:id="5735" w:name="_Toc481936466"/>
      <w:r w:rsidRPr="00EC76D5">
        <w:lastRenderedPageBreak/>
        <w:t>Main</w:t>
      </w:r>
      <w:r w:rsidR="001B32C0" w:rsidRPr="00EC76D5">
        <w:t>.java</w:t>
      </w:r>
      <w:bookmarkEnd w:id="5734"/>
      <w:bookmarkEnd w:id="5735"/>
    </w:p>
    <w:p w14:paraId="5A67EAB2" w14:textId="77777777" w:rsidR="007D596B" w:rsidRPr="00EC76D5" w:rsidRDefault="007D596B" w:rsidP="006A31DF">
      <w:pPr>
        <w:pStyle w:val="Rubrik1"/>
      </w:pPr>
      <w:bookmarkStart w:id="5736" w:name="_Ref417644950"/>
      <w:bookmarkStart w:id="5737" w:name="_Toc481936467"/>
      <w:r w:rsidRPr="00EC76D5">
        <w:lastRenderedPageBreak/>
        <w:t>The C Grammar</w:t>
      </w:r>
      <w:bookmarkEnd w:id="5736"/>
      <w:bookmarkEnd w:id="5737"/>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8" w:name="_Toc481936468"/>
      <w:r w:rsidRPr="00EC76D5">
        <w:t>The Preprocessor Grammar</w:t>
      </w:r>
      <w:bookmarkEnd w:id="5738"/>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9" w:name="_Toc481936469"/>
      <w:r w:rsidRPr="00EC76D5">
        <w:t xml:space="preserve">The </w:t>
      </w:r>
      <w:r w:rsidR="001C7B67" w:rsidRPr="00EC76D5">
        <w:t>Language</w:t>
      </w:r>
      <w:r w:rsidRPr="00EC76D5">
        <w:t xml:space="preserve"> Grammar</w:t>
      </w:r>
      <w:bookmarkEnd w:id="5739"/>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40" w:name="_Toc481936470"/>
      <w:r w:rsidRPr="00EC76D5">
        <w:lastRenderedPageBreak/>
        <w:t>A</w:t>
      </w:r>
      <w:r w:rsidR="00281D34" w:rsidRPr="00EC76D5">
        <w:t xml:space="preserve"> Crash Course in C</w:t>
      </w:r>
      <w:bookmarkEnd w:id="5740"/>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41" w:name="_Toc320485572"/>
      <w:bookmarkStart w:id="5742" w:name="_Toc323656681"/>
      <w:bookmarkStart w:id="5743" w:name="_Toc324085419"/>
      <w:bookmarkStart w:id="5744" w:name="_Toc383781071"/>
      <w:bookmarkStart w:id="5745" w:name="_Toc481936471"/>
      <w:r w:rsidRPr="00EC76D5">
        <w:t>The Compiler and the Linker</w:t>
      </w:r>
      <w:bookmarkEnd w:id="5741"/>
      <w:bookmarkEnd w:id="5742"/>
      <w:bookmarkEnd w:id="5743"/>
      <w:bookmarkEnd w:id="5744"/>
      <w:bookmarkEnd w:id="5745"/>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30584F" w:rsidRPr="003F7CF1" w:rsidRDefault="0030584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30584F" w:rsidRPr="003F7CF1" w:rsidRDefault="0030584F"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30584F" w:rsidRPr="003F7CF1" w:rsidRDefault="0030584F"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30584F" w:rsidRPr="003F7CF1" w:rsidRDefault="0030584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30584F" w:rsidRPr="003F7CF1" w:rsidRDefault="0030584F"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30584F" w:rsidRPr="003F7CF1" w:rsidRDefault="0030584F"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30584F" w:rsidRPr="003F7CF1" w:rsidRDefault="0030584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30584F" w:rsidRPr="003F7CF1" w:rsidRDefault="0030584F"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30584F" w:rsidRPr="003F7CF1" w:rsidRDefault="0030584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30584F" w:rsidRPr="003F7CF1" w:rsidRDefault="0030584F"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30584F" w:rsidRPr="003F7CF1" w:rsidRDefault="0030584F"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30584F" w:rsidRPr="003F7CF1" w:rsidRDefault="0030584F"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30584F" w:rsidRPr="003F7CF1" w:rsidRDefault="0030584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30584F" w:rsidRPr="003F7CF1" w:rsidRDefault="0030584F"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30584F" w:rsidRPr="003F7CF1" w:rsidRDefault="0030584F"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30584F" w:rsidRPr="003F7CF1" w:rsidRDefault="0030584F"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30584F" w:rsidRPr="003F7CF1" w:rsidRDefault="0030584F"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30584F" w:rsidRPr="003F7CF1" w:rsidRDefault="0030584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6" w:name="_Toc320485573"/>
      <w:bookmarkStart w:id="5747" w:name="_Toc323656682"/>
      <w:bookmarkStart w:id="5748" w:name="_Toc324085420"/>
      <w:bookmarkStart w:id="5749" w:name="_Toc383781072"/>
      <w:bookmarkStart w:id="5750" w:name="_Toc481936472"/>
      <w:r w:rsidRPr="00EC76D5">
        <w:t>The Hello-World Program</w:t>
      </w:r>
      <w:bookmarkEnd w:id="5746"/>
      <w:bookmarkEnd w:id="5747"/>
      <w:bookmarkEnd w:id="5748"/>
      <w:bookmarkEnd w:id="5749"/>
      <w:bookmarkEnd w:id="5750"/>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51" w:name="_Toc320485574"/>
      <w:bookmarkStart w:id="5752" w:name="_Toc323656683"/>
      <w:bookmarkStart w:id="5753" w:name="_Toc324085421"/>
      <w:bookmarkStart w:id="5754" w:name="_Toc383781073"/>
      <w:bookmarkStart w:id="5755" w:name="_Toc481936473"/>
      <w:r w:rsidRPr="00EC76D5">
        <w:t>Comments</w:t>
      </w:r>
      <w:bookmarkEnd w:id="5751"/>
      <w:bookmarkEnd w:id="5752"/>
      <w:bookmarkEnd w:id="5753"/>
      <w:bookmarkEnd w:id="5754"/>
      <w:bookmarkEnd w:id="5755"/>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6"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7" w:author="Stefan Björnander" w:date="2012-05-06T23:23:00Z">
          <w:pPr>
            <w:pStyle w:val="Rubrik2"/>
          </w:pPr>
        </w:pPrChange>
      </w:pPr>
      <w:bookmarkStart w:id="5758" w:name="_Toc323656684"/>
      <w:bookmarkStart w:id="5759" w:name="_Toc324085422"/>
      <w:bookmarkStart w:id="5760" w:name="_Toc383781074"/>
      <w:bookmarkStart w:id="5761" w:name="_Toc481936474"/>
      <w:r w:rsidRPr="00EC76D5">
        <w:t>Types and Variables</w:t>
      </w:r>
      <w:bookmarkEnd w:id="5756"/>
      <w:bookmarkEnd w:id="5758"/>
      <w:bookmarkEnd w:id="5759"/>
      <w:bookmarkEnd w:id="5760"/>
      <w:bookmarkEnd w:id="5761"/>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2" w:name="_Toc320485576"/>
      <w:bookmarkStart w:id="5763" w:name="_Toc323656685"/>
      <w:bookmarkStart w:id="5764" w:name="_Toc324085423"/>
      <w:bookmarkStart w:id="5765" w:name="_Toc383781075"/>
      <w:bookmarkStart w:id="5766" w:name="_Ref383781525"/>
      <w:bookmarkStart w:id="5767" w:name="_Toc481936475"/>
      <w:r w:rsidRPr="00EC76D5">
        <w:t>Simple Types</w:t>
      </w:r>
      <w:bookmarkEnd w:id="5762"/>
      <w:bookmarkEnd w:id="5763"/>
      <w:bookmarkEnd w:id="5764"/>
      <w:bookmarkEnd w:id="5765"/>
      <w:bookmarkEnd w:id="5766"/>
      <w:bookmarkEnd w:id="5767"/>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8" w:name="_Toc320485577"/>
      <w:bookmarkStart w:id="5769" w:name="_Toc323656686"/>
      <w:bookmarkStart w:id="5770" w:name="_Toc324085424"/>
      <w:bookmarkStart w:id="5771" w:name="_Toc383781076"/>
      <w:bookmarkStart w:id="5772" w:name="_Toc481936476"/>
      <w:r w:rsidRPr="00EC76D5">
        <w:t>Variables</w:t>
      </w:r>
      <w:bookmarkEnd w:id="5768"/>
      <w:bookmarkEnd w:id="5769"/>
      <w:bookmarkEnd w:id="5770"/>
      <w:bookmarkEnd w:id="5771"/>
      <w:bookmarkEnd w:id="5772"/>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30584F" w:rsidRPr="003F7CF1" w:rsidRDefault="0030584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30584F" w:rsidRPr="003F7CF1" w:rsidRDefault="0030584F"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30584F" w:rsidRPr="003F7CF1" w:rsidRDefault="0030584F"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30584F" w:rsidRPr="003F7CF1" w:rsidRDefault="0030584F"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30584F" w:rsidRPr="003F7CF1" w:rsidRDefault="0030584F"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30584F" w:rsidRPr="003F7CF1" w:rsidRDefault="0030584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30584F" w:rsidRPr="003F7CF1" w:rsidRDefault="0030584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30584F" w:rsidRPr="003F7CF1" w:rsidRDefault="003058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30584F" w:rsidRPr="003F7CF1" w:rsidRDefault="0030584F"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30584F" w:rsidRPr="003F7CF1" w:rsidRDefault="0030584F"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30584F" w:rsidRPr="003F7CF1" w:rsidRDefault="0030584F"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30584F" w:rsidRPr="003F7CF1" w:rsidRDefault="0030584F"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30584F" w:rsidRPr="003F7CF1" w:rsidRDefault="0030584F"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30584F" w:rsidRPr="003F7CF1" w:rsidRDefault="0030584F"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30584F" w:rsidRPr="003F7CF1" w:rsidRDefault="0030584F"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30584F" w:rsidRPr="003F7CF1" w:rsidRDefault="0030584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3" w:name="_Toc320485578"/>
      <w:bookmarkStart w:id="5774" w:name="_Toc323656687"/>
      <w:bookmarkStart w:id="5775" w:name="_Toc324085425"/>
      <w:bookmarkStart w:id="5776" w:name="_Toc383781077"/>
      <w:bookmarkStart w:id="5777" w:name="_Toc481936477"/>
      <w:bookmarkStart w:id="5778" w:name="_Toc320485579"/>
      <w:r w:rsidRPr="00EC76D5">
        <w:t>Constants</w:t>
      </w:r>
      <w:bookmarkEnd w:id="5773"/>
      <w:bookmarkEnd w:id="5774"/>
      <w:bookmarkEnd w:id="5775"/>
      <w:bookmarkEnd w:id="5776"/>
      <w:bookmarkEnd w:id="5777"/>
    </w:p>
    <w:p w14:paraId="32CDF69C" w14:textId="1A6B8650" w:rsidR="00E80032" w:rsidRPr="00EC76D5" w:rsidRDefault="00E80032" w:rsidP="00E80032">
      <w:r w:rsidRPr="00EC76D5">
        <w:t xml:space="preserve">As the name implies, a constant is a variable whose value cannot be altered since it has been </w:t>
      </w:r>
      <w:r w:rsidR="002F35C1">
        <w:t>initializer</w:t>
      </w:r>
      <w:r w:rsidRPr="00EC76D5">
        <w:t xml:space="preserve">ialized. Unlike variables, constants must always be </w:t>
      </w:r>
      <w:r w:rsidR="002F35C1">
        <w:t>initializer</w:t>
      </w:r>
      <w:r w:rsidRPr="00EC76D5">
        <w: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9" w:name="_Toc323656688"/>
      <w:bookmarkStart w:id="5780" w:name="_Toc324085426"/>
      <w:bookmarkStart w:id="5781" w:name="_Toc383781078"/>
      <w:bookmarkStart w:id="5782" w:name="_Toc481936478"/>
      <w:r w:rsidRPr="00EC76D5">
        <w:t>Output</w:t>
      </w:r>
      <w:bookmarkEnd w:id="5778"/>
      <w:bookmarkEnd w:id="5779"/>
      <w:bookmarkEnd w:id="5780"/>
      <w:bookmarkEnd w:id="5781"/>
      <w:bookmarkEnd w:id="5782"/>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3" w:name="_Toc320485580"/>
      <w:bookmarkStart w:id="5784" w:name="_Toc323656689"/>
      <w:bookmarkStart w:id="5785" w:name="_Toc324085427"/>
      <w:bookmarkStart w:id="5786" w:name="_Toc383781079"/>
      <w:bookmarkStart w:id="5787" w:name="_Toc481936479"/>
      <w:r w:rsidRPr="00EC76D5">
        <w:t>Input</w:t>
      </w:r>
      <w:bookmarkEnd w:id="5783"/>
      <w:bookmarkEnd w:id="5784"/>
      <w:bookmarkEnd w:id="5785"/>
      <w:bookmarkEnd w:id="5786"/>
      <w:bookmarkEnd w:id="5787"/>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8"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9"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0" w:name="_Toc323656690"/>
      <w:bookmarkStart w:id="5791" w:name="_Toc324085428"/>
      <w:bookmarkStart w:id="5792" w:name="_Toc383781080"/>
      <w:bookmarkStart w:id="5793" w:name="_Toc481936480"/>
      <w:r w:rsidRPr="00EC76D5">
        <w:t>Enumerations</w:t>
      </w:r>
      <w:bookmarkEnd w:id="5788"/>
      <w:bookmarkEnd w:id="5790"/>
      <w:bookmarkEnd w:id="5791"/>
      <w:bookmarkEnd w:id="5792"/>
      <w:bookmarkEnd w:id="5793"/>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4" w:name="_Toc320485582"/>
      <w:bookmarkStart w:id="5795" w:name="_Toc323656691"/>
      <w:bookmarkStart w:id="5796" w:name="_Toc324085429"/>
      <w:bookmarkStart w:id="5797" w:name="_Toc383781081"/>
      <w:bookmarkStart w:id="5798" w:name="_Toc481936481"/>
      <w:r w:rsidRPr="00EC76D5">
        <w:t>Arrays</w:t>
      </w:r>
      <w:bookmarkEnd w:id="5794"/>
      <w:bookmarkEnd w:id="5795"/>
      <w:bookmarkEnd w:id="5796"/>
      <w:bookmarkEnd w:id="5797"/>
      <w:bookmarkEnd w:id="5798"/>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30584F" w:rsidRPr="003F7CF1" w:rsidRDefault="0030584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30584F" w:rsidRPr="003F7CF1" w:rsidRDefault="0030584F"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30584F" w:rsidRPr="003F7CF1" w:rsidRDefault="0030584F"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30584F" w:rsidRPr="003F7CF1" w:rsidRDefault="0030584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30584F" w:rsidRPr="003F7CF1" w:rsidRDefault="0030584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30584F" w:rsidRPr="003F7CF1" w:rsidRDefault="003058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30584F" w:rsidRPr="003F7CF1" w:rsidRDefault="0030584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30584F" w:rsidRPr="003F7CF1" w:rsidRDefault="0030584F"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30584F" w:rsidRPr="003F7CF1" w:rsidRDefault="0030584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30584F" w:rsidRPr="003F7CF1" w:rsidRDefault="0030584F"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30584F" w:rsidRPr="003F7CF1" w:rsidRDefault="0030584F"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30584F" w:rsidRPr="003F7CF1" w:rsidRDefault="0030584F"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30584F" w:rsidRPr="003F7CF1" w:rsidRDefault="003058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30584F" w:rsidRPr="003F7CF1" w:rsidRDefault="003058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30584F" w:rsidRPr="003F7CF1" w:rsidRDefault="003058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30584F" w:rsidRPr="003F7CF1" w:rsidRDefault="003058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30584F" w:rsidRPr="003F7CF1" w:rsidRDefault="003058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30584F" w:rsidRPr="003F7CF1" w:rsidRDefault="003058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30584F" w:rsidRPr="003F7CF1" w:rsidRDefault="003058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30584F" w:rsidRPr="003F7CF1" w:rsidRDefault="0030584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30584F" w:rsidRPr="003F7CF1" w:rsidRDefault="003058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30584F" w:rsidRPr="003F7CF1" w:rsidRDefault="003058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30584F" w:rsidRPr="003F7CF1" w:rsidRDefault="003058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30584F" w:rsidRPr="003F7CF1" w:rsidRDefault="003058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30584F" w:rsidRPr="003F7CF1" w:rsidRDefault="0030584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30584F" w:rsidRPr="003F7CF1" w:rsidRDefault="0030584F"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30584F" w:rsidRPr="003F7CF1" w:rsidRDefault="003058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30584F" w:rsidRPr="003F7CF1" w:rsidRDefault="003058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30584F" w:rsidRPr="003F7CF1" w:rsidRDefault="0030584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30584F" w:rsidRPr="003F7CF1" w:rsidRDefault="0030584F"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30584F" w:rsidRPr="003F7CF1" w:rsidRDefault="0030584F"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30584F" w:rsidRPr="003F7CF1" w:rsidRDefault="0030584F"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30584F" w:rsidRPr="003F7CF1" w:rsidRDefault="0030584F"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30584F" w:rsidRPr="003F7CF1" w:rsidRDefault="0030584F"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30584F" w:rsidRPr="003F7CF1" w:rsidRDefault="0030584F"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30584F" w:rsidRPr="003F7CF1" w:rsidRDefault="0030584F"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30584F" w:rsidRPr="003F7CF1" w:rsidRDefault="0030584F"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30584F" w:rsidRPr="003F7CF1" w:rsidRDefault="0030584F"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30584F" w:rsidRPr="003F7CF1" w:rsidRDefault="0030584F"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30584F" w:rsidRPr="003F7CF1" w:rsidRDefault="0030584F"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30584F" w:rsidRPr="003F7CF1" w:rsidRDefault="0030584F"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30584F" w:rsidRPr="003F7CF1" w:rsidRDefault="0030584F"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30584F" w:rsidRPr="003F7CF1" w:rsidRDefault="0030584F"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30584F" w:rsidRPr="003F7CF1" w:rsidRDefault="0030584F"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30584F" w:rsidRPr="003F7CF1" w:rsidRDefault="0030584F"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30584F" w:rsidRPr="003F7CF1" w:rsidRDefault="0030584F"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30584F" w:rsidRPr="003F7CF1" w:rsidRDefault="0030584F"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30584F" w:rsidRPr="003F7CF1" w:rsidRDefault="0030584F"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30584F" w:rsidRPr="003F7CF1" w:rsidRDefault="0030584F"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30584F" w:rsidRPr="003F7CF1" w:rsidRDefault="0030584F"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30584F" w:rsidRPr="003F7CF1" w:rsidRDefault="0030584F"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30584F" w:rsidRPr="003F7CF1" w:rsidRDefault="0030584F"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30584F" w:rsidRPr="003F7CF1" w:rsidRDefault="0030584F"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30584F" w:rsidRPr="003F7CF1" w:rsidRDefault="0030584F"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30584F" w:rsidRPr="003F7CF1" w:rsidRDefault="0030584F"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30584F" w:rsidRPr="003F7CF1" w:rsidRDefault="0030584F"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30584F" w:rsidRPr="003F7CF1" w:rsidRDefault="0030584F"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30584F" w:rsidRPr="003F7CF1" w:rsidRDefault="0030584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30584F" w:rsidRPr="003F7CF1" w:rsidRDefault="0030584F"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30584F" w:rsidRPr="003F7CF1" w:rsidRDefault="0030584F"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30584F" w:rsidRPr="003F7CF1" w:rsidRDefault="0030584F"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30584F" w:rsidRPr="003F7CF1" w:rsidRDefault="0030584F"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30584F" w:rsidRPr="003F7CF1" w:rsidRDefault="0030584F"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30584F" w:rsidRPr="003F7CF1" w:rsidRDefault="0030584F"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30584F" w:rsidRPr="003F7CF1" w:rsidRDefault="0030584F"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30584F" w:rsidRPr="003F7CF1" w:rsidRDefault="0030584F"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30584F" w:rsidRPr="003F7CF1" w:rsidRDefault="0030584F"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30584F" w:rsidRPr="003F7CF1" w:rsidRDefault="0030584F"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9" w:name="_Toc320485583"/>
      <w:bookmarkStart w:id="5800" w:name="_Toc323656692"/>
      <w:bookmarkStart w:id="5801" w:name="_Toc324085430"/>
      <w:bookmarkStart w:id="5802" w:name="_Toc383781082"/>
      <w:bookmarkStart w:id="5803" w:name="_Toc481936482"/>
      <w:r w:rsidRPr="00EC76D5">
        <w:t>Characters and Strings</w:t>
      </w:r>
      <w:bookmarkEnd w:id="5799"/>
      <w:bookmarkEnd w:id="5800"/>
      <w:bookmarkEnd w:id="5801"/>
      <w:bookmarkEnd w:id="5802"/>
      <w:bookmarkEnd w:id="5803"/>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30584F" w:rsidRPr="003F7CF1" w:rsidRDefault="0030584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30584F" w:rsidRPr="003F7CF1" w:rsidRDefault="003058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30584F" w:rsidRPr="003F7CF1" w:rsidRDefault="0030584F"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30584F" w:rsidRPr="003F7CF1" w:rsidRDefault="0030584F"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30584F" w:rsidRPr="003F7CF1" w:rsidRDefault="0030584F"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30584F" w:rsidRPr="003F7CF1" w:rsidRDefault="0030584F"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30584F" w:rsidRPr="003F7CF1" w:rsidRDefault="0030584F"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30584F" w:rsidRPr="003F7CF1" w:rsidRDefault="0030584F"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4" w:name="_Toc323656693"/>
      <w:bookmarkStart w:id="5805" w:name="_Toc324085431"/>
      <w:bookmarkStart w:id="5806" w:name="_Toc383781083"/>
      <w:bookmarkStart w:id="5807" w:name="_Toc481936483"/>
      <w:r w:rsidRPr="00EC76D5">
        <w:t>The ASCII Table</w:t>
      </w:r>
      <w:bookmarkEnd w:id="5804"/>
      <w:bookmarkEnd w:id="5805"/>
      <w:bookmarkEnd w:id="5806"/>
      <w:bookmarkEnd w:id="5807"/>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8" w:name="_Toc320485584"/>
      <w:bookmarkStart w:id="5809" w:name="_Toc323656694"/>
      <w:bookmarkStart w:id="5810" w:name="_Toc324085432"/>
      <w:bookmarkStart w:id="5811" w:name="_Ref383780778"/>
      <w:bookmarkStart w:id="5812" w:name="_Toc383781084"/>
      <w:bookmarkStart w:id="5813" w:name="_Toc481936484"/>
      <w:r w:rsidRPr="00EC76D5">
        <w:t>Pointers</w:t>
      </w:r>
      <w:bookmarkEnd w:id="5808"/>
      <w:bookmarkEnd w:id="5809"/>
      <w:bookmarkEnd w:id="5810"/>
      <w:bookmarkEnd w:id="5811"/>
      <w:bookmarkEnd w:id="5812"/>
      <w:bookmarkEnd w:id="5813"/>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30584F" w:rsidRPr="003F7CF1" w:rsidRDefault="0030584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30584F" w:rsidRPr="003F7CF1" w:rsidRDefault="0030584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30584F" w:rsidRPr="003F7CF1" w:rsidRDefault="0030584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30584F" w:rsidRPr="003F7CF1" w:rsidRDefault="0030584F"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30584F" w:rsidRPr="003F7CF1" w:rsidRDefault="0030584F"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30584F" w:rsidRPr="003F7CF1" w:rsidRDefault="0030584F"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30584F" w:rsidRPr="003F7CF1" w:rsidRDefault="0030584F"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30584F" w:rsidRPr="003F7CF1" w:rsidRDefault="0030584F"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30584F" w:rsidRPr="003F7CF1" w:rsidRDefault="0030584F"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30584F" w:rsidRPr="003F7CF1" w:rsidRDefault="0030584F"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30584F" w:rsidRPr="003F7CF1" w:rsidRDefault="0030584F"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30584F" w:rsidRPr="003F7CF1" w:rsidRDefault="0030584F"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30584F" w:rsidRPr="003F7CF1" w:rsidRDefault="0030584F"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30584F" w:rsidRPr="003F7CF1" w:rsidRDefault="0030584F"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30584F" w:rsidRPr="003F7CF1" w:rsidRDefault="0030584F"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30584F" w:rsidRPr="003F7CF1" w:rsidRDefault="0030584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30584F" w:rsidRPr="003F7CF1" w:rsidRDefault="0030584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30584F" w:rsidRPr="003F7CF1" w:rsidRDefault="0030584F"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30584F" w:rsidRPr="003F7CF1" w:rsidRDefault="0030584F"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30584F" w:rsidRPr="003F7CF1" w:rsidRDefault="0030584F"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4" w:name="_Toc320485585"/>
      <w:bookmarkStart w:id="5815" w:name="_Toc323656695"/>
      <w:bookmarkStart w:id="5816" w:name="_Toc324085433"/>
      <w:bookmarkStart w:id="5817" w:name="_Toc383781085"/>
      <w:bookmarkStart w:id="5818" w:name="_Toc481936485"/>
      <w:r w:rsidRPr="00EC76D5">
        <w:t>Pointers and Dynamic Memory</w:t>
      </w:r>
      <w:bookmarkEnd w:id="5814"/>
      <w:bookmarkEnd w:id="5815"/>
      <w:bookmarkEnd w:id="5816"/>
      <w:bookmarkEnd w:id="5817"/>
      <w:bookmarkEnd w:id="5818"/>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30584F" w:rsidRPr="003F7CF1" w:rsidRDefault="0030584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30584F" w:rsidRPr="003F7CF1" w:rsidRDefault="0030584F"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30584F" w:rsidRPr="003F7CF1" w:rsidRDefault="0030584F"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30584F" w:rsidRPr="003F7CF1" w:rsidRDefault="0030584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30584F" w:rsidRPr="003F7CF1" w:rsidRDefault="0030584F"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30584F" w:rsidRPr="003F7CF1" w:rsidRDefault="0030584F"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30584F" w:rsidRPr="003F7CF1" w:rsidRDefault="003058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30584F" w:rsidRPr="003F7CF1" w:rsidRDefault="003058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30584F" w:rsidRPr="003F7CF1" w:rsidRDefault="0030584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30584F" w:rsidRPr="003F7CF1" w:rsidRDefault="0030584F"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30584F" w:rsidRPr="003F7CF1" w:rsidRDefault="0030584F"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30584F" w:rsidRPr="003F7CF1" w:rsidRDefault="0030584F"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30584F" w:rsidRPr="003F7CF1" w:rsidRDefault="0030584F"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30584F" w:rsidRPr="003F7CF1" w:rsidRDefault="0030584F"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30584F" w:rsidRPr="003F7CF1" w:rsidRDefault="0030584F"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30584F" w:rsidRPr="003F7CF1" w:rsidRDefault="0030584F"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30584F" w:rsidRPr="003F7CF1" w:rsidRDefault="0030584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30584F" w:rsidRPr="003F7CF1" w:rsidRDefault="0030584F"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30584F" w:rsidRPr="003F7CF1" w:rsidRDefault="003058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30584F" w:rsidRPr="003F7CF1" w:rsidRDefault="003058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30584F" w:rsidRPr="003F7CF1" w:rsidRDefault="0030584F"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30584F" w:rsidRPr="003F7CF1" w:rsidRDefault="0030584F"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30584F" w:rsidRPr="003F7CF1" w:rsidRDefault="0030584F"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30584F" w:rsidRPr="003F7CF1" w:rsidRDefault="0030584F"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30584F" w:rsidRPr="003F7CF1" w:rsidRDefault="0030584F"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30584F" w:rsidRPr="003F7CF1" w:rsidRDefault="0030584F"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30584F" w:rsidRPr="003F7CF1" w:rsidRDefault="0030584F"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30584F" w:rsidRPr="003F7CF1" w:rsidRDefault="0030584F"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30584F" w:rsidRPr="003F7CF1" w:rsidRDefault="0030584F"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30584F" w:rsidRPr="003F7CF1" w:rsidRDefault="0030584F"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30584F" w:rsidRPr="003F7CF1" w:rsidRDefault="0030584F"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30584F" w:rsidRPr="003F7CF1" w:rsidRDefault="0030584F"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30584F" w:rsidRPr="003F7CF1" w:rsidRDefault="0030584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30584F" w:rsidRPr="003F7CF1" w:rsidRDefault="0030584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30584F" w:rsidRPr="003F7CF1" w:rsidRDefault="003058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30584F" w:rsidRPr="003F7CF1" w:rsidRDefault="0030584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30584F" w:rsidRPr="003F7CF1" w:rsidRDefault="0030584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30584F" w:rsidRPr="003F7CF1" w:rsidRDefault="0030584F"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30584F" w:rsidRPr="003F7CF1" w:rsidRDefault="0030584F"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30584F" w:rsidRPr="003F7CF1" w:rsidRDefault="0030584F"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30584F" w:rsidRPr="003F7CF1" w:rsidRDefault="0030584F"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30584F" w:rsidRPr="003F7CF1" w:rsidRDefault="0030584F"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30584F" w:rsidRPr="003F7CF1" w:rsidRDefault="0030584F"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30584F" w:rsidRPr="003F7CF1" w:rsidRDefault="0030584F"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30584F" w:rsidRPr="003F7CF1" w:rsidRDefault="0030584F"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30584F" w:rsidRPr="003F7CF1" w:rsidRDefault="0030584F"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30584F" w:rsidRPr="003F7CF1" w:rsidRDefault="0030584F"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30584F" w:rsidRPr="003F7CF1" w:rsidRDefault="0030584F"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30584F" w:rsidRPr="003F7CF1" w:rsidRDefault="0030584F"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30584F" w:rsidRPr="003F7CF1" w:rsidRDefault="0030584F"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9" w:name="_Toc320485586"/>
      <w:bookmarkStart w:id="5820" w:name="_Toc323656696"/>
      <w:bookmarkStart w:id="5821" w:name="_Toc324085434"/>
      <w:bookmarkStart w:id="5822" w:name="_Toc383781086"/>
      <w:bookmarkStart w:id="5823" w:name="_Toc481936486"/>
      <w:r w:rsidRPr="00EC76D5">
        <w:t>Defining our own types</w:t>
      </w:r>
      <w:bookmarkEnd w:id="5819"/>
      <w:bookmarkEnd w:id="5820"/>
      <w:bookmarkEnd w:id="5821"/>
      <w:bookmarkEnd w:id="5822"/>
      <w:bookmarkEnd w:id="5823"/>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4" w:name="_Toc320485587"/>
      <w:bookmarkStart w:id="5825" w:name="_Toc323656697"/>
      <w:bookmarkStart w:id="5826" w:name="_Toc324085435"/>
      <w:bookmarkStart w:id="5827" w:name="_Toc383781087"/>
      <w:bookmarkStart w:id="5828" w:name="_Toc481936487"/>
      <w:r w:rsidRPr="00EC76D5">
        <w:t>The Type Size</w:t>
      </w:r>
      <w:bookmarkEnd w:id="5824"/>
      <w:bookmarkEnd w:id="5825"/>
      <w:bookmarkEnd w:id="5826"/>
      <w:bookmarkEnd w:id="5827"/>
      <w:bookmarkEnd w:id="5828"/>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9"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30" w:name="_Toc320485588"/>
      <w:bookmarkStart w:id="5831" w:name="_Toc323656698"/>
      <w:bookmarkStart w:id="5832" w:name="_Toc324085436"/>
      <w:bookmarkStart w:id="5833" w:name="_Toc383781088"/>
      <w:bookmarkStart w:id="5834" w:name="_Toc481936488"/>
      <w:r w:rsidRPr="00EC76D5">
        <w:t>Expressions and Operators</w:t>
      </w:r>
      <w:bookmarkEnd w:id="5830"/>
      <w:bookmarkEnd w:id="5831"/>
      <w:bookmarkEnd w:id="5832"/>
      <w:bookmarkEnd w:id="5833"/>
      <w:bookmarkEnd w:id="5834"/>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30584F" w:rsidRPr="003F7CF1" w:rsidRDefault="0030584F" w:rsidP="00E80032">
                              <w:pPr>
                                <w:pStyle w:val="SourceCodeBoxText"/>
                                <w:rPr>
                                  <w:sz w:val="19"/>
                                  <w:szCs w:val="19"/>
                                </w:rPr>
                              </w:pPr>
                              <w:r w:rsidRPr="003F7CF1">
                                <w:rPr>
                                  <w:position w:val="-30"/>
                                  <w:sz w:val="19"/>
                                  <w:szCs w:val="19"/>
                                  <w:lang w:val="en-US"/>
                                </w:rPr>
                                <w:object w:dxaOrig="700" w:dyaOrig="540" w14:anchorId="57F5AA5A">
                                  <v:shape id="_x0000_i1373" type="#_x0000_t75" style="width:42pt;height:36pt" o:ole="">
                                    <v:imagedata r:id="rId9" o:title=""/>
                                  </v:shape>
                                  <o:OLEObject Type="Embed" ProgID="Equation.3" ShapeID="_x0000_i1373" DrawAspect="Content" ObjectID="_165313990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30584F" w:rsidRPr="003F7CF1" w:rsidRDefault="0030584F"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30584F" w:rsidRPr="003F7CF1" w:rsidRDefault="0030584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30584F" w:rsidRPr="003F7CF1" w:rsidRDefault="0030584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30584F" w:rsidRPr="003F7CF1" w:rsidRDefault="0030584F" w:rsidP="00E80032">
                        <w:pPr>
                          <w:pStyle w:val="SourceCodeBoxText"/>
                          <w:rPr>
                            <w:sz w:val="19"/>
                            <w:szCs w:val="19"/>
                          </w:rPr>
                        </w:pPr>
                        <w:r w:rsidRPr="003F7CF1">
                          <w:rPr>
                            <w:position w:val="-30"/>
                            <w:sz w:val="19"/>
                            <w:szCs w:val="19"/>
                            <w:lang w:val="en-US"/>
                          </w:rPr>
                          <w:object w:dxaOrig="700" w:dyaOrig="540" w14:anchorId="57F5AA5A">
                            <v:shape id="_x0000_i1373" type="#_x0000_t75" style="width:42pt;height:36pt" o:ole="">
                              <v:imagedata r:id="rId9" o:title=""/>
                            </v:shape>
                            <o:OLEObject Type="Embed" ProgID="Equation.3" ShapeID="_x0000_i1373" DrawAspect="Content" ObjectID="_1653139902"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30584F" w:rsidRPr="003F7CF1" w:rsidRDefault="0030584F"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30584F" w:rsidRPr="003F7CF1" w:rsidRDefault="0030584F"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30584F" w:rsidRPr="003F7CF1" w:rsidRDefault="0030584F"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5" w:name="_Toc320485589"/>
      <w:bookmarkStart w:id="5836" w:name="_Toc323656699"/>
      <w:bookmarkStart w:id="5837" w:name="_Toc324085437"/>
      <w:bookmarkStart w:id="5838" w:name="_Toc383781089"/>
      <w:bookmarkStart w:id="5839" w:name="_Toc481936489"/>
      <w:r w:rsidRPr="00EC76D5">
        <w:t>Arithmetic Operators</w:t>
      </w:r>
      <w:bookmarkEnd w:id="5835"/>
      <w:bookmarkEnd w:id="5836"/>
      <w:bookmarkEnd w:id="5837"/>
      <w:bookmarkEnd w:id="5838"/>
      <w:bookmarkEnd w:id="5839"/>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40" w:name="_Toc320485590"/>
      <w:bookmarkStart w:id="5841" w:name="_Toc323656700"/>
      <w:bookmarkStart w:id="5842" w:name="_Toc324085438"/>
      <w:bookmarkStart w:id="5843" w:name="_Toc383781090"/>
      <w:bookmarkStart w:id="5844" w:name="_Toc481936490"/>
      <w:r w:rsidRPr="00EC76D5">
        <w:rPr>
          <w:rStyle w:val="Italic"/>
          <w:i w:val="0"/>
        </w:rPr>
        <w:t>Pointer Arithmetic</w:t>
      </w:r>
      <w:bookmarkEnd w:id="5840"/>
      <w:bookmarkEnd w:id="5841"/>
      <w:bookmarkEnd w:id="5842"/>
      <w:bookmarkEnd w:id="5843"/>
      <w:bookmarkEnd w:id="5844"/>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30584F" w:rsidRPr="003F7CF1" w:rsidRDefault="0030584F"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30584F" w:rsidRPr="003F7CF1" w:rsidRDefault="0030584F"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30584F" w:rsidRPr="003F7CF1" w:rsidRDefault="0030584F"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30584F" w:rsidRPr="003F7CF1" w:rsidRDefault="0030584F"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30584F" w:rsidRPr="003F7CF1" w:rsidRDefault="0030584F"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30584F" w:rsidRPr="003F7CF1" w:rsidRDefault="0030584F"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30584F" w:rsidRPr="003F7CF1" w:rsidRDefault="0030584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30584F" w:rsidRPr="003F7CF1" w:rsidRDefault="0030584F"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30584F" w:rsidRPr="003F7CF1" w:rsidRDefault="0030584F"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30584F" w:rsidRPr="003F7CF1" w:rsidRDefault="0030584F"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30584F" w:rsidRPr="003F7CF1" w:rsidRDefault="0030584F"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30584F" w:rsidRPr="003F7CF1" w:rsidRDefault="0030584F"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30584F" w:rsidRPr="003F7CF1" w:rsidRDefault="0030584F"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30584F" w:rsidRPr="003F7CF1" w:rsidRDefault="0030584F"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30584F" w:rsidRPr="003F7CF1" w:rsidRDefault="0030584F"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30584F" w:rsidRPr="003F7CF1" w:rsidRDefault="0030584F"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30584F" w:rsidRPr="003F7CF1" w:rsidRDefault="0030584F"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30584F" w:rsidRPr="003F7CF1" w:rsidRDefault="0030584F"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30584F" w:rsidRPr="003F7CF1" w:rsidRDefault="0030584F"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5" w:name="_Toc320485591"/>
      <w:bookmarkStart w:id="5846" w:name="_Toc323656701"/>
      <w:bookmarkStart w:id="5847" w:name="_Toc324085439"/>
      <w:bookmarkStart w:id="5848" w:name="_Toc383781091"/>
      <w:bookmarkStart w:id="5849" w:name="_Toc481936491"/>
      <w:r w:rsidRPr="00EC76D5">
        <w:t>Increment and decrement</w:t>
      </w:r>
      <w:bookmarkEnd w:id="5845"/>
      <w:bookmarkEnd w:id="5846"/>
      <w:bookmarkEnd w:id="5847"/>
      <w:bookmarkEnd w:id="5848"/>
      <w:bookmarkEnd w:id="5849"/>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0" w:name="_Toc320485592"/>
      <w:bookmarkStart w:id="5851" w:name="_Toc323656702"/>
      <w:bookmarkStart w:id="5852" w:name="_Toc324085440"/>
      <w:bookmarkStart w:id="5853" w:name="_Toc383781092"/>
      <w:bookmarkStart w:id="5854" w:name="_Toc481936492"/>
      <w:r w:rsidRPr="00EC76D5">
        <w:t>Relational Operators</w:t>
      </w:r>
      <w:bookmarkEnd w:id="5850"/>
      <w:bookmarkEnd w:id="5851"/>
      <w:bookmarkEnd w:id="5852"/>
      <w:bookmarkEnd w:id="5853"/>
      <w:bookmarkEnd w:id="5854"/>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5" w:name="_Toc320485593"/>
      <w:bookmarkStart w:id="5856" w:name="_Toc323656703"/>
      <w:bookmarkStart w:id="5857" w:name="_Toc324085441"/>
      <w:bookmarkStart w:id="5858" w:name="_Toc383781093"/>
      <w:bookmarkStart w:id="5859" w:name="_Toc481936493"/>
      <w:r w:rsidRPr="00EC76D5">
        <w:t>Logical Operators</w:t>
      </w:r>
      <w:bookmarkEnd w:id="5855"/>
      <w:bookmarkEnd w:id="5856"/>
      <w:bookmarkEnd w:id="5857"/>
      <w:bookmarkEnd w:id="5858"/>
      <w:bookmarkEnd w:id="5859"/>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0" w:name="_Toc320485594"/>
      <w:bookmarkStart w:id="5861" w:name="_Toc323656704"/>
      <w:bookmarkStart w:id="5862" w:name="_Toc324085442"/>
      <w:bookmarkStart w:id="5863" w:name="_Toc383781094"/>
      <w:bookmarkStart w:id="5864" w:name="_Toc481936494"/>
      <w:r w:rsidRPr="00EC76D5">
        <w:t>Bitwise Operators</w:t>
      </w:r>
      <w:bookmarkEnd w:id="5860"/>
      <w:bookmarkEnd w:id="5861"/>
      <w:bookmarkEnd w:id="5862"/>
      <w:bookmarkEnd w:id="5863"/>
      <w:bookmarkEnd w:id="5864"/>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368" type="#_x0000_t75" style="width:246pt;height:18pt" o:ole="">
            <v:imagedata r:id="rId12" o:title=""/>
          </v:shape>
          <o:OLEObject Type="Embed" ProgID="Equation.3" ShapeID="_x0000_i1368" DrawAspect="Content" ObjectID="_165313989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369" type="#_x0000_t75" style="width:246pt;height:18pt" o:ole="">
            <v:imagedata r:id="rId14" o:title=""/>
          </v:shape>
          <o:OLEObject Type="Embed" ProgID="Equation.3" ShapeID="_x0000_i1369" DrawAspect="Content" ObjectID="_165313989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5" w:name="_Toc320485595"/>
      <w:bookmarkStart w:id="5866" w:name="_Toc323656705"/>
      <w:bookmarkStart w:id="5867" w:name="_Toc324085443"/>
      <w:bookmarkStart w:id="5868" w:name="_Toc383781095"/>
      <w:bookmarkStart w:id="5869" w:name="_Toc481936495"/>
      <w:r w:rsidRPr="00EC76D5">
        <w:lastRenderedPageBreak/>
        <w:t>Assignment</w:t>
      </w:r>
      <w:bookmarkEnd w:id="5865"/>
      <w:bookmarkEnd w:id="5866"/>
      <w:bookmarkEnd w:id="5867"/>
      <w:bookmarkEnd w:id="5868"/>
      <w:bookmarkEnd w:id="5869"/>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0" w:name="_Toc320485596"/>
      <w:bookmarkStart w:id="5871" w:name="_Toc323656706"/>
      <w:bookmarkStart w:id="5872" w:name="_Toc324085444"/>
      <w:bookmarkStart w:id="5873" w:name="_Toc383781096"/>
      <w:bookmarkStart w:id="5874" w:name="_Toc481936496"/>
      <w:r w:rsidRPr="00EC76D5">
        <w:t>The Condition Operator</w:t>
      </w:r>
      <w:bookmarkEnd w:id="5870"/>
      <w:bookmarkEnd w:id="5871"/>
      <w:bookmarkEnd w:id="5872"/>
      <w:bookmarkEnd w:id="5873"/>
      <w:bookmarkEnd w:id="5874"/>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5" w:name="_Toc320485597"/>
      <w:bookmarkStart w:id="5876" w:name="_Toc323656707"/>
      <w:bookmarkStart w:id="5877" w:name="_Toc324085445"/>
      <w:bookmarkStart w:id="5878" w:name="_Toc383781097"/>
      <w:bookmarkStart w:id="5879" w:name="_Toc481936497"/>
      <w:r w:rsidRPr="00EC76D5">
        <w:t>Precedence and Associatively</w:t>
      </w:r>
      <w:bookmarkEnd w:id="5875"/>
      <w:bookmarkEnd w:id="5876"/>
      <w:bookmarkEnd w:id="5877"/>
      <w:bookmarkEnd w:id="5878"/>
      <w:bookmarkEnd w:id="5879"/>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80" w:name="_Toc320485598"/>
      <w:bookmarkStart w:id="5881" w:name="_Toc323656708"/>
      <w:bookmarkStart w:id="5882" w:name="_Toc324085446"/>
      <w:bookmarkStart w:id="5883" w:name="_Toc383781098"/>
      <w:bookmarkStart w:id="5884" w:name="_Toc481936498"/>
      <w:r w:rsidRPr="00EC76D5">
        <w:t>Statements</w:t>
      </w:r>
      <w:bookmarkEnd w:id="5880"/>
      <w:bookmarkEnd w:id="5881"/>
      <w:bookmarkEnd w:id="5882"/>
      <w:bookmarkEnd w:id="5883"/>
      <w:bookmarkEnd w:id="5884"/>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5" w:name="_Toc320485599"/>
      <w:bookmarkStart w:id="5886" w:name="_Toc323656709"/>
      <w:bookmarkStart w:id="5887" w:name="_Toc324085447"/>
      <w:bookmarkStart w:id="5888" w:name="_Toc383781099"/>
      <w:bookmarkStart w:id="5889" w:name="_Toc481936499"/>
      <w:r w:rsidRPr="00EC76D5">
        <w:t>Selection statements</w:t>
      </w:r>
      <w:bookmarkEnd w:id="5885"/>
      <w:bookmarkEnd w:id="5886"/>
      <w:bookmarkEnd w:id="5887"/>
      <w:bookmarkEnd w:id="5888"/>
      <w:bookmarkEnd w:id="5889"/>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0" w:name="_Toc320485600"/>
      <w:bookmarkStart w:id="5891" w:name="_Toc323656710"/>
      <w:bookmarkStart w:id="5892" w:name="_Toc324085448"/>
      <w:bookmarkStart w:id="5893" w:name="_Toc383781100"/>
      <w:bookmarkStart w:id="5894" w:name="_Toc481936500"/>
      <w:r w:rsidRPr="00EC76D5">
        <w:t>Iteration statements</w:t>
      </w:r>
      <w:bookmarkEnd w:id="5890"/>
      <w:bookmarkEnd w:id="5891"/>
      <w:bookmarkEnd w:id="5892"/>
      <w:bookmarkEnd w:id="5893"/>
      <w:bookmarkEnd w:id="5894"/>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5" w:name="_Toc320485601"/>
      <w:bookmarkStart w:id="5896" w:name="_Toc323656711"/>
      <w:bookmarkStart w:id="5897" w:name="_Toc324085449"/>
      <w:bookmarkStart w:id="5898" w:name="_Toc383781101"/>
      <w:bookmarkStart w:id="5899" w:name="_Toc481936501"/>
      <w:r w:rsidRPr="00EC76D5">
        <w:t>Jump statements</w:t>
      </w:r>
      <w:bookmarkEnd w:id="5895"/>
      <w:bookmarkEnd w:id="5896"/>
      <w:bookmarkEnd w:id="5897"/>
      <w:bookmarkEnd w:id="5898"/>
      <w:bookmarkEnd w:id="5899"/>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0" w:name="_Toc320485602"/>
      <w:bookmarkStart w:id="5901" w:name="_Toc323656712"/>
      <w:bookmarkStart w:id="5902" w:name="_Toc324085450"/>
      <w:bookmarkStart w:id="5903" w:name="_Toc383781102"/>
      <w:bookmarkStart w:id="5904" w:name="_Toc481936502"/>
      <w:r w:rsidRPr="00EC76D5">
        <w:t>Expression statements</w:t>
      </w:r>
      <w:bookmarkEnd w:id="5900"/>
      <w:bookmarkEnd w:id="5901"/>
      <w:bookmarkEnd w:id="5902"/>
      <w:bookmarkEnd w:id="5903"/>
      <w:bookmarkEnd w:id="5904"/>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5" w:name="_Toc323656713"/>
      <w:bookmarkStart w:id="5906" w:name="_Toc324085451"/>
      <w:bookmarkStart w:id="5907" w:name="_Toc383781103"/>
      <w:bookmarkStart w:id="5908" w:name="_Toc481936503"/>
      <w:r w:rsidRPr="00EC76D5">
        <w:t>Volatile</w:t>
      </w:r>
      <w:bookmarkEnd w:id="5905"/>
      <w:bookmarkEnd w:id="5906"/>
      <w:bookmarkEnd w:id="5907"/>
      <w:bookmarkEnd w:id="5908"/>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9"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10" w:author="Stefan Björnander" w:date="2012-05-06T21:16:00Z">
          <w:pPr>
            <w:pStyle w:val="CommandLine"/>
          </w:pPr>
        </w:pPrChange>
      </w:pPr>
    </w:p>
    <w:p w14:paraId="0D44E5CA" w14:textId="77777777" w:rsidR="00E80032" w:rsidRPr="00EC76D5" w:rsidRDefault="00E80032">
      <w:pPr>
        <w:pStyle w:val="Code"/>
        <w:pPrChange w:id="5911" w:author="Stefan Björnander" w:date="2012-05-06T21:16:00Z">
          <w:pPr>
            <w:pStyle w:val="CommandLine"/>
          </w:pPr>
        </w:pPrChange>
      </w:pPr>
      <w:r w:rsidRPr="00EC76D5">
        <w:rPr>
          <w:rFonts w:eastAsia="Times New Roman"/>
          <w:noProof w:val="0"/>
          <w:color w:val="000000" w:themeColor="text1"/>
          <w:rPrChange w:id="5912"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5913"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14"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5" w:name="_Toc320485603"/>
      <w:bookmarkStart w:id="5916" w:name="_Toc323656714"/>
      <w:bookmarkStart w:id="5917" w:name="_Toc324085452"/>
      <w:bookmarkStart w:id="5918" w:name="_Toc383781104"/>
      <w:bookmarkStart w:id="5919" w:name="_Toc481936504"/>
      <w:r w:rsidRPr="00EC76D5">
        <w:lastRenderedPageBreak/>
        <w:t>Functions</w:t>
      </w:r>
      <w:bookmarkEnd w:id="5915"/>
      <w:bookmarkEnd w:id="5916"/>
      <w:bookmarkEnd w:id="5917"/>
      <w:bookmarkEnd w:id="5918"/>
      <w:bookmarkEnd w:id="5919"/>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30584F" w:rsidRPr="003F7CF1" w:rsidRDefault="0030584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30584F" w:rsidRPr="003F7CF1" w:rsidRDefault="0030584F"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30584F" w:rsidRPr="003F7CF1" w:rsidRDefault="0030584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30584F" w:rsidRPr="003F7CF1" w:rsidRDefault="0030584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30584F" w:rsidRPr="003F7CF1" w:rsidRDefault="0030584F"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30584F" w:rsidRPr="003F7CF1" w:rsidRDefault="0030584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30584F" w:rsidRPr="003F7CF1" w:rsidRDefault="0030584F"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30584F" w:rsidRPr="003F7CF1" w:rsidRDefault="0030584F"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30584F" w:rsidRPr="003F7CF1" w:rsidRDefault="0030584F"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30584F" w:rsidRPr="003F7CF1" w:rsidRDefault="0030584F"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30584F" w:rsidRPr="003F7CF1" w:rsidRDefault="0030584F"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30584F" w:rsidRPr="003F7CF1" w:rsidRDefault="0030584F"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20" w:name="_Toc320485604"/>
      <w:bookmarkStart w:id="5921" w:name="_Toc323656715"/>
      <w:bookmarkStart w:id="5922" w:name="_Toc324085453"/>
      <w:bookmarkStart w:id="5923" w:name="_Toc383781105"/>
      <w:bookmarkStart w:id="5924" w:name="_Toc481936505"/>
      <w:r w:rsidRPr="00EC76D5">
        <w:t>Void Functions</w:t>
      </w:r>
      <w:bookmarkEnd w:id="5920"/>
      <w:bookmarkEnd w:id="5921"/>
      <w:bookmarkEnd w:id="5922"/>
      <w:bookmarkEnd w:id="5923"/>
      <w:bookmarkEnd w:id="5924"/>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5" w:name="_Toc320485605"/>
      <w:bookmarkStart w:id="5926" w:name="_Toc323656716"/>
      <w:bookmarkStart w:id="5927" w:name="_Toc324085454"/>
      <w:bookmarkStart w:id="5928" w:name="_Toc383781106"/>
      <w:bookmarkStart w:id="5929" w:name="_Toc481936506"/>
      <w:r w:rsidRPr="00EC76D5">
        <w:t>Local and global variables</w:t>
      </w:r>
      <w:bookmarkEnd w:id="5925"/>
      <w:bookmarkEnd w:id="5926"/>
      <w:bookmarkEnd w:id="5927"/>
      <w:bookmarkEnd w:id="5928"/>
      <w:bookmarkEnd w:id="5929"/>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1FD20EB" w:rsidR="00E80032" w:rsidRPr="00EC76D5" w:rsidRDefault="00E80032" w:rsidP="00E80032">
      <w:r w:rsidRPr="00EC76D5">
        <w:t xml:space="preserve">Global variables can only be </w:t>
      </w:r>
      <w:r w:rsidR="002F35C1">
        <w:t>initializer</w:t>
      </w:r>
      <w:r w:rsidRPr="00EC76D5">
        <w: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30" w:name="_Toc323656717"/>
      <w:bookmarkStart w:id="5931" w:name="_Toc324085455"/>
      <w:bookmarkStart w:id="5932" w:name="_Toc383781107"/>
      <w:bookmarkStart w:id="5933" w:name="_Toc481936507"/>
      <w:r w:rsidRPr="00EC76D5">
        <w:t>Inner Blocks with Local Variables</w:t>
      </w:r>
      <w:bookmarkEnd w:id="5930"/>
      <w:bookmarkEnd w:id="5931"/>
      <w:bookmarkEnd w:id="5932"/>
      <w:bookmarkEnd w:id="5933"/>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5934"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5935"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6" w:author="Stefan Björnander" w:date="2012-05-06T21:51:00Z">
            <w:rPr>
              <w:color w:val="0000FF"/>
            </w:rPr>
          </w:rPrChange>
        </w:rPr>
        <w:t>struct</w:t>
      </w:r>
      <w:r w:rsidRPr="00EC76D5">
        <w:t xml:space="preserve"> IntPair Block(</w:t>
      </w:r>
      <w:r w:rsidRPr="00EC76D5">
        <w:rPr>
          <w:color w:val="000000" w:themeColor="text1"/>
          <w:rPrChange w:id="5937"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8" w:name="_Toc320485606"/>
      <w:bookmarkStart w:id="5939" w:name="_Toc323656718"/>
      <w:bookmarkStart w:id="5940" w:name="_Toc324085456"/>
      <w:bookmarkStart w:id="5941" w:name="_Toc383781108"/>
      <w:bookmarkStart w:id="5942" w:name="_Toc481936508"/>
      <w:r w:rsidRPr="00EC76D5">
        <w:t>Call-by-Value and Call-by-Reference</w:t>
      </w:r>
      <w:bookmarkEnd w:id="5938"/>
      <w:bookmarkEnd w:id="5939"/>
      <w:bookmarkEnd w:id="5940"/>
      <w:bookmarkEnd w:id="5941"/>
      <w:bookmarkEnd w:id="5942"/>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30584F" w:rsidRPr="003F7CF1" w:rsidRDefault="0030584F"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30584F" w:rsidRPr="003F7CF1" w:rsidRDefault="0030584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30584F" w:rsidRPr="003F7CF1" w:rsidRDefault="0030584F"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30584F" w:rsidRPr="003F7CF1" w:rsidRDefault="003058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30584F" w:rsidRPr="003F7CF1" w:rsidRDefault="003058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30584F" w:rsidRPr="003F7CF1" w:rsidRDefault="0030584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30584F" w:rsidRPr="003F7CF1" w:rsidRDefault="003058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30584F" w:rsidRPr="003F7CF1" w:rsidRDefault="003058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30584F" w:rsidRPr="003F7CF1" w:rsidRDefault="003058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30584F" w:rsidRPr="003F7CF1" w:rsidRDefault="003058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30584F" w:rsidRPr="003F7CF1" w:rsidRDefault="003058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30584F" w:rsidRPr="003F7CF1" w:rsidRDefault="003058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30584F" w:rsidRPr="003F7CF1" w:rsidRDefault="003058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30584F" w:rsidRPr="003F7CF1" w:rsidRDefault="0030584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30584F" w:rsidRPr="003F7CF1" w:rsidRDefault="0030584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30584F" w:rsidRPr="003F7CF1" w:rsidRDefault="003058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30584F" w:rsidRPr="003F7CF1" w:rsidRDefault="0030584F"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30584F" w:rsidRPr="003F7CF1" w:rsidRDefault="0030584F"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30584F" w:rsidRPr="003F7CF1" w:rsidRDefault="0030584F"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30584F" w:rsidRPr="003F7CF1" w:rsidRDefault="0030584F"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30584F" w:rsidRPr="003F7CF1" w:rsidRDefault="0030584F"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30584F" w:rsidRPr="003F7CF1" w:rsidRDefault="0030584F"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30584F" w:rsidRPr="003F7CF1" w:rsidRDefault="0030584F"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30584F" w:rsidRPr="003F7CF1" w:rsidRDefault="0030584F"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30584F" w:rsidRPr="003F7CF1" w:rsidRDefault="0030584F"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30584F" w:rsidRPr="003F7CF1" w:rsidRDefault="0030584F"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30584F" w:rsidRPr="003F7CF1" w:rsidRDefault="0030584F"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30584F" w:rsidRPr="003F7CF1" w:rsidRDefault="0030584F"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30584F" w:rsidRPr="003F7CF1" w:rsidRDefault="0030584F"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30584F" w:rsidRPr="003F7CF1" w:rsidRDefault="0030584F"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30584F" w:rsidRPr="003F7CF1" w:rsidRDefault="0030584F"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30584F" w:rsidRPr="003F7CF1" w:rsidRDefault="0030584F"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30584F" w:rsidRPr="003F7CF1" w:rsidRDefault="0030584F"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30584F" w:rsidRPr="003F7CF1" w:rsidRDefault="0030584F"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30584F" w:rsidRPr="003F7CF1" w:rsidRDefault="0030584F"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30584F" w:rsidRPr="003F7CF1" w:rsidRDefault="0030584F"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30584F" w:rsidRPr="003F7CF1" w:rsidRDefault="0030584F"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30584F" w:rsidRPr="003F7CF1" w:rsidRDefault="0030584F"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30584F" w:rsidRPr="003F7CF1" w:rsidRDefault="0030584F"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30584F" w:rsidRPr="003F7CF1" w:rsidRDefault="0030584F"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30584F" w:rsidRPr="003F7CF1" w:rsidRDefault="0030584F"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30584F" w:rsidRPr="003F7CF1" w:rsidRDefault="0030584F"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30584F" w:rsidRPr="003F7CF1" w:rsidRDefault="0030584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30584F" w:rsidRPr="003F7CF1" w:rsidRDefault="0030584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30584F" w:rsidRPr="003F7CF1" w:rsidRDefault="003058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30584F" w:rsidRPr="003F7CF1" w:rsidRDefault="003058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30584F" w:rsidRPr="003F7CF1" w:rsidRDefault="0030584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30584F" w:rsidRPr="003F7CF1" w:rsidRDefault="003058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30584F" w:rsidRPr="003F7CF1" w:rsidRDefault="0030584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30584F" w:rsidRPr="003F7CF1" w:rsidRDefault="0030584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30584F" w:rsidRPr="003F7CF1" w:rsidRDefault="003058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30584F" w:rsidRPr="003F7CF1" w:rsidRDefault="003058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30584F" w:rsidRPr="003F7CF1" w:rsidRDefault="003058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30584F" w:rsidRPr="003F7CF1" w:rsidRDefault="0030584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30584F" w:rsidRPr="003F7CF1" w:rsidRDefault="003058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30584F" w:rsidRPr="003F7CF1" w:rsidRDefault="0030584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30584F" w:rsidRPr="003F7CF1" w:rsidRDefault="0030584F"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30584F" w:rsidRPr="003F7CF1" w:rsidRDefault="003058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30584F" w:rsidRPr="003F7CF1" w:rsidRDefault="003058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30584F" w:rsidRPr="003F7CF1" w:rsidRDefault="003058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30584F" w:rsidRPr="003F7CF1" w:rsidRDefault="003058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30584F" w:rsidRPr="003F7CF1" w:rsidRDefault="003058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30584F" w:rsidRPr="003F7CF1" w:rsidRDefault="0030584F"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30584F" w:rsidRPr="003F7CF1" w:rsidRDefault="0030584F"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30584F" w:rsidRPr="003F7CF1" w:rsidRDefault="0030584F"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30584F" w:rsidRPr="003F7CF1" w:rsidRDefault="0030584F"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30584F" w:rsidRPr="003F7CF1" w:rsidRDefault="0030584F"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30584F" w:rsidRPr="003F7CF1" w:rsidRDefault="0030584F"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30584F" w:rsidRPr="003F7CF1" w:rsidRDefault="0030584F"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30584F" w:rsidRPr="003F7CF1" w:rsidRDefault="0030584F"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30584F" w:rsidRPr="003F7CF1" w:rsidRDefault="0030584F"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30584F" w:rsidRPr="003F7CF1" w:rsidRDefault="0030584F"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30584F" w:rsidRPr="003F7CF1" w:rsidRDefault="0030584F"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30584F" w:rsidRPr="003F7CF1" w:rsidRDefault="0030584F"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30584F" w:rsidRPr="003F7CF1" w:rsidRDefault="0030584F"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30584F" w:rsidRPr="003F7CF1" w:rsidRDefault="0030584F"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30584F" w:rsidRPr="003F7CF1" w:rsidRDefault="0030584F"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30584F" w:rsidRPr="003F7CF1" w:rsidRDefault="0030584F"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30584F" w:rsidRPr="003F7CF1" w:rsidRDefault="0030584F"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30584F" w:rsidRPr="003F7CF1" w:rsidRDefault="0030584F"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30584F" w:rsidRPr="003F7CF1" w:rsidRDefault="0030584F"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30584F" w:rsidRPr="003F7CF1" w:rsidRDefault="0030584F"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30584F" w:rsidRPr="003F7CF1" w:rsidRDefault="0030584F"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30584F" w:rsidRPr="003F7CF1" w:rsidRDefault="0030584F"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30584F" w:rsidRPr="003F7CF1" w:rsidRDefault="0030584F"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30584F" w:rsidRPr="003F7CF1" w:rsidRDefault="0030584F"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30584F" w:rsidRPr="003F7CF1" w:rsidRDefault="0030584F"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30584F" w:rsidRPr="003F7CF1" w:rsidRDefault="0030584F"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30584F" w:rsidRPr="003F7CF1" w:rsidRDefault="0030584F"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30584F" w:rsidRPr="003F7CF1" w:rsidRDefault="0030584F"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30584F" w:rsidRPr="003F7CF1" w:rsidRDefault="0030584F"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30584F" w:rsidRPr="003F7CF1" w:rsidRDefault="0030584F"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30584F" w:rsidRPr="003F7CF1" w:rsidRDefault="0030584F"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43" w:name="_Toc320485607"/>
      <w:bookmarkStart w:id="5944" w:name="_Toc323656719"/>
      <w:bookmarkStart w:id="5945" w:name="_Toc324085457"/>
      <w:bookmarkStart w:id="5946" w:name="_Toc383781109"/>
      <w:bookmarkStart w:id="5947" w:name="_Toc481936509"/>
      <w:r w:rsidRPr="00EC76D5">
        <w:t>Static, Extern, and Register Variables</w:t>
      </w:r>
      <w:bookmarkEnd w:id="5943"/>
      <w:bookmarkEnd w:id="5944"/>
      <w:bookmarkEnd w:id="5945"/>
      <w:bookmarkEnd w:id="5946"/>
      <w:bookmarkEnd w:id="5947"/>
    </w:p>
    <w:p w14:paraId="0C33C95A" w14:textId="6C23F8D6"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F35C1">
        <w:t>initializer</w:t>
      </w:r>
      <w:r w:rsidRPr="00EC76D5">
        <w:t xml:space="preserve">ialized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F35C1">
        <w:t>initializer</w:t>
      </w:r>
      <w:r w:rsidRPr="00EC76D5">
        <w: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8" w:name="_Toc320485608"/>
      <w:bookmarkStart w:id="5949" w:name="_Toc323656720"/>
      <w:bookmarkStart w:id="5950" w:name="_Toc324085458"/>
      <w:bookmarkStart w:id="5951" w:name="_Toc383781110"/>
      <w:bookmarkStart w:id="5952" w:name="_Toc481936510"/>
      <w:r w:rsidRPr="00EC76D5">
        <w:lastRenderedPageBreak/>
        <w:t>Recursion</w:t>
      </w:r>
      <w:bookmarkEnd w:id="5948"/>
      <w:bookmarkEnd w:id="5949"/>
      <w:bookmarkEnd w:id="5950"/>
      <w:bookmarkEnd w:id="5951"/>
      <w:bookmarkEnd w:id="5952"/>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370" type="#_x0000_t75" style="width:78pt;height:12pt" o:ole="" fillcolor="window">
            <v:imagedata r:id="rId16" o:title=""/>
          </v:shape>
          <o:OLEObject Type="Embed" ProgID="Equation.3" ShapeID="_x0000_i1370" DrawAspect="Content" ObjectID="_165313989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5953" w:name="_Toc320485609"/>
      <w:bookmarkStart w:id="5954" w:name="_Toc323656721"/>
      <w:bookmarkStart w:id="5955" w:name="_Toc324085459"/>
      <w:bookmarkStart w:id="5956" w:name="_Toc383781111"/>
      <w:bookmarkStart w:id="5957" w:name="_Toc481936511"/>
      <w:r w:rsidRPr="00EC76D5">
        <w:t>Def</w:t>
      </w:r>
      <w:r w:rsidR="002F35C1">
        <w:t>initializer</w:t>
      </w:r>
      <w:r w:rsidRPr="00EC76D5">
        <w:t>ion and Declaration</w:t>
      </w:r>
      <w:bookmarkEnd w:id="5953"/>
      <w:bookmarkEnd w:id="5954"/>
      <w:bookmarkEnd w:id="5955"/>
      <w:bookmarkEnd w:id="5956"/>
      <w:bookmarkEnd w:id="5957"/>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371" type="#_x0000_t75" style="width:2in;height:36pt" o:ole="" fillcolor="window">
            <v:imagedata r:id="rId19" o:title=""/>
          </v:shape>
          <o:OLEObject Type="Embed" ProgID="Equation.3" ShapeID="_x0000_i1371" DrawAspect="Content" ObjectID="_1653139900" r:id="rId20"/>
        </w:object>
      </w:r>
    </w:p>
    <w:p w14:paraId="4649FE88" w14:textId="77777777" w:rsidR="00E80032" w:rsidRPr="00EC76D5" w:rsidRDefault="00E80032" w:rsidP="00E80032">
      <w:r w:rsidRPr="00EC76D5">
        <w:object w:dxaOrig="2840" w:dyaOrig="720" w14:anchorId="47114D30">
          <v:shape id="_x0000_i1372" type="#_x0000_t75" style="width:2in;height:36pt" o:ole="" fillcolor="window">
            <v:imagedata r:id="rId21" o:title=""/>
          </v:shape>
          <o:OLEObject Type="Embed" ProgID="Equation.3" ShapeID="_x0000_i1372" DrawAspect="Content" ObjectID="_165313990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8" w:name="_Toc320485610"/>
      <w:bookmarkStart w:id="5959" w:name="_Toc323656722"/>
      <w:bookmarkStart w:id="5960" w:name="_Toc324085460"/>
      <w:bookmarkStart w:id="5961" w:name="_Toc383781112"/>
      <w:bookmarkStart w:id="5962" w:name="_Toc481936512"/>
      <w:r w:rsidRPr="00EC76D5">
        <w:t>Higher-Order Functions</w:t>
      </w:r>
      <w:bookmarkEnd w:id="5958"/>
      <w:bookmarkEnd w:id="5959"/>
      <w:bookmarkEnd w:id="5960"/>
      <w:bookmarkEnd w:id="5961"/>
      <w:bookmarkEnd w:id="5962"/>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63" w:name="_Toc320485611"/>
      <w:bookmarkStart w:id="5964" w:name="_Toc323656723"/>
      <w:bookmarkStart w:id="5965" w:name="_Toc324085461"/>
      <w:bookmarkStart w:id="5966" w:name="_Toc383781113"/>
      <w:bookmarkStart w:id="5967" w:name="_Ref383865210"/>
      <w:bookmarkStart w:id="5968" w:name="_Toc481936513"/>
      <w:r w:rsidRPr="00EC76D5">
        <w:lastRenderedPageBreak/>
        <w:t>Structures and Linked Lists</w:t>
      </w:r>
      <w:bookmarkEnd w:id="5963"/>
      <w:bookmarkEnd w:id="5964"/>
      <w:bookmarkEnd w:id="5965"/>
      <w:bookmarkEnd w:id="5966"/>
      <w:bookmarkEnd w:id="5967"/>
      <w:bookmarkEnd w:id="5968"/>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30584F" w:rsidRPr="003F7CF1" w:rsidRDefault="0030584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30584F" w:rsidRPr="003F7CF1" w:rsidRDefault="0030584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30584F" w:rsidRPr="003F7CF1" w:rsidRDefault="0030584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30584F" w:rsidRPr="003F7CF1" w:rsidRDefault="0030584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30584F" w:rsidRPr="003F7CF1" w:rsidRDefault="0030584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30584F" w:rsidRPr="003F7CF1" w:rsidRDefault="0030584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30584F" w:rsidRPr="003F7CF1" w:rsidRDefault="0030584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30584F" w:rsidRPr="003F7CF1" w:rsidRDefault="0030584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30584F" w:rsidRPr="003F7CF1" w:rsidRDefault="0030584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30584F" w:rsidRPr="003F7CF1" w:rsidRDefault="0030584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30584F" w:rsidRPr="003F7CF1" w:rsidRDefault="0030584F"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30584F" w:rsidRPr="003F7CF1" w:rsidRDefault="0030584F"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30584F" w:rsidRPr="003F7CF1" w:rsidRDefault="0030584F"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30584F" w:rsidRPr="003F7CF1" w:rsidRDefault="0030584F"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30584F" w:rsidRPr="003F7CF1" w:rsidRDefault="0030584F"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30584F" w:rsidRPr="003F7CF1" w:rsidRDefault="0030584F"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30584F" w:rsidRPr="003F7CF1" w:rsidRDefault="0030584F"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30584F" w:rsidRPr="003F7CF1" w:rsidRDefault="0030584F"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30584F" w:rsidRPr="003F7CF1" w:rsidRDefault="0030584F"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30584F" w:rsidRPr="003F7CF1" w:rsidRDefault="0030584F"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30584F" w:rsidRPr="003F7CF1" w:rsidRDefault="0030584F"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30584F" w:rsidRPr="003F7CF1" w:rsidRDefault="0030584F"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30584F" w:rsidRPr="003F7CF1" w:rsidRDefault="0030584F"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9" w:name="_Toc320485612"/>
      <w:bookmarkStart w:id="5970" w:name="_Toc323656724"/>
      <w:bookmarkStart w:id="5971" w:name="_Toc324085462"/>
      <w:bookmarkStart w:id="5972" w:name="_Toc383781114"/>
      <w:bookmarkStart w:id="5973" w:name="_Toc481936514"/>
      <w:r w:rsidRPr="00EC76D5">
        <w:t>Stacks and Linked Lists</w:t>
      </w:r>
      <w:bookmarkEnd w:id="5969"/>
      <w:bookmarkEnd w:id="5970"/>
      <w:bookmarkEnd w:id="5971"/>
      <w:bookmarkEnd w:id="5972"/>
      <w:bookmarkEnd w:id="5973"/>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30584F" w:rsidRPr="003F7CF1" w:rsidRDefault="0030584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30584F" w:rsidRPr="003F7CF1" w:rsidRDefault="0030584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30584F" w:rsidRPr="003F7CF1" w:rsidRDefault="0030584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30584F" w:rsidRPr="003F7CF1" w:rsidRDefault="0030584F" w:rsidP="00E80032">
                              <w:pPr>
                                <w:pStyle w:val="SourceCodeBoxText"/>
                                <w:rPr>
                                  <w:sz w:val="19"/>
                                  <w:szCs w:val="19"/>
                                  <w:lang w:val="en-US"/>
                                </w:rPr>
                              </w:pPr>
                              <w:r w:rsidRPr="003F7CF1">
                                <w:rPr>
                                  <w:sz w:val="19"/>
                                  <w:szCs w:val="19"/>
                                  <w:lang w:val="en-US"/>
                                </w:rPr>
                                <w:t>push 1</w:t>
                              </w:r>
                            </w:p>
                            <w:p w14:paraId="3C159322" w14:textId="77777777" w:rsidR="0030584F" w:rsidRPr="003F7CF1" w:rsidRDefault="0030584F" w:rsidP="00E80032">
                              <w:pPr>
                                <w:pStyle w:val="SourceCodeBoxText"/>
                                <w:rPr>
                                  <w:sz w:val="19"/>
                                  <w:szCs w:val="19"/>
                                  <w:lang w:val="en-US"/>
                                </w:rPr>
                              </w:pPr>
                              <w:r w:rsidRPr="003F7CF1">
                                <w:rPr>
                                  <w:sz w:val="19"/>
                                  <w:szCs w:val="19"/>
                                  <w:lang w:val="en-US"/>
                                </w:rPr>
                                <w:t>push 2</w:t>
                              </w:r>
                            </w:p>
                            <w:p w14:paraId="22BA48C9" w14:textId="77777777" w:rsidR="0030584F" w:rsidRPr="003F7CF1" w:rsidRDefault="0030584F" w:rsidP="00E80032">
                              <w:pPr>
                                <w:pStyle w:val="SourceCodeBoxText"/>
                                <w:rPr>
                                  <w:sz w:val="19"/>
                                  <w:szCs w:val="19"/>
                                  <w:lang w:val="en-US"/>
                                </w:rPr>
                              </w:pPr>
                              <w:r w:rsidRPr="003F7CF1">
                                <w:rPr>
                                  <w:sz w:val="19"/>
                                  <w:szCs w:val="19"/>
                                  <w:lang w:val="en-US"/>
                                </w:rPr>
                                <w:t>push 3</w:t>
                              </w:r>
                            </w:p>
                            <w:p w14:paraId="5F86FACB"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30584F" w:rsidRPr="003F7CF1" w:rsidRDefault="0030584F"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30584F" w:rsidRPr="003F7CF1" w:rsidRDefault="0030584F"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30584F" w:rsidRPr="003F7CF1" w:rsidRDefault="0030584F"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30584F" w:rsidRPr="003F7CF1" w:rsidRDefault="0030584F" w:rsidP="00E80032">
                        <w:pPr>
                          <w:pStyle w:val="SourceCodeBoxText"/>
                          <w:rPr>
                            <w:sz w:val="19"/>
                            <w:szCs w:val="19"/>
                            <w:lang w:val="en-US"/>
                          </w:rPr>
                        </w:pPr>
                        <w:r w:rsidRPr="003F7CF1">
                          <w:rPr>
                            <w:sz w:val="19"/>
                            <w:szCs w:val="19"/>
                            <w:lang w:val="en-US"/>
                          </w:rPr>
                          <w:t>push 1</w:t>
                        </w:r>
                      </w:p>
                      <w:p w14:paraId="3C159322" w14:textId="77777777" w:rsidR="0030584F" w:rsidRPr="003F7CF1" w:rsidRDefault="0030584F" w:rsidP="00E80032">
                        <w:pPr>
                          <w:pStyle w:val="SourceCodeBoxText"/>
                          <w:rPr>
                            <w:sz w:val="19"/>
                            <w:szCs w:val="19"/>
                            <w:lang w:val="en-US"/>
                          </w:rPr>
                        </w:pPr>
                        <w:r w:rsidRPr="003F7CF1">
                          <w:rPr>
                            <w:sz w:val="19"/>
                            <w:szCs w:val="19"/>
                            <w:lang w:val="en-US"/>
                          </w:rPr>
                          <w:t>push 2</w:t>
                        </w:r>
                      </w:p>
                      <w:p w14:paraId="22BA48C9" w14:textId="77777777" w:rsidR="0030584F" w:rsidRPr="003F7CF1" w:rsidRDefault="0030584F" w:rsidP="00E80032">
                        <w:pPr>
                          <w:pStyle w:val="SourceCodeBoxText"/>
                          <w:rPr>
                            <w:sz w:val="19"/>
                            <w:szCs w:val="19"/>
                            <w:lang w:val="en-US"/>
                          </w:rPr>
                        </w:pPr>
                        <w:r w:rsidRPr="003F7CF1">
                          <w:rPr>
                            <w:sz w:val="19"/>
                            <w:szCs w:val="19"/>
                            <w:lang w:val="en-US"/>
                          </w:rPr>
                          <w:t>push 3</w:t>
                        </w:r>
                      </w:p>
                      <w:p w14:paraId="5F86FACB" w14:textId="77777777" w:rsidR="0030584F" w:rsidRPr="003F7CF1" w:rsidRDefault="0030584F"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30584F" w:rsidRPr="003F7CF1" w:rsidRDefault="0030584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30584F" w:rsidRPr="003F7CF1" w:rsidRDefault="0030584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30584F" w:rsidRPr="003F7CF1" w:rsidRDefault="0030584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30584F" w:rsidRPr="003F7CF1" w:rsidRDefault="0030584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30584F" w:rsidRPr="003F7CF1" w:rsidRDefault="0030584F"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30584F" w:rsidRPr="003F7CF1" w:rsidRDefault="0030584F"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30584F" w:rsidRPr="003F7CF1" w:rsidRDefault="0030584F"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30584F" w:rsidRPr="003F7CF1" w:rsidRDefault="0030584F"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30584F" w:rsidRPr="003F7CF1" w:rsidRDefault="0030584F"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30584F" w:rsidRPr="003F7CF1" w:rsidRDefault="0030584F"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30584F" w:rsidRPr="003F7CF1" w:rsidRDefault="0030584F"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30584F" w:rsidRPr="003F7CF1" w:rsidRDefault="0030584F"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30584F" w:rsidRPr="003F7CF1" w:rsidRDefault="0030584F"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30584F" w:rsidRPr="003F7CF1" w:rsidRDefault="0030584F"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30584F" w:rsidRPr="003F7CF1" w:rsidRDefault="0030584F"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30584F" w:rsidRPr="003F7CF1" w:rsidRDefault="0030584F"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30584F" w:rsidRPr="003F7CF1" w:rsidRDefault="0030584F"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30584F" w:rsidRPr="003F7CF1" w:rsidRDefault="0030584F"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30584F" w:rsidRPr="003F7CF1" w:rsidRDefault="0030584F"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30584F" w:rsidRPr="003F7CF1" w:rsidRDefault="0030584F"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30584F" w:rsidRPr="003F7CF1" w:rsidRDefault="0030584F" w:rsidP="00E80032">
                              <w:pPr>
                                <w:pStyle w:val="SourceCodeBoxText"/>
                                <w:rPr>
                                  <w:sz w:val="19"/>
                                  <w:szCs w:val="19"/>
                                  <w:lang w:val="en-US"/>
                                </w:rPr>
                              </w:pPr>
                              <w:r w:rsidRPr="003F7CF1">
                                <w:rPr>
                                  <w:sz w:val="19"/>
                                  <w:szCs w:val="19"/>
                                  <w:lang w:val="en-US"/>
                                </w:rPr>
                                <w:t>3</w:t>
                              </w:r>
                            </w:p>
                            <w:p w14:paraId="40F6D3AC" w14:textId="77777777" w:rsidR="0030584F" w:rsidRPr="003F7CF1" w:rsidRDefault="0030584F"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30584F" w:rsidRPr="003F7CF1" w:rsidRDefault="0030584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30584F" w:rsidRPr="003F7CF1" w:rsidRDefault="0030584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30584F" w:rsidRPr="003F7CF1" w:rsidRDefault="0030584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30584F" w:rsidRPr="003F7CF1" w:rsidRDefault="0030584F"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30584F" w:rsidRPr="003F7CF1" w:rsidRDefault="003058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30584F" w:rsidRPr="003F7CF1" w:rsidRDefault="0030584F"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30584F" w:rsidRPr="003F7CF1" w:rsidRDefault="0030584F" w:rsidP="00E80032">
                        <w:pPr>
                          <w:pStyle w:val="SourceCodeBoxText"/>
                          <w:rPr>
                            <w:sz w:val="19"/>
                            <w:szCs w:val="19"/>
                            <w:lang w:val="en-US"/>
                          </w:rPr>
                        </w:pPr>
                        <w:r w:rsidRPr="003F7CF1">
                          <w:rPr>
                            <w:sz w:val="19"/>
                            <w:szCs w:val="19"/>
                            <w:lang w:val="en-US"/>
                          </w:rPr>
                          <w:t>3</w:t>
                        </w:r>
                      </w:p>
                      <w:p w14:paraId="40F6D3AC" w14:textId="77777777" w:rsidR="0030584F" w:rsidRPr="003F7CF1" w:rsidRDefault="0030584F"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30584F" w:rsidRPr="003F7CF1" w:rsidRDefault="0030584F"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30584F" w:rsidRPr="003F7CF1" w:rsidRDefault="0030584F"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30584F" w:rsidRPr="003F7CF1" w:rsidRDefault="0030584F"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30584F" w:rsidRPr="003F7CF1" w:rsidRDefault="0030584F"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30584F" w:rsidRPr="003F7CF1" w:rsidRDefault="0030584F"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30584F" w:rsidRPr="003F7CF1" w:rsidRDefault="0030584F"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30584F" w:rsidRPr="003F7CF1" w:rsidRDefault="0030584F"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30584F" w:rsidRPr="003F7CF1" w:rsidRDefault="0030584F"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30584F" w:rsidRPr="003F7CF1" w:rsidRDefault="0030584F"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30584F" w:rsidRPr="003F7CF1" w:rsidRDefault="0030584F"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30584F" w:rsidRPr="003F7CF1" w:rsidRDefault="0030584F"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74" w:name="_Toc320485613"/>
      <w:bookmarkStart w:id="5975" w:name="_Toc323656725"/>
      <w:bookmarkStart w:id="5976" w:name="_Toc324085463"/>
      <w:bookmarkStart w:id="5977" w:name="_Toc383781115"/>
      <w:bookmarkStart w:id="5978" w:name="_Toc481936515"/>
      <w:r w:rsidRPr="00EC76D5">
        <w:t>Unions</w:t>
      </w:r>
      <w:bookmarkEnd w:id="5974"/>
      <w:bookmarkEnd w:id="5975"/>
      <w:bookmarkEnd w:id="5976"/>
      <w:bookmarkEnd w:id="5977"/>
      <w:bookmarkEnd w:id="5978"/>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9" w:name="_Toc320485614"/>
      <w:bookmarkStart w:id="5980" w:name="_Toc323656726"/>
      <w:bookmarkStart w:id="5981" w:name="_Toc324085464"/>
      <w:bookmarkStart w:id="5982" w:name="_Toc383781116"/>
      <w:bookmarkStart w:id="5983" w:name="_Toc481936516"/>
      <w:r w:rsidRPr="00EC76D5">
        <w:t>Bitfields</w:t>
      </w:r>
      <w:bookmarkEnd w:id="5979"/>
      <w:bookmarkEnd w:id="5980"/>
      <w:bookmarkEnd w:id="5981"/>
      <w:bookmarkEnd w:id="5982"/>
      <w:bookmarkEnd w:id="5983"/>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84"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5" w:name="_Toc320485616"/>
      <w:bookmarkStart w:id="5986" w:name="_Toc323656727"/>
      <w:bookmarkStart w:id="5987" w:name="_Toc324085465"/>
      <w:bookmarkStart w:id="5988" w:name="_Toc383781117"/>
      <w:bookmarkStart w:id="5989" w:name="_Toc481936517"/>
      <w:r w:rsidRPr="00EC76D5">
        <w:t>Structures with function pointers</w:t>
      </w:r>
      <w:bookmarkEnd w:id="5985"/>
      <w:bookmarkEnd w:id="5986"/>
      <w:bookmarkEnd w:id="5987"/>
      <w:bookmarkEnd w:id="5988"/>
      <w:bookmarkEnd w:id="5989"/>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90" w:name="_Toc320485619"/>
      <w:bookmarkStart w:id="5991" w:name="_Toc323656728"/>
      <w:bookmarkStart w:id="5992" w:name="_Toc324085466"/>
      <w:bookmarkStart w:id="5993" w:name="_Toc383781118"/>
      <w:bookmarkStart w:id="5994" w:name="_Ref383781494"/>
      <w:bookmarkStart w:id="5995" w:name="_Ref383865235"/>
      <w:bookmarkStart w:id="5996" w:name="_Ref383865434"/>
      <w:bookmarkStart w:id="5997" w:name="_Ref383866090"/>
      <w:bookmarkStart w:id="5998" w:name="_Toc481936518"/>
      <w:r w:rsidRPr="00EC76D5">
        <w:t>The Preprocessor</w:t>
      </w:r>
      <w:bookmarkEnd w:id="5990"/>
      <w:bookmarkEnd w:id="5991"/>
      <w:bookmarkEnd w:id="5992"/>
      <w:bookmarkEnd w:id="5993"/>
      <w:bookmarkEnd w:id="5994"/>
      <w:bookmarkEnd w:id="5995"/>
      <w:bookmarkEnd w:id="5996"/>
      <w:bookmarkEnd w:id="5997"/>
      <w:bookmarkEnd w:id="5998"/>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9" w:name="_Toc320485618"/>
      <w:bookmarkStart w:id="6000" w:name="_Toc323656729"/>
      <w:bookmarkStart w:id="6001" w:name="_Toc324085467"/>
      <w:bookmarkStart w:id="6002" w:name="_Toc383781119"/>
      <w:bookmarkStart w:id="6003" w:name="_Toc481936519"/>
      <w:bookmarkStart w:id="6004" w:name="_Toc320485621"/>
      <w:r w:rsidRPr="00EC76D5">
        <w:t>The Standard Library</w:t>
      </w:r>
      <w:bookmarkEnd w:id="5999"/>
      <w:bookmarkEnd w:id="6000"/>
      <w:bookmarkEnd w:id="6001"/>
      <w:bookmarkEnd w:id="6002"/>
      <w:bookmarkEnd w:id="6003"/>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5" w:name="_Toc323656730"/>
      <w:bookmarkStart w:id="6006" w:name="_Toc324085468"/>
      <w:bookmarkStart w:id="6007" w:name="_Toc383781120"/>
      <w:bookmarkStart w:id="6008" w:name="_Toc481936520"/>
      <w:r w:rsidRPr="00EC76D5">
        <w:t>File Management</w:t>
      </w:r>
      <w:bookmarkEnd w:id="6005"/>
      <w:bookmarkEnd w:id="6006"/>
      <w:bookmarkEnd w:id="6007"/>
      <w:bookmarkEnd w:id="6008"/>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9" w:name="_Toc323656731"/>
      <w:bookmarkStart w:id="6010" w:name="_Toc324085469"/>
      <w:bookmarkStart w:id="6011" w:name="_Toc383781121"/>
      <w:bookmarkStart w:id="6012" w:name="_Toc481936521"/>
      <w:r w:rsidRPr="00EC76D5">
        <w:t>Program Parameters</w:t>
      </w:r>
      <w:bookmarkEnd w:id="6009"/>
      <w:bookmarkEnd w:id="6010"/>
      <w:bookmarkEnd w:id="6011"/>
      <w:bookmarkEnd w:id="6012"/>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13"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14" w:name="_Toc323656732"/>
      <w:bookmarkStart w:id="6015" w:name="_Toc324085470"/>
      <w:bookmarkStart w:id="6016" w:name="_Toc383781122"/>
      <w:bookmarkStart w:id="6017" w:name="_Toc481936522"/>
      <w:r w:rsidRPr="00EC76D5">
        <w:t>Environment Functions</w:t>
      </w:r>
      <w:bookmarkEnd w:id="6014"/>
      <w:bookmarkEnd w:id="6015"/>
      <w:bookmarkEnd w:id="6016"/>
      <w:bookmarkEnd w:id="6017"/>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8"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9"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20" w:author="Stefan Björnander" w:date="2012-05-06T21:51:00Z">
            <w:rPr>
              <w:color w:val="0000FF"/>
            </w:rPr>
          </w:rPrChange>
        </w:rPr>
        <w:t>void</w:t>
      </w:r>
      <w:r w:rsidRPr="00EC76D5">
        <w:t xml:space="preserve"> ExitFunction(</w:t>
      </w:r>
      <w:r w:rsidRPr="00EC76D5">
        <w:rPr>
          <w:color w:val="000000" w:themeColor="text1"/>
          <w:rPrChange w:id="6021"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22"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23"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24" w:name="_Toc323656733"/>
      <w:bookmarkStart w:id="6025" w:name="_Toc324085471"/>
      <w:bookmarkStart w:id="6026" w:name="_Toc383781123"/>
      <w:bookmarkStart w:id="6027" w:name="_Ref383865473"/>
      <w:bookmarkStart w:id="6028" w:name="_Ref383865556"/>
      <w:bookmarkStart w:id="6029" w:name="_Toc481936523"/>
      <w:r w:rsidRPr="00EC76D5">
        <w:t>Searching and Sorting</w:t>
      </w:r>
      <w:bookmarkEnd w:id="6024"/>
      <w:bookmarkEnd w:id="6025"/>
      <w:bookmarkEnd w:id="6026"/>
      <w:bookmarkEnd w:id="6027"/>
      <w:bookmarkEnd w:id="6028"/>
      <w:bookmarkEnd w:id="6029"/>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30"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31" w:author="Stefan Björnander" w:date="2012-05-06T21:51:00Z">
            <w:rPr>
              <w:color w:val="0000FF"/>
            </w:rPr>
          </w:rPrChange>
        </w:rPr>
        <w:t>int</w:t>
      </w:r>
      <w:r w:rsidRPr="00EC76D5">
        <w:t xml:space="preserve"> CompareIntegers(</w:t>
      </w:r>
      <w:r w:rsidRPr="00EC76D5">
        <w:rPr>
          <w:color w:val="000000" w:themeColor="text1"/>
          <w:rPrChange w:id="6032" w:author="Stefan Björnander" w:date="2012-05-06T21:51:00Z">
            <w:rPr>
              <w:color w:val="0000FF"/>
            </w:rPr>
          </w:rPrChange>
        </w:rPr>
        <w:t>const</w:t>
      </w:r>
      <w:r w:rsidRPr="00EC76D5">
        <w:t xml:space="preserve"> </w:t>
      </w:r>
      <w:r w:rsidRPr="00EC76D5">
        <w:rPr>
          <w:color w:val="000000" w:themeColor="text1"/>
          <w:rPrChange w:id="6033" w:author="Stefan Björnander" w:date="2012-05-06T21:51:00Z">
            <w:rPr>
              <w:color w:val="0000FF"/>
            </w:rPr>
          </w:rPrChange>
        </w:rPr>
        <w:t>int</w:t>
      </w:r>
      <w:r w:rsidRPr="00EC76D5">
        <w:t xml:space="preserve">* intPtr1, </w:t>
      </w:r>
      <w:r w:rsidRPr="00EC76D5">
        <w:rPr>
          <w:color w:val="000000" w:themeColor="text1"/>
          <w:rPrChange w:id="6034" w:author="Stefan Björnander" w:date="2012-05-06T21:51:00Z">
            <w:rPr>
              <w:color w:val="0000FF"/>
            </w:rPr>
          </w:rPrChange>
        </w:rPr>
        <w:t>const</w:t>
      </w:r>
      <w:r w:rsidRPr="00EC76D5">
        <w:t xml:space="preserve"> </w:t>
      </w:r>
      <w:r w:rsidRPr="00EC76D5">
        <w:rPr>
          <w:color w:val="000000" w:themeColor="text1"/>
          <w:rPrChange w:id="6035"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6"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7"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8"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9"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40"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41"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42"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43"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44" w:name="_Toc323656734"/>
      <w:bookmarkStart w:id="6045" w:name="_Toc324085472"/>
      <w:bookmarkStart w:id="6046" w:name="_Toc383781124"/>
      <w:bookmarkStart w:id="6047" w:name="_Toc481936524"/>
      <w:r w:rsidRPr="00EC76D5">
        <w:t xml:space="preserve">Functions with </w:t>
      </w:r>
      <w:bookmarkStart w:id="6048" w:name="_Toc320485620"/>
      <w:r w:rsidRPr="00EC76D5">
        <w:t>Variable Number of Parameters</w:t>
      </w:r>
      <w:bookmarkEnd w:id="6044"/>
      <w:bookmarkEnd w:id="6045"/>
      <w:bookmarkEnd w:id="6046"/>
      <w:bookmarkEnd w:id="6047"/>
      <w:bookmarkEnd w:id="6048"/>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9" w:name="_Toc323656735"/>
      <w:bookmarkStart w:id="6050" w:name="_Toc324085473"/>
      <w:bookmarkStart w:id="6051" w:name="_Toc383781125"/>
      <w:bookmarkStart w:id="6052" w:name="_Toc481936525"/>
      <w:r w:rsidRPr="00EC76D5">
        <w:t>String Management</w:t>
      </w:r>
      <w:bookmarkEnd w:id="6049"/>
      <w:bookmarkEnd w:id="6050"/>
      <w:bookmarkEnd w:id="6051"/>
      <w:bookmarkEnd w:id="6052"/>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53" w:author="Stefan Björnander" w:date="2012-05-06T21:51:00Z">
            <w:rPr>
              <w:color w:val="0000FF"/>
            </w:rPr>
          </w:rPrChange>
        </w:rPr>
        <w:t>int</w:t>
      </w:r>
      <w:r w:rsidRPr="00EC76D5">
        <w:t xml:space="preserve"> FirstIndexOf(char s[], </w:t>
      </w:r>
      <w:r w:rsidRPr="00EC76D5">
        <w:rPr>
          <w:color w:val="000000" w:themeColor="text1"/>
          <w:rPrChange w:id="6054"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5" w:author="Stefan Björnander" w:date="2012-05-06T21:51:00Z">
            <w:rPr>
              <w:color w:val="0000FF"/>
            </w:rPr>
          </w:rPrChange>
        </w:rPr>
        <w:t>int</w:t>
      </w:r>
      <w:r w:rsidRPr="00EC76D5">
        <w:t xml:space="preserve"> LastIndexOf(</w:t>
      </w:r>
      <w:r w:rsidRPr="00EC76D5">
        <w:rPr>
          <w:color w:val="000000" w:themeColor="text1"/>
          <w:rPrChange w:id="6056" w:author="Stefan Björnander" w:date="2012-05-06T21:51:00Z">
            <w:rPr>
              <w:color w:val="0000FF"/>
            </w:rPr>
          </w:rPrChange>
        </w:rPr>
        <w:t>char</w:t>
      </w:r>
      <w:r w:rsidRPr="00EC76D5">
        <w:t xml:space="preserve"> s[], </w:t>
      </w:r>
      <w:r w:rsidRPr="00EC76D5">
        <w:rPr>
          <w:color w:val="000000" w:themeColor="text1"/>
          <w:rPrChange w:id="6057"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8" w:author="Stefan Björnander" w:date="2012-05-06T21:51:00Z">
            <w:rPr>
              <w:color w:val="A31515"/>
            </w:rPr>
          </w:rPrChange>
        </w:rPr>
        <w:t>"Hello"</w:t>
      </w:r>
      <w:r w:rsidRPr="00EC76D5">
        <w:t xml:space="preserve">, s2[] = </w:t>
      </w:r>
      <w:r w:rsidRPr="00EC76D5">
        <w:rPr>
          <w:color w:val="000000" w:themeColor="text1"/>
          <w:rPrChange w:id="6059"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60"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61"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62"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63" w:author="Stefan Björnander" w:date="2012-05-06T21:51:00Z">
            <w:rPr>
              <w:color w:val="0000FF"/>
            </w:rPr>
          </w:rPrChange>
        </w:rPr>
        <w:t>if</w:t>
      </w:r>
      <w:r w:rsidRPr="00EC76D5">
        <w:t xml:space="preserve"> (sscanf(s2, </w:t>
      </w:r>
      <w:r w:rsidRPr="00EC76D5">
        <w:rPr>
          <w:color w:val="000000" w:themeColor="text1"/>
          <w:rPrChange w:id="6064"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5"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6" w:name="_Toc323656736"/>
      <w:bookmarkStart w:id="6067" w:name="_Toc324085474"/>
      <w:bookmarkStart w:id="6068" w:name="_Toc383781126"/>
      <w:bookmarkStart w:id="6069" w:name="_Toc481936526"/>
      <w:r w:rsidRPr="00EC76D5">
        <w:t>Memory Management</w:t>
      </w:r>
      <w:bookmarkEnd w:id="6066"/>
      <w:bookmarkEnd w:id="6067"/>
      <w:bookmarkEnd w:id="6068"/>
      <w:bookmarkEnd w:id="6069"/>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70"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71"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72" w:name="_Toc323656737"/>
      <w:bookmarkStart w:id="6073" w:name="_Toc324085475"/>
      <w:bookmarkStart w:id="6074" w:name="_Toc383781127"/>
      <w:bookmarkStart w:id="6075" w:name="_Toc481936527"/>
      <w:r w:rsidRPr="00EC76D5">
        <w:t>Mathematical Functions</w:t>
      </w:r>
      <w:bookmarkEnd w:id="6072"/>
      <w:bookmarkEnd w:id="6073"/>
      <w:bookmarkEnd w:id="6074"/>
      <w:bookmarkEnd w:id="6075"/>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6" w:name="_Toc320485615"/>
      <w:bookmarkStart w:id="6077" w:name="_Toc323656738"/>
      <w:bookmarkStart w:id="6078" w:name="_Toc324085476"/>
      <w:bookmarkStart w:id="6079" w:name="_Toc383781128"/>
      <w:bookmarkStart w:id="6080" w:name="_Toc481936528"/>
      <w:r w:rsidRPr="00EC76D5">
        <w:t>Long Jumps</w:t>
      </w:r>
      <w:bookmarkEnd w:id="6076"/>
      <w:bookmarkEnd w:id="6077"/>
      <w:bookmarkEnd w:id="6078"/>
      <w:bookmarkEnd w:id="6079"/>
      <w:bookmarkEnd w:id="6080"/>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81" w:name="_Toc323656739"/>
      <w:bookmarkStart w:id="6082" w:name="_Toc324085477"/>
      <w:bookmarkStart w:id="6083" w:name="_Toc383781129"/>
      <w:bookmarkStart w:id="6084" w:name="_Toc481936529"/>
      <w:r w:rsidRPr="00EC76D5">
        <w:t>Time</w:t>
      </w:r>
      <w:bookmarkEnd w:id="6081"/>
      <w:bookmarkEnd w:id="6082"/>
      <w:bookmarkEnd w:id="6083"/>
      <w:bookmarkEnd w:id="6084"/>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5"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6" w:author="Stefan Björnander" w:date="2012-05-06T21:51:00Z">
            <w:rPr>
              <w:color w:val="A31515"/>
            </w:rPr>
          </w:rPrChange>
        </w:rPr>
        <w:t>"Feb"</w:t>
      </w:r>
      <w:r w:rsidRPr="00EC76D5">
        <w:t xml:space="preserve">, </w:t>
      </w:r>
      <w:r w:rsidRPr="00EC76D5">
        <w:rPr>
          <w:color w:val="000000" w:themeColor="text1"/>
          <w:rPrChange w:id="6087" w:author="Stefan Björnander" w:date="2012-05-06T21:51:00Z">
            <w:rPr>
              <w:color w:val="A31515"/>
            </w:rPr>
          </w:rPrChange>
        </w:rPr>
        <w:t>"Mar"</w:t>
      </w:r>
      <w:r w:rsidRPr="00EC76D5">
        <w:t xml:space="preserve">, </w:t>
      </w:r>
      <w:r w:rsidRPr="00EC76D5">
        <w:rPr>
          <w:color w:val="000000" w:themeColor="text1"/>
          <w:rPrChange w:id="6088"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9" w:author="Stefan Björnander" w:date="2012-05-06T21:51:00Z">
            <w:rPr>
              <w:color w:val="A31515"/>
            </w:rPr>
          </w:rPrChange>
        </w:rPr>
        <w:t>"Jun"</w:t>
      </w:r>
      <w:r w:rsidRPr="00EC76D5">
        <w:t xml:space="preserve">, </w:t>
      </w:r>
      <w:r w:rsidRPr="00EC76D5">
        <w:rPr>
          <w:color w:val="000000" w:themeColor="text1"/>
          <w:rPrChange w:id="6090" w:author="Stefan Björnander" w:date="2012-05-06T21:51:00Z">
            <w:rPr>
              <w:color w:val="A31515"/>
            </w:rPr>
          </w:rPrChange>
        </w:rPr>
        <w:t>"Jul"</w:t>
      </w:r>
      <w:r w:rsidRPr="00EC76D5">
        <w:t xml:space="preserve">, </w:t>
      </w:r>
      <w:r w:rsidRPr="00EC76D5">
        <w:rPr>
          <w:color w:val="000000" w:themeColor="text1"/>
          <w:rPrChange w:id="6091"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92" w:author="Stefan Björnander" w:date="2012-05-06T21:51:00Z">
            <w:rPr>
              <w:color w:val="A31515"/>
            </w:rPr>
          </w:rPrChange>
        </w:rPr>
        <w:t>"Oct"</w:t>
      </w:r>
      <w:r w:rsidRPr="00EC76D5">
        <w:t xml:space="preserve">, </w:t>
      </w:r>
      <w:r w:rsidRPr="00EC76D5">
        <w:rPr>
          <w:color w:val="000000" w:themeColor="text1"/>
          <w:rPrChange w:id="6093" w:author="Stefan Björnander" w:date="2012-05-06T21:51:00Z">
            <w:rPr>
              <w:color w:val="A31515"/>
            </w:rPr>
          </w:rPrChange>
        </w:rPr>
        <w:t>"Nov"</w:t>
      </w:r>
      <w:r w:rsidRPr="00EC76D5">
        <w:t>,</w:t>
      </w:r>
      <w:r w:rsidRPr="00EC76D5">
        <w:rPr>
          <w:color w:val="000000" w:themeColor="text1"/>
          <w:rPrChange w:id="6094"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5" w:author="Stefan Björnander" w:date="2012-05-06T21:51:00Z">
            <w:rPr>
              <w:color w:val="A31515"/>
            </w:rPr>
          </w:rPrChange>
        </w:rPr>
        <w:t>"Mon"</w:t>
      </w:r>
      <w:r w:rsidRPr="00EC76D5">
        <w:t xml:space="preserve">, </w:t>
      </w:r>
      <w:r w:rsidRPr="00EC76D5">
        <w:rPr>
          <w:color w:val="000000" w:themeColor="text1"/>
          <w:rPrChange w:id="6096" w:author="Stefan Björnander" w:date="2012-05-06T21:51:00Z">
            <w:rPr>
              <w:color w:val="A31515"/>
            </w:rPr>
          </w:rPrChange>
        </w:rPr>
        <w:t>"Tue"</w:t>
      </w:r>
      <w:r w:rsidRPr="00EC76D5">
        <w:t xml:space="preserve">, </w:t>
      </w:r>
      <w:r w:rsidRPr="00EC76D5">
        <w:rPr>
          <w:color w:val="000000" w:themeColor="text1"/>
          <w:rPrChange w:id="6097"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8" w:author="Stefan Björnander" w:date="2012-05-06T21:51:00Z">
            <w:rPr>
              <w:color w:val="A31515"/>
            </w:rPr>
          </w:rPrChange>
        </w:rPr>
        <w:t>"Fri"</w:t>
      </w:r>
      <w:r w:rsidRPr="00EC76D5">
        <w:t xml:space="preserve">, </w:t>
      </w:r>
      <w:r w:rsidRPr="00EC76D5">
        <w:rPr>
          <w:color w:val="000000" w:themeColor="text1"/>
          <w:rPrChange w:id="6099"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100"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101"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102"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103" w:name="_Toc323656740"/>
      <w:bookmarkStart w:id="6104" w:name="_Toc324085478"/>
      <w:bookmarkStart w:id="6105" w:name="_Toc383781130"/>
      <w:bookmarkStart w:id="6106" w:name="_Toc481936530"/>
      <w:r w:rsidRPr="00EC76D5">
        <w:t>Random Numbers</w:t>
      </w:r>
      <w:bookmarkEnd w:id="6103"/>
      <w:bookmarkEnd w:id="6104"/>
      <w:bookmarkEnd w:id="6105"/>
      <w:bookmarkEnd w:id="6106"/>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7"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8"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9"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10" w:name="_Toc323656741"/>
      <w:bookmarkStart w:id="6111" w:name="_Toc324085479"/>
      <w:bookmarkStart w:id="6112" w:name="_Toc383781131"/>
      <w:bookmarkStart w:id="6113" w:name="_Toc481936531"/>
      <w:r w:rsidRPr="00EC76D5">
        <w:t>Limits of Integral and Floating Types</w:t>
      </w:r>
      <w:bookmarkEnd w:id="6110"/>
      <w:bookmarkEnd w:id="6111"/>
      <w:bookmarkEnd w:id="6112"/>
      <w:bookmarkEnd w:id="6113"/>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14" w:name="_Toc323656742"/>
      <w:bookmarkStart w:id="6115" w:name="_Toc324085480"/>
      <w:bookmarkStart w:id="6116" w:name="_Toc383781132"/>
      <w:bookmarkStart w:id="6117" w:name="_Toc481936532"/>
      <w:r w:rsidRPr="00EC76D5">
        <w:t>Character Functions</w:t>
      </w:r>
      <w:bookmarkEnd w:id="6114"/>
      <w:bookmarkEnd w:id="6115"/>
      <w:bookmarkEnd w:id="6116"/>
      <w:bookmarkEnd w:id="6117"/>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8"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9"/>
            <w:commentRangeStart w:id="6120"/>
            <w:r w:rsidRPr="00EC76D5">
              <w:rPr>
                <w:b/>
                <w:sz w:val="21"/>
                <w:szCs w:val="21"/>
              </w:rPr>
              <w:t>Isalnum</w:t>
            </w:r>
            <w:commentRangeEnd w:id="6119"/>
            <w:r w:rsidR="00166455" w:rsidRPr="00EC76D5">
              <w:rPr>
                <w:rStyle w:val="Kommentarsreferens"/>
                <w:rFonts w:eastAsia="Times New Roman" w:cs="Times New Roman"/>
              </w:rPr>
              <w:commentReference w:id="6119"/>
            </w:r>
            <w:commentRangeEnd w:id="6120"/>
            <w:r w:rsidR="00166455" w:rsidRPr="00EC76D5">
              <w:rPr>
                <w:rStyle w:val="Kommentarsreferens"/>
                <w:rFonts w:eastAsia="Times New Roman" w:cs="Times New Roman"/>
              </w:rPr>
              <w:commentReference w:id="6120"/>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21" w:name="_Toc323656743"/>
      <w:bookmarkStart w:id="6122" w:name="_Toc324085481"/>
      <w:bookmarkStart w:id="6123" w:name="_Toc383781133"/>
      <w:bookmarkStart w:id="6124" w:name="_Toc481936533"/>
      <w:r w:rsidRPr="00EC76D5">
        <w:t>Further Reading</w:t>
      </w:r>
      <w:bookmarkEnd w:id="6004"/>
      <w:bookmarkEnd w:id="6121"/>
      <w:bookmarkEnd w:id="6122"/>
      <w:bookmarkEnd w:id="6123"/>
      <w:bookmarkEnd w:id="6124"/>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5" w:name="_Toc481936534"/>
      <w:r w:rsidRPr="00EC76D5">
        <w:lastRenderedPageBreak/>
        <w:t>A Crash Course in Java</w:t>
      </w:r>
      <w:bookmarkEnd w:id="6125"/>
    </w:p>
    <w:p w14:paraId="6ED6B355" w14:textId="77777777" w:rsidR="00F03D06" w:rsidRPr="00EC76D5" w:rsidRDefault="00F03D06" w:rsidP="00F03D06">
      <w:pPr>
        <w:pStyle w:val="Rubrik1"/>
        <w:numPr>
          <w:ilvl w:val="0"/>
          <w:numId w:val="0"/>
        </w:numPr>
        <w:ind w:left="720" w:hanging="720"/>
      </w:pPr>
      <w:bookmarkStart w:id="6126" w:name="_Toc481936535"/>
      <w:r w:rsidRPr="00EC76D5">
        <w:lastRenderedPageBreak/>
        <w:t>Foreword</w:t>
      </w:r>
      <w:bookmarkEnd w:id="6126"/>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4607B6CB"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F35C1">
        <w:rPr>
          <w:rFonts w:cs="Times New Roman"/>
          <w:color w:val="000000"/>
        </w:rPr>
        <w:t>initializer</w:t>
      </w:r>
      <w:r w:rsidRPr="00EC76D5">
        <w:rPr>
          <w:rFonts w:cs="Times New Roman"/>
          <w:color w:val="000000"/>
        </w:rPr>
        <w:t xml:space="preserve">ialized.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30584F" w:rsidRDefault="0030584F" w:rsidP="005F7461">
                              <w:pPr>
                                <w:spacing w:before="60" w:after="0"/>
                                <w:jc w:val="center"/>
                                <w:rPr>
                                  <w:lang w:val="sv-SE"/>
                                </w:rPr>
                              </w:pPr>
                              <w:r>
                                <w:rPr>
                                  <w:lang w:val="sv-SE"/>
                                </w:rPr>
                                <w:t>Preprocessor</w:t>
                              </w:r>
                            </w:p>
                            <w:p w14:paraId="04F32221" w14:textId="77777777" w:rsidR="0030584F" w:rsidRPr="00C7380D" w:rsidRDefault="0030584F"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30584F" w:rsidRPr="008541FD" w:rsidRDefault="0030584F" w:rsidP="005F7461">
                              <w:pPr>
                                <w:spacing w:before="60" w:after="0"/>
                                <w:jc w:val="center"/>
                              </w:pPr>
                              <w:r w:rsidRPr="008541FD">
                                <w:t>Source</w:t>
                              </w:r>
                              <w:r>
                                <w:t xml:space="preserve"> </w:t>
                              </w:r>
                              <w:r w:rsidRPr="008541FD">
                                <w:t>Code</w:t>
                              </w:r>
                            </w:p>
                            <w:p w14:paraId="4FCEAC5C" w14:textId="77777777" w:rsidR="0030584F" w:rsidRDefault="0030584F"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30584F" w:rsidRDefault="0030584F"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30584F" w:rsidRDefault="0030584F" w:rsidP="005F7461">
                              <w:pPr>
                                <w:pStyle w:val="Normalwebb"/>
                                <w:spacing w:before="60" w:line="256" w:lineRule="auto"/>
                                <w:jc w:val="center"/>
                              </w:pPr>
                              <w:r>
                                <w:rPr>
                                  <w:rFonts w:eastAsia="Calibri"/>
                                  <w:sz w:val="22"/>
                                  <w:szCs w:val="22"/>
                                  <w:lang w:val="en-US"/>
                                </w:rPr>
                                <w:t>Processed Code</w:t>
                              </w:r>
                            </w:p>
                            <w:p w14:paraId="14142DBC" w14:textId="77777777" w:rsidR="0030584F" w:rsidRDefault="0030584F"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30584F" w:rsidRDefault="0030584F"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30584F" w:rsidRDefault="0030584F" w:rsidP="005F7461">
                              <w:pPr>
                                <w:pStyle w:val="Normalwebb"/>
                                <w:spacing w:before="60" w:line="254" w:lineRule="auto"/>
                                <w:jc w:val="center"/>
                              </w:pPr>
                              <w:r>
                                <w:rPr>
                                  <w:rFonts w:eastAsia="Calibri"/>
                                  <w:sz w:val="22"/>
                                  <w:szCs w:val="22"/>
                                  <w:lang w:val="en-US"/>
                                </w:rPr>
                                <w:t>Syntax Tree</w:t>
                              </w:r>
                            </w:p>
                            <w:p w14:paraId="070DB26E" w14:textId="77777777" w:rsidR="0030584F" w:rsidRDefault="0030584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30584F" w:rsidRDefault="0030584F"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30584F" w:rsidRDefault="0030584F" w:rsidP="005F7461">
                              <w:pPr>
                                <w:pStyle w:val="Normalwebb"/>
                                <w:spacing w:before="60" w:line="252" w:lineRule="auto"/>
                                <w:jc w:val="center"/>
                              </w:pPr>
                              <w:r>
                                <w:rPr>
                                  <w:rFonts w:eastAsia="Calibri"/>
                                  <w:sz w:val="22"/>
                                  <w:szCs w:val="22"/>
                                  <w:lang w:val="en-US"/>
                                </w:rPr>
                                <w:t>Optimized Syntax Tree</w:t>
                              </w:r>
                            </w:p>
                            <w:p w14:paraId="3315953C" w14:textId="77777777" w:rsidR="0030584F" w:rsidRDefault="0030584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30584F" w:rsidRDefault="0030584F"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30584F" w:rsidRDefault="0030584F" w:rsidP="005F7461">
                              <w:pPr>
                                <w:pStyle w:val="Normalwebb"/>
                                <w:spacing w:before="60" w:line="252" w:lineRule="auto"/>
                                <w:jc w:val="center"/>
                              </w:pPr>
                              <w:r>
                                <w:rPr>
                                  <w:rFonts w:eastAsia="Calibri"/>
                                  <w:sz w:val="22"/>
                                  <w:szCs w:val="22"/>
                                  <w:lang w:val="en-US"/>
                                </w:rPr>
                                <w:t>Middle Code List</w:t>
                              </w:r>
                            </w:p>
                            <w:p w14:paraId="321C1BE9" w14:textId="77777777" w:rsidR="0030584F" w:rsidRDefault="0030584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30584F" w:rsidRDefault="0030584F" w:rsidP="005F7461">
                              <w:pPr>
                                <w:pStyle w:val="Normalwebb"/>
                                <w:spacing w:before="60" w:line="252" w:lineRule="auto"/>
                                <w:jc w:val="center"/>
                              </w:pPr>
                              <w:r>
                                <w:rPr>
                                  <w:rFonts w:eastAsia="Calibri"/>
                                  <w:sz w:val="22"/>
                                  <w:szCs w:val="22"/>
                                  <w:lang w:val="en-US"/>
                                </w:rPr>
                                <w:t>Optimized Middle Code List</w:t>
                              </w:r>
                            </w:p>
                            <w:p w14:paraId="4CF9CB98" w14:textId="77777777" w:rsidR="0030584F" w:rsidRDefault="0030584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30584F" w:rsidRDefault="0030584F"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30584F" w:rsidRDefault="0030584F"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30584F" w:rsidRDefault="0030584F" w:rsidP="005F7461">
                        <w:pPr>
                          <w:spacing w:before="60" w:after="0"/>
                          <w:jc w:val="center"/>
                          <w:rPr>
                            <w:lang w:val="sv-SE"/>
                          </w:rPr>
                        </w:pPr>
                        <w:r>
                          <w:rPr>
                            <w:lang w:val="sv-SE"/>
                          </w:rPr>
                          <w:t>Preprocessor</w:t>
                        </w:r>
                      </w:p>
                      <w:p w14:paraId="04F32221" w14:textId="77777777" w:rsidR="0030584F" w:rsidRPr="00C7380D" w:rsidRDefault="0030584F"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30584F" w:rsidRPr="008541FD" w:rsidRDefault="0030584F" w:rsidP="005F7461">
                        <w:pPr>
                          <w:spacing w:before="60" w:after="0"/>
                          <w:jc w:val="center"/>
                        </w:pPr>
                        <w:r w:rsidRPr="008541FD">
                          <w:t>Source</w:t>
                        </w:r>
                        <w:r>
                          <w:t xml:space="preserve"> </w:t>
                        </w:r>
                        <w:r w:rsidRPr="008541FD">
                          <w:t>Code</w:t>
                        </w:r>
                      </w:p>
                      <w:p w14:paraId="4FCEAC5C" w14:textId="77777777" w:rsidR="0030584F" w:rsidRDefault="0030584F"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30584F" w:rsidRDefault="0030584F"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30584F" w:rsidRDefault="0030584F" w:rsidP="005F7461">
                        <w:pPr>
                          <w:pStyle w:val="Normalwebb"/>
                          <w:spacing w:before="60" w:line="256" w:lineRule="auto"/>
                          <w:jc w:val="center"/>
                        </w:pPr>
                        <w:r>
                          <w:rPr>
                            <w:rFonts w:eastAsia="Calibri"/>
                            <w:sz w:val="22"/>
                            <w:szCs w:val="22"/>
                            <w:lang w:val="en-US"/>
                          </w:rPr>
                          <w:t>Processed Code</w:t>
                        </w:r>
                      </w:p>
                      <w:p w14:paraId="14142DBC" w14:textId="77777777" w:rsidR="0030584F" w:rsidRDefault="0030584F"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30584F" w:rsidRDefault="0030584F"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30584F" w:rsidRDefault="0030584F" w:rsidP="005F7461">
                        <w:pPr>
                          <w:pStyle w:val="Normalwebb"/>
                          <w:spacing w:before="60" w:line="254" w:lineRule="auto"/>
                          <w:jc w:val="center"/>
                        </w:pPr>
                        <w:r>
                          <w:rPr>
                            <w:rFonts w:eastAsia="Calibri"/>
                            <w:sz w:val="22"/>
                            <w:szCs w:val="22"/>
                            <w:lang w:val="en-US"/>
                          </w:rPr>
                          <w:t>Syntax Tree</w:t>
                        </w:r>
                      </w:p>
                      <w:p w14:paraId="070DB26E" w14:textId="77777777" w:rsidR="0030584F" w:rsidRDefault="0030584F"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30584F" w:rsidRDefault="0030584F"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30584F" w:rsidRDefault="0030584F" w:rsidP="005F7461">
                        <w:pPr>
                          <w:pStyle w:val="Normalwebb"/>
                          <w:spacing w:before="60" w:line="252" w:lineRule="auto"/>
                          <w:jc w:val="center"/>
                        </w:pPr>
                        <w:r>
                          <w:rPr>
                            <w:rFonts w:eastAsia="Calibri"/>
                            <w:sz w:val="22"/>
                            <w:szCs w:val="22"/>
                            <w:lang w:val="en-US"/>
                          </w:rPr>
                          <w:t>Optimized Syntax Tree</w:t>
                        </w:r>
                      </w:p>
                      <w:p w14:paraId="3315953C" w14:textId="77777777" w:rsidR="0030584F" w:rsidRDefault="0030584F"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30584F" w:rsidRDefault="0030584F"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30584F" w:rsidRDefault="0030584F" w:rsidP="005F7461">
                        <w:pPr>
                          <w:pStyle w:val="Normalwebb"/>
                          <w:spacing w:before="60" w:line="252" w:lineRule="auto"/>
                          <w:jc w:val="center"/>
                        </w:pPr>
                        <w:r>
                          <w:rPr>
                            <w:rFonts w:eastAsia="Calibri"/>
                            <w:sz w:val="22"/>
                            <w:szCs w:val="22"/>
                            <w:lang w:val="en-US"/>
                          </w:rPr>
                          <w:t>Middle Code List</w:t>
                        </w:r>
                      </w:p>
                      <w:p w14:paraId="321C1BE9" w14:textId="77777777" w:rsidR="0030584F" w:rsidRDefault="0030584F"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30584F" w:rsidRDefault="0030584F" w:rsidP="005F7461">
                        <w:pPr>
                          <w:pStyle w:val="Normalwebb"/>
                          <w:spacing w:before="60" w:line="252" w:lineRule="auto"/>
                          <w:jc w:val="center"/>
                        </w:pPr>
                        <w:r>
                          <w:rPr>
                            <w:rFonts w:eastAsia="Calibri"/>
                            <w:sz w:val="22"/>
                            <w:szCs w:val="22"/>
                            <w:lang w:val="en-US"/>
                          </w:rPr>
                          <w:t>Optimized Middle Code List</w:t>
                        </w:r>
                      </w:p>
                      <w:p w14:paraId="4CF9CB98" w14:textId="77777777" w:rsidR="0030584F" w:rsidRDefault="0030584F"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30584F" w:rsidRDefault="0030584F"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30584F" w:rsidRDefault="0030584F"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30584F" w:rsidRDefault="0030584F" w:rsidP="006F14D0">
                              <w:pPr>
                                <w:spacing w:before="60" w:after="0"/>
                                <w:jc w:val="center"/>
                                <w:rPr>
                                  <w:lang w:val="sv-SE"/>
                                </w:rPr>
                              </w:pPr>
                              <w:r>
                                <w:rPr>
                                  <w:lang w:val="sv-SE"/>
                                </w:rPr>
                                <w:t>Preprocessor</w:t>
                              </w:r>
                            </w:p>
                            <w:p w14:paraId="2CD90E0F" w14:textId="77777777" w:rsidR="0030584F" w:rsidRPr="00C7380D" w:rsidRDefault="0030584F"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30584F" w:rsidRPr="008541FD" w:rsidRDefault="0030584F" w:rsidP="006F14D0">
                              <w:pPr>
                                <w:spacing w:before="60" w:after="0"/>
                                <w:jc w:val="center"/>
                              </w:pPr>
                              <w:r w:rsidRPr="008541FD">
                                <w:t>Source</w:t>
                              </w:r>
                              <w:r>
                                <w:t xml:space="preserve"> </w:t>
                              </w:r>
                              <w:r w:rsidRPr="008541FD">
                                <w:t>Code</w:t>
                              </w:r>
                            </w:p>
                            <w:p w14:paraId="1314F231" w14:textId="77777777" w:rsidR="0030584F" w:rsidRDefault="0030584F"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30584F" w:rsidRDefault="0030584F"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30584F" w:rsidRDefault="0030584F" w:rsidP="006F14D0">
                              <w:pPr>
                                <w:pStyle w:val="Normalwebb"/>
                                <w:spacing w:before="60" w:line="256" w:lineRule="auto"/>
                                <w:jc w:val="center"/>
                              </w:pPr>
                              <w:r>
                                <w:rPr>
                                  <w:rFonts w:eastAsia="Calibri"/>
                                  <w:sz w:val="22"/>
                                  <w:szCs w:val="22"/>
                                  <w:lang w:val="en-US"/>
                                </w:rPr>
                                <w:t>Processed Code</w:t>
                              </w:r>
                            </w:p>
                            <w:p w14:paraId="705B7689" w14:textId="77777777" w:rsidR="0030584F" w:rsidRDefault="0030584F"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30584F" w:rsidRDefault="0030584F"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30584F" w:rsidRDefault="0030584F" w:rsidP="006F14D0">
                              <w:pPr>
                                <w:pStyle w:val="Normalwebb"/>
                                <w:spacing w:before="60" w:line="254" w:lineRule="auto"/>
                                <w:jc w:val="center"/>
                              </w:pPr>
                              <w:r>
                                <w:rPr>
                                  <w:rFonts w:eastAsia="Calibri"/>
                                  <w:sz w:val="22"/>
                                  <w:szCs w:val="22"/>
                                  <w:lang w:val="en-US"/>
                                </w:rPr>
                                <w:t>Syntax Tree</w:t>
                              </w:r>
                            </w:p>
                            <w:p w14:paraId="20988EE2" w14:textId="77777777" w:rsidR="0030584F" w:rsidRDefault="0030584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30584F" w:rsidRDefault="0030584F"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30584F" w:rsidRDefault="0030584F" w:rsidP="006F14D0">
                              <w:pPr>
                                <w:pStyle w:val="Normalwebb"/>
                                <w:spacing w:before="60" w:line="252" w:lineRule="auto"/>
                                <w:jc w:val="center"/>
                              </w:pPr>
                              <w:r>
                                <w:rPr>
                                  <w:rFonts w:eastAsia="Calibri"/>
                                  <w:sz w:val="22"/>
                                  <w:szCs w:val="22"/>
                                  <w:lang w:val="en-US"/>
                                </w:rPr>
                                <w:t>Optimized Syntax Tree</w:t>
                              </w:r>
                            </w:p>
                            <w:p w14:paraId="35223DB0" w14:textId="77777777" w:rsidR="0030584F" w:rsidRDefault="0030584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30584F" w:rsidRDefault="0030584F"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30584F" w:rsidRDefault="0030584F" w:rsidP="006F14D0">
                              <w:pPr>
                                <w:pStyle w:val="Normalwebb"/>
                                <w:spacing w:before="60" w:line="252" w:lineRule="auto"/>
                                <w:jc w:val="center"/>
                              </w:pPr>
                              <w:r>
                                <w:rPr>
                                  <w:rFonts w:eastAsia="Calibri"/>
                                  <w:sz w:val="22"/>
                                  <w:szCs w:val="22"/>
                                  <w:lang w:val="en-US"/>
                                </w:rPr>
                                <w:t>Middle Code List</w:t>
                              </w:r>
                            </w:p>
                            <w:p w14:paraId="5410A942" w14:textId="77777777" w:rsidR="0030584F" w:rsidRDefault="0030584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30584F" w:rsidRDefault="0030584F" w:rsidP="006F14D0">
                              <w:pPr>
                                <w:pStyle w:val="Normalwebb"/>
                                <w:spacing w:before="60" w:line="252" w:lineRule="auto"/>
                                <w:jc w:val="center"/>
                              </w:pPr>
                              <w:r>
                                <w:rPr>
                                  <w:rFonts w:eastAsia="Calibri"/>
                                  <w:sz w:val="22"/>
                                  <w:szCs w:val="22"/>
                                  <w:lang w:val="en-US"/>
                                </w:rPr>
                                <w:t>Optimized Middle Code List</w:t>
                              </w:r>
                            </w:p>
                            <w:p w14:paraId="36F7A1DE" w14:textId="77777777" w:rsidR="0030584F" w:rsidRDefault="0030584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30584F" w:rsidRDefault="0030584F"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30584F" w:rsidRDefault="0030584F"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30584F" w:rsidRDefault="0030584F" w:rsidP="006F14D0">
                        <w:pPr>
                          <w:spacing w:before="60" w:after="0"/>
                          <w:jc w:val="center"/>
                          <w:rPr>
                            <w:lang w:val="sv-SE"/>
                          </w:rPr>
                        </w:pPr>
                        <w:r>
                          <w:rPr>
                            <w:lang w:val="sv-SE"/>
                          </w:rPr>
                          <w:t>Preprocessor</w:t>
                        </w:r>
                      </w:p>
                      <w:p w14:paraId="2CD90E0F" w14:textId="77777777" w:rsidR="0030584F" w:rsidRPr="00C7380D" w:rsidRDefault="0030584F"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30584F" w:rsidRPr="008541FD" w:rsidRDefault="0030584F" w:rsidP="006F14D0">
                        <w:pPr>
                          <w:spacing w:before="60" w:after="0"/>
                          <w:jc w:val="center"/>
                        </w:pPr>
                        <w:r w:rsidRPr="008541FD">
                          <w:t>Source</w:t>
                        </w:r>
                        <w:r>
                          <w:t xml:space="preserve"> </w:t>
                        </w:r>
                        <w:r w:rsidRPr="008541FD">
                          <w:t>Code</w:t>
                        </w:r>
                      </w:p>
                      <w:p w14:paraId="1314F231" w14:textId="77777777" w:rsidR="0030584F" w:rsidRDefault="0030584F"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30584F" w:rsidRDefault="0030584F"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30584F" w:rsidRDefault="0030584F" w:rsidP="006F14D0">
                        <w:pPr>
                          <w:pStyle w:val="Normalwebb"/>
                          <w:spacing w:before="60" w:line="256" w:lineRule="auto"/>
                          <w:jc w:val="center"/>
                        </w:pPr>
                        <w:r>
                          <w:rPr>
                            <w:rFonts w:eastAsia="Calibri"/>
                            <w:sz w:val="22"/>
                            <w:szCs w:val="22"/>
                            <w:lang w:val="en-US"/>
                          </w:rPr>
                          <w:t>Processed Code</w:t>
                        </w:r>
                      </w:p>
                      <w:p w14:paraId="705B7689" w14:textId="77777777" w:rsidR="0030584F" w:rsidRDefault="0030584F"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30584F" w:rsidRDefault="0030584F"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30584F" w:rsidRDefault="0030584F" w:rsidP="006F14D0">
                        <w:pPr>
                          <w:pStyle w:val="Normalwebb"/>
                          <w:spacing w:before="60" w:line="254" w:lineRule="auto"/>
                          <w:jc w:val="center"/>
                        </w:pPr>
                        <w:r>
                          <w:rPr>
                            <w:rFonts w:eastAsia="Calibri"/>
                            <w:sz w:val="22"/>
                            <w:szCs w:val="22"/>
                            <w:lang w:val="en-US"/>
                          </w:rPr>
                          <w:t>Syntax Tree</w:t>
                        </w:r>
                      </w:p>
                      <w:p w14:paraId="20988EE2" w14:textId="77777777" w:rsidR="0030584F" w:rsidRDefault="0030584F"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30584F" w:rsidRDefault="0030584F"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30584F" w:rsidRDefault="0030584F" w:rsidP="006F14D0">
                        <w:pPr>
                          <w:pStyle w:val="Normalwebb"/>
                          <w:spacing w:before="60" w:line="252" w:lineRule="auto"/>
                          <w:jc w:val="center"/>
                        </w:pPr>
                        <w:r>
                          <w:rPr>
                            <w:rFonts w:eastAsia="Calibri"/>
                            <w:sz w:val="22"/>
                            <w:szCs w:val="22"/>
                            <w:lang w:val="en-US"/>
                          </w:rPr>
                          <w:t>Optimized Syntax Tree</w:t>
                        </w:r>
                      </w:p>
                      <w:p w14:paraId="35223DB0" w14:textId="77777777" w:rsidR="0030584F" w:rsidRDefault="0030584F"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30584F" w:rsidRDefault="0030584F"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30584F" w:rsidRDefault="0030584F" w:rsidP="006F14D0">
                        <w:pPr>
                          <w:pStyle w:val="Normalwebb"/>
                          <w:spacing w:before="60" w:line="252" w:lineRule="auto"/>
                          <w:jc w:val="center"/>
                        </w:pPr>
                        <w:r>
                          <w:rPr>
                            <w:rFonts w:eastAsia="Calibri"/>
                            <w:sz w:val="22"/>
                            <w:szCs w:val="22"/>
                            <w:lang w:val="en-US"/>
                          </w:rPr>
                          <w:t>Middle Code List</w:t>
                        </w:r>
                      </w:p>
                      <w:p w14:paraId="5410A942" w14:textId="77777777" w:rsidR="0030584F" w:rsidRDefault="0030584F"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30584F" w:rsidRDefault="0030584F" w:rsidP="006F14D0">
                        <w:pPr>
                          <w:pStyle w:val="Normalwebb"/>
                          <w:spacing w:before="60" w:line="252" w:lineRule="auto"/>
                          <w:jc w:val="center"/>
                        </w:pPr>
                        <w:r>
                          <w:rPr>
                            <w:rFonts w:eastAsia="Calibri"/>
                            <w:sz w:val="22"/>
                            <w:szCs w:val="22"/>
                            <w:lang w:val="en-US"/>
                          </w:rPr>
                          <w:t>Optimized Middle Code List</w:t>
                        </w:r>
                      </w:p>
                      <w:p w14:paraId="36F7A1DE" w14:textId="77777777" w:rsidR="0030584F" w:rsidRDefault="0030584F"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30584F" w:rsidRDefault="0030584F"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30584F" w:rsidRDefault="0030584F"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9" w:author="Stefan Bjornander" w:date="2015-05-23T17:42:00Z" w:initials="SB">
    <w:p w14:paraId="7086E310" w14:textId="77777777" w:rsidR="0030584F" w:rsidRDefault="0030584F">
      <w:pPr>
        <w:pStyle w:val="Kommentarer"/>
      </w:pPr>
      <w:r>
        <w:rPr>
          <w:rStyle w:val="Kommentarsreferens"/>
        </w:rPr>
        <w:annotationRef/>
      </w:r>
    </w:p>
    <w:p w14:paraId="01C1DAD9" w14:textId="77777777" w:rsidR="0030584F" w:rsidRDefault="0030584F">
      <w:pPr>
        <w:pStyle w:val="Kommentarer"/>
      </w:pPr>
      <w:r>
        <w:rPr>
          <w:b/>
          <w:sz w:val="21"/>
          <w:szCs w:val="21"/>
        </w:rPr>
        <w:pict w14:anchorId="5BD8B1F4">
          <v:shape id="_x0000_i1374" type="#_x0000_t75" style="width:36pt;height:6pt" o:ole="" strokeweight="0">
            <v:stroke endcap="round"/>
            <v:imagedata r:id="rId1" o:title=""/>
            <v:path shadowok="f" fillok="f" insetpenok="f"/>
            <o:lock v:ext="edit" rotation="t" verticies="t" text="t" shapetype="t"/>
            <o:ink i="AAA=&#10;" annotation="t"/>
          </v:shape>
        </w:pict>
      </w:r>
    </w:p>
  </w:comment>
  <w:comment w:id="6120" w:author="Stefan Bjornander" w:date="2015-05-23T17:42:00Z" w:initials="SB">
    <w:p w14:paraId="04F55807" w14:textId="77777777" w:rsidR="0030584F" w:rsidRDefault="0030584F">
      <w:pPr>
        <w:pStyle w:val="Kommentarer"/>
      </w:pPr>
      <w:r>
        <w:rPr>
          <w:rStyle w:val="Kommentarsreferens"/>
        </w:rPr>
        <w:annotationRef/>
      </w:r>
    </w:p>
    <w:p w14:paraId="533EC9EE" w14:textId="77777777" w:rsidR="0030584F" w:rsidRDefault="0030584F">
      <w:pPr>
        <w:pStyle w:val="Kommentarer"/>
      </w:pPr>
      <w:r>
        <w:rPr>
          <w:b/>
          <w:sz w:val="21"/>
          <w:szCs w:val="21"/>
        </w:rPr>
        <w:pict w14:anchorId="232FB768">
          <v:shape id="_x0000_i137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FD2A2" w14:textId="77777777" w:rsidR="005829E6" w:rsidRDefault="005829E6" w:rsidP="006C7309">
      <w:pPr>
        <w:spacing w:line="240" w:lineRule="auto"/>
      </w:pPr>
      <w:r>
        <w:separator/>
      </w:r>
    </w:p>
  </w:endnote>
  <w:endnote w:type="continuationSeparator" w:id="0">
    <w:p w14:paraId="55AB8B2C" w14:textId="77777777" w:rsidR="005829E6" w:rsidRDefault="005829E6"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A35FF" w14:textId="77777777" w:rsidR="005829E6" w:rsidRDefault="005829E6" w:rsidP="006C7309">
      <w:pPr>
        <w:spacing w:line="240" w:lineRule="auto"/>
      </w:pPr>
      <w:r>
        <w:separator/>
      </w:r>
    </w:p>
  </w:footnote>
  <w:footnote w:type="continuationSeparator" w:id="0">
    <w:p w14:paraId="29E4F8DB" w14:textId="77777777" w:rsidR="005829E6" w:rsidRDefault="005829E6" w:rsidP="006C7309">
      <w:pPr>
        <w:spacing w:line="240" w:lineRule="auto"/>
      </w:pPr>
      <w:r>
        <w:continuationSeparator/>
      </w:r>
    </w:p>
  </w:footnote>
  <w:footnote w:id="1">
    <w:p w14:paraId="073943A1" w14:textId="0E9731C3" w:rsidR="0030584F" w:rsidRPr="00304E17" w:rsidRDefault="0030584F">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30584F" w:rsidRPr="007E20F3" w:rsidRDefault="0030584F"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30584F" w:rsidRPr="00214B10" w:rsidRDefault="0030584F"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30584F" w:rsidRPr="007E20F3" w:rsidRDefault="0030584F"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30584F" w:rsidRPr="00E01F3C" w:rsidRDefault="0030584F"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30584F" w:rsidRDefault="0030584F"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30584F" w:rsidRPr="006646C9" w:rsidRDefault="0030584F" w:rsidP="00E40B78">
      <w:pPr>
        <w:pStyle w:val="Code"/>
      </w:pPr>
      <w:r>
        <w:t>printf("int: %i, double %f", 123, 23.45);</w:t>
      </w:r>
    </w:p>
  </w:footnote>
  <w:footnote w:id="7">
    <w:p w14:paraId="185C09F4" w14:textId="77777777" w:rsidR="0030584F" w:rsidRPr="00D93CD3" w:rsidRDefault="0030584F"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30584F" w:rsidRPr="0041681A" w:rsidRDefault="0030584F">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30584F" w:rsidRPr="008A39BB" w:rsidRDefault="0030584F">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30584F" w:rsidRPr="00DB458B" w:rsidRDefault="0030584F"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30584F" w:rsidRDefault="0030584F"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30584F" w:rsidRPr="00DB458B" w:rsidRDefault="0030584F">
      <w:pPr>
        <w:pStyle w:val="Fotnotstext"/>
      </w:pPr>
    </w:p>
  </w:footnote>
  <w:footnote w:id="12">
    <w:p w14:paraId="6F2CD1AD" w14:textId="01D73667" w:rsidR="0030584F" w:rsidRPr="00615CDB" w:rsidRDefault="0030584F">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30584F" w:rsidRPr="00725EAE" w:rsidRDefault="0030584F"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30584F" w:rsidRPr="00B4576D" w:rsidRDefault="0030584F"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30584F" w:rsidRPr="00080A22" w:rsidRDefault="0030584F"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30584F" w:rsidRDefault="0030584F"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30584F" w:rsidRDefault="0030584F" w:rsidP="00E80032">
      <w:pPr>
        <w:pStyle w:val="Code"/>
      </w:pPr>
      <w:r>
        <w:t>#define BOOL int</w:t>
      </w:r>
    </w:p>
    <w:p w14:paraId="5A8A6026" w14:textId="77777777" w:rsidR="0030584F" w:rsidRDefault="0030584F" w:rsidP="00E80032">
      <w:pPr>
        <w:pStyle w:val="Code"/>
      </w:pPr>
      <w:r>
        <w:t>#define TRUE 1</w:t>
      </w:r>
    </w:p>
    <w:p w14:paraId="09976B6C" w14:textId="77777777" w:rsidR="0030584F" w:rsidRPr="00BF232B" w:rsidRDefault="0030584F" w:rsidP="00E80032">
      <w:pPr>
        <w:pStyle w:val="Code"/>
      </w:pPr>
      <w:r>
        <w:t>#define FALSE 0</w:t>
      </w:r>
    </w:p>
  </w:footnote>
  <w:footnote w:id="17">
    <w:p w14:paraId="1100CB01" w14:textId="77777777" w:rsidR="0030584F" w:rsidRDefault="0030584F"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30584F" w:rsidRDefault="0030584F" w:rsidP="00E80032">
      <w:r>
        <w:rPr>
          <w:rStyle w:val="Fotnotsreferens"/>
        </w:rPr>
        <w:footnoteRef/>
      </w:r>
      <w:r>
        <w:t xml:space="preserve"> Depending of the compiler and its warning level settings.</w:t>
      </w:r>
    </w:p>
  </w:footnote>
  <w:footnote w:id="19">
    <w:p w14:paraId="3D554D37" w14:textId="77777777" w:rsidR="0030584F" w:rsidRPr="004679D4" w:rsidRDefault="0030584F"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30584F" w:rsidRPr="00C03AB7" w:rsidRDefault="0030584F"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30584F" w:rsidRPr="000C5114" w:rsidRDefault="0030584F"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30584F" w:rsidRPr="002343ED" w:rsidRDefault="0030584F"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30584F" w:rsidRDefault="0030584F" w:rsidP="00E80032">
      <w:r>
        <w:rPr>
          <w:rStyle w:val="Fotnotsreferens"/>
        </w:rPr>
        <w:footnoteRef/>
      </w:r>
      <w:r>
        <w:t xml:space="preserve"> However, we have no knowledge about the actual address; it may be 10,000 or anything else.</w:t>
      </w:r>
    </w:p>
  </w:footnote>
  <w:footnote w:id="24">
    <w:p w14:paraId="575EFDCD" w14:textId="77777777" w:rsidR="0030584F" w:rsidRPr="009B0162" w:rsidRDefault="0030584F"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30584F" w:rsidRDefault="0030584F"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30584F" w:rsidRDefault="0030584F"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30584F" w:rsidRPr="00E554CC" w:rsidRDefault="0030584F"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30584F" w:rsidRPr="00391B01" w:rsidRDefault="0030584F"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30584F" w:rsidRDefault="0030584F"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30584F" w:rsidRDefault="0030584F"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30584F" w:rsidRDefault="0030584F" w:rsidP="00E80032">
      <w:r>
        <w:rPr>
          <w:rStyle w:val="Fotnotsreferens"/>
        </w:rPr>
        <w:footnoteRef/>
      </w:r>
      <w:r>
        <w:t xml:space="preserve"> There is no rational explanation, just accept it.</w:t>
      </w:r>
    </w:p>
  </w:footnote>
  <w:footnote w:id="32">
    <w:p w14:paraId="0B9FD0C4" w14:textId="77777777" w:rsidR="0030584F" w:rsidRDefault="0030584F"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30584F" w:rsidRPr="00EF01A1" w:rsidRDefault="0030584F"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30584F" w:rsidRPr="008655EC" w:rsidRDefault="0030584F"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NK4FANAfHuc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B1D"/>
    <w:rsid w:val="000B6C0A"/>
    <w:rsid w:val="000B6E1E"/>
    <w:rsid w:val="000B76E5"/>
    <w:rsid w:val="000B796C"/>
    <w:rsid w:val="000B7A56"/>
    <w:rsid w:val="000C025E"/>
    <w:rsid w:val="000C08D3"/>
    <w:rsid w:val="000C08DE"/>
    <w:rsid w:val="000C0AC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49"/>
    <w:rsid w:val="000D017D"/>
    <w:rsid w:val="000D034A"/>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7E"/>
    <w:rsid w:val="000F66B0"/>
    <w:rsid w:val="000F6B2E"/>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8B3"/>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131"/>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507"/>
    <w:rsid w:val="001B36BD"/>
    <w:rsid w:val="001B3717"/>
    <w:rsid w:val="001B3959"/>
    <w:rsid w:val="001B3A10"/>
    <w:rsid w:val="001B3CC4"/>
    <w:rsid w:val="001B45E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A1A"/>
    <w:rsid w:val="001C01A4"/>
    <w:rsid w:val="001C03B0"/>
    <w:rsid w:val="001C1197"/>
    <w:rsid w:val="001C1F5C"/>
    <w:rsid w:val="001C2035"/>
    <w:rsid w:val="001C229B"/>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857"/>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6060"/>
    <w:rsid w:val="0022676D"/>
    <w:rsid w:val="00226BDF"/>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142"/>
    <w:rsid w:val="002359E5"/>
    <w:rsid w:val="00235BAE"/>
    <w:rsid w:val="002360CD"/>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884"/>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E06"/>
    <w:rsid w:val="002A5FC7"/>
    <w:rsid w:val="002A66C7"/>
    <w:rsid w:val="002A6710"/>
    <w:rsid w:val="002A6AAA"/>
    <w:rsid w:val="002A6C91"/>
    <w:rsid w:val="002A6D6A"/>
    <w:rsid w:val="002A6DB9"/>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88"/>
    <w:rsid w:val="002D7262"/>
    <w:rsid w:val="002D73F8"/>
    <w:rsid w:val="002D7636"/>
    <w:rsid w:val="002D7B1F"/>
    <w:rsid w:val="002E00C1"/>
    <w:rsid w:val="002E01C1"/>
    <w:rsid w:val="002E01CA"/>
    <w:rsid w:val="002E01E4"/>
    <w:rsid w:val="002E0A78"/>
    <w:rsid w:val="002E0A93"/>
    <w:rsid w:val="002E0B81"/>
    <w:rsid w:val="002E0EBB"/>
    <w:rsid w:val="002E0FD3"/>
    <w:rsid w:val="002E1278"/>
    <w:rsid w:val="002E1309"/>
    <w:rsid w:val="002E1831"/>
    <w:rsid w:val="002E1A81"/>
    <w:rsid w:val="002E1D8C"/>
    <w:rsid w:val="002E1DAE"/>
    <w:rsid w:val="002E1EF1"/>
    <w:rsid w:val="002E236E"/>
    <w:rsid w:val="002E24BF"/>
    <w:rsid w:val="002E2513"/>
    <w:rsid w:val="002E29FB"/>
    <w:rsid w:val="002E2A37"/>
    <w:rsid w:val="002E2AE9"/>
    <w:rsid w:val="002E2E5D"/>
    <w:rsid w:val="002E32B0"/>
    <w:rsid w:val="002E33C2"/>
    <w:rsid w:val="002E343C"/>
    <w:rsid w:val="002E3652"/>
    <w:rsid w:val="002E3CDB"/>
    <w:rsid w:val="002E422B"/>
    <w:rsid w:val="002E47AF"/>
    <w:rsid w:val="002E4915"/>
    <w:rsid w:val="002E4A5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1D"/>
    <w:rsid w:val="0032324E"/>
    <w:rsid w:val="0032337A"/>
    <w:rsid w:val="00323B9A"/>
    <w:rsid w:val="003241B2"/>
    <w:rsid w:val="0032483C"/>
    <w:rsid w:val="00324B53"/>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5C57"/>
    <w:rsid w:val="0036658C"/>
    <w:rsid w:val="003668DB"/>
    <w:rsid w:val="00366A07"/>
    <w:rsid w:val="00367096"/>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9AC"/>
    <w:rsid w:val="00395ABD"/>
    <w:rsid w:val="00395D57"/>
    <w:rsid w:val="00395E28"/>
    <w:rsid w:val="00396000"/>
    <w:rsid w:val="00396296"/>
    <w:rsid w:val="003962E2"/>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EDE"/>
    <w:rsid w:val="003E3851"/>
    <w:rsid w:val="003E3E98"/>
    <w:rsid w:val="003E41D7"/>
    <w:rsid w:val="003E4208"/>
    <w:rsid w:val="003E4AAF"/>
    <w:rsid w:val="003E55F9"/>
    <w:rsid w:val="003E5CB4"/>
    <w:rsid w:val="003E671C"/>
    <w:rsid w:val="003E6736"/>
    <w:rsid w:val="003E6986"/>
    <w:rsid w:val="003E7372"/>
    <w:rsid w:val="003E73E8"/>
    <w:rsid w:val="003E78F9"/>
    <w:rsid w:val="003E7CD8"/>
    <w:rsid w:val="003E7FE6"/>
    <w:rsid w:val="003F049A"/>
    <w:rsid w:val="003F0822"/>
    <w:rsid w:val="003F0AB1"/>
    <w:rsid w:val="003F0B7C"/>
    <w:rsid w:val="003F11F8"/>
    <w:rsid w:val="003F1328"/>
    <w:rsid w:val="003F1539"/>
    <w:rsid w:val="003F19DA"/>
    <w:rsid w:val="003F2683"/>
    <w:rsid w:val="003F283C"/>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C65"/>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555"/>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97A"/>
    <w:rsid w:val="00455B6C"/>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80"/>
    <w:rsid w:val="00516FB9"/>
    <w:rsid w:val="005170F3"/>
    <w:rsid w:val="00517110"/>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45B0"/>
    <w:rsid w:val="005553F6"/>
    <w:rsid w:val="005558DF"/>
    <w:rsid w:val="005559F7"/>
    <w:rsid w:val="00555AF2"/>
    <w:rsid w:val="00555BBC"/>
    <w:rsid w:val="00555D55"/>
    <w:rsid w:val="005562A4"/>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712"/>
    <w:rsid w:val="005D6B52"/>
    <w:rsid w:val="005D6F45"/>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F48"/>
    <w:rsid w:val="005E406E"/>
    <w:rsid w:val="005E43B2"/>
    <w:rsid w:val="005E4444"/>
    <w:rsid w:val="005E4835"/>
    <w:rsid w:val="005E486A"/>
    <w:rsid w:val="005E4C5F"/>
    <w:rsid w:val="005E4DB2"/>
    <w:rsid w:val="005E4E33"/>
    <w:rsid w:val="005E54CB"/>
    <w:rsid w:val="005E5533"/>
    <w:rsid w:val="005E55F2"/>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C6E"/>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647"/>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4FA"/>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4FD"/>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93"/>
    <w:rsid w:val="007B0E1F"/>
    <w:rsid w:val="007B180A"/>
    <w:rsid w:val="007B1917"/>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80"/>
    <w:rsid w:val="007E55A2"/>
    <w:rsid w:val="007E5CEB"/>
    <w:rsid w:val="007E5FEF"/>
    <w:rsid w:val="007E657B"/>
    <w:rsid w:val="007E670E"/>
    <w:rsid w:val="007E68B3"/>
    <w:rsid w:val="007E6B2D"/>
    <w:rsid w:val="007E7175"/>
    <w:rsid w:val="007E7504"/>
    <w:rsid w:val="007F0786"/>
    <w:rsid w:val="007F0BDC"/>
    <w:rsid w:val="007F121C"/>
    <w:rsid w:val="007F1483"/>
    <w:rsid w:val="007F15AC"/>
    <w:rsid w:val="007F19D4"/>
    <w:rsid w:val="007F1A80"/>
    <w:rsid w:val="007F1AC0"/>
    <w:rsid w:val="007F2244"/>
    <w:rsid w:val="007F229B"/>
    <w:rsid w:val="007F25B9"/>
    <w:rsid w:val="007F27A9"/>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F2B"/>
    <w:rsid w:val="008023F0"/>
    <w:rsid w:val="00802A59"/>
    <w:rsid w:val="00802D5F"/>
    <w:rsid w:val="00803479"/>
    <w:rsid w:val="00803C08"/>
    <w:rsid w:val="00804884"/>
    <w:rsid w:val="0080491C"/>
    <w:rsid w:val="00804D0F"/>
    <w:rsid w:val="00804F50"/>
    <w:rsid w:val="0080512D"/>
    <w:rsid w:val="008052D5"/>
    <w:rsid w:val="008052FF"/>
    <w:rsid w:val="0080558F"/>
    <w:rsid w:val="00805749"/>
    <w:rsid w:val="00805910"/>
    <w:rsid w:val="00805EFD"/>
    <w:rsid w:val="00806BE8"/>
    <w:rsid w:val="00806DE4"/>
    <w:rsid w:val="00806FBD"/>
    <w:rsid w:val="0080748B"/>
    <w:rsid w:val="00810376"/>
    <w:rsid w:val="008104AD"/>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D1F"/>
    <w:rsid w:val="00840014"/>
    <w:rsid w:val="0084041C"/>
    <w:rsid w:val="008404D1"/>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CB1"/>
    <w:rsid w:val="00876D3B"/>
    <w:rsid w:val="00877279"/>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1516"/>
    <w:rsid w:val="008B156F"/>
    <w:rsid w:val="008B1607"/>
    <w:rsid w:val="008B1B75"/>
    <w:rsid w:val="008B1EF5"/>
    <w:rsid w:val="008B22D2"/>
    <w:rsid w:val="008B2492"/>
    <w:rsid w:val="008B25E5"/>
    <w:rsid w:val="008B2B6F"/>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1ECE"/>
    <w:rsid w:val="008F23C8"/>
    <w:rsid w:val="008F2541"/>
    <w:rsid w:val="008F2953"/>
    <w:rsid w:val="008F2CF5"/>
    <w:rsid w:val="008F3387"/>
    <w:rsid w:val="008F34D8"/>
    <w:rsid w:val="008F36BB"/>
    <w:rsid w:val="008F371F"/>
    <w:rsid w:val="008F3B1F"/>
    <w:rsid w:val="008F4398"/>
    <w:rsid w:val="008F43AA"/>
    <w:rsid w:val="008F4410"/>
    <w:rsid w:val="008F462C"/>
    <w:rsid w:val="008F491B"/>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954"/>
    <w:rsid w:val="00903ED0"/>
    <w:rsid w:val="00903F63"/>
    <w:rsid w:val="0090411D"/>
    <w:rsid w:val="00904226"/>
    <w:rsid w:val="0090451C"/>
    <w:rsid w:val="009046E4"/>
    <w:rsid w:val="00904833"/>
    <w:rsid w:val="00904934"/>
    <w:rsid w:val="00904C1F"/>
    <w:rsid w:val="009051A0"/>
    <w:rsid w:val="00905E09"/>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4EA"/>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46B"/>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1006"/>
    <w:rsid w:val="009E1020"/>
    <w:rsid w:val="009E1225"/>
    <w:rsid w:val="009E1435"/>
    <w:rsid w:val="009E18DD"/>
    <w:rsid w:val="009E1A5D"/>
    <w:rsid w:val="009E1A81"/>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6A5D"/>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9DC"/>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0A3"/>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D7B"/>
    <w:rsid w:val="00B51246"/>
    <w:rsid w:val="00B51A4B"/>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092"/>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697"/>
    <w:rsid w:val="00BF0FA5"/>
    <w:rsid w:val="00BF1504"/>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6C2"/>
    <w:rsid w:val="00C70CA4"/>
    <w:rsid w:val="00C70DF8"/>
    <w:rsid w:val="00C70FA1"/>
    <w:rsid w:val="00C71224"/>
    <w:rsid w:val="00C71256"/>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FF7"/>
    <w:rsid w:val="00C870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9D4"/>
    <w:rsid w:val="00CA0D51"/>
    <w:rsid w:val="00CA0D69"/>
    <w:rsid w:val="00CA10AC"/>
    <w:rsid w:val="00CA1177"/>
    <w:rsid w:val="00CA2020"/>
    <w:rsid w:val="00CA2166"/>
    <w:rsid w:val="00CA2195"/>
    <w:rsid w:val="00CA2311"/>
    <w:rsid w:val="00CA2566"/>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4CD"/>
    <w:rsid w:val="00D408AD"/>
    <w:rsid w:val="00D40EDA"/>
    <w:rsid w:val="00D414D0"/>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4AD"/>
    <w:rsid w:val="00D83A6D"/>
    <w:rsid w:val="00D8402F"/>
    <w:rsid w:val="00D84619"/>
    <w:rsid w:val="00D846D1"/>
    <w:rsid w:val="00D84B3D"/>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A78"/>
    <w:rsid w:val="00DA6ABE"/>
    <w:rsid w:val="00DA7684"/>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2AF5"/>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6D39"/>
    <w:rsid w:val="00DD7399"/>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D6D"/>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16E"/>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8A6"/>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55F"/>
    <w:rsid w:val="00ED0CCC"/>
    <w:rsid w:val="00ED0F79"/>
    <w:rsid w:val="00ED1645"/>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7411"/>
    <w:rsid w:val="00F279BE"/>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B1D"/>
    <w:rsid w:val="00F611CB"/>
    <w:rsid w:val="00F61516"/>
    <w:rsid w:val="00F62229"/>
    <w:rsid w:val="00F6237D"/>
    <w:rsid w:val="00F62DC5"/>
    <w:rsid w:val="00F63161"/>
    <w:rsid w:val="00F63440"/>
    <w:rsid w:val="00F63DBE"/>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DB"/>
    <w:rsid w:val="00FD45A1"/>
    <w:rsid w:val="00FD487E"/>
    <w:rsid w:val="00FD48A1"/>
    <w:rsid w:val="00FD4C49"/>
    <w:rsid w:val="00FD535B"/>
    <w:rsid w:val="00FD54C4"/>
    <w:rsid w:val="00FD598B"/>
    <w:rsid w:val="00FD5ADA"/>
    <w:rsid w:val="00FD5BCA"/>
    <w:rsid w:val="00FD5F3F"/>
    <w:rsid w:val="00FD5FC1"/>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304E"/>
    <w:rsid w:val="00FE34EC"/>
    <w:rsid w:val="00FE3522"/>
    <w:rsid w:val="00FE3C42"/>
    <w:rsid w:val="00FE4025"/>
    <w:rsid w:val="00FE412D"/>
    <w:rsid w:val="00FE437C"/>
    <w:rsid w:val="00FE49B1"/>
    <w:rsid w:val="00FE4D24"/>
    <w:rsid w:val="00FE4E0C"/>
    <w:rsid w:val="00FE517F"/>
    <w:rsid w:val="00FE574F"/>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3083B-853A-4715-B71C-1BC4A5A1D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8230</TotalTime>
  <Pages>606</Pages>
  <Words>177888</Words>
  <Characters>942810</Characters>
  <Application>Microsoft Office Word</Application>
  <DocSecurity>0</DocSecurity>
  <Lines>7856</Lines>
  <Paragraphs>2236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1498</cp:revision>
  <cp:lastPrinted>2017-05-07T13:41:00Z</cp:lastPrinted>
  <dcterms:created xsi:type="dcterms:W3CDTF">2020-05-20T16:12:00Z</dcterms:created>
  <dcterms:modified xsi:type="dcterms:W3CDTF">2020-06-08T14:36:00Z</dcterms:modified>
</cp:coreProperties>
</file>