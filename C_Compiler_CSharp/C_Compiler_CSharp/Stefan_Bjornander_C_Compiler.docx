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6F93265D"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61F98489" w14:textId="17D2C999"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3C5E711C" w14:textId="09D9E9F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0E2603E2" w14:textId="73FAE0D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636FBE3B" w14:textId="3128C0D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50E1C210" w14:textId="045CF9D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FDEB77A" w14:textId="1C1761A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1E31B118" w14:textId="30F654E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3639D3D" w14:textId="27B98F4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4F941DDA" w14:textId="59055AD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004A153B" w14:textId="401FAAB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51D3487" w14:textId="7B86D3A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C74EC72" w14:textId="7CEA378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6C9FABA0" w14:textId="18DC20C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44880DA3" w14:textId="2087EF4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32801170" w14:textId="1CB2B865"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7629CCC0" w14:textId="57975F5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5F3AD5">
              <w:rPr>
                <w:noProof/>
                <w:webHidden/>
              </w:rPr>
              <w:t>15</w:t>
            </w:r>
            <w:r w:rsidR="00DD6D68" w:rsidRPr="00903DBA">
              <w:rPr>
                <w:noProof/>
                <w:webHidden/>
              </w:rPr>
              <w:fldChar w:fldCharType="end"/>
            </w:r>
          </w:hyperlink>
        </w:p>
        <w:p w14:paraId="3CA0E480" w14:textId="616880E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5F3AD5">
              <w:rPr>
                <w:noProof/>
                <w:webHidden/>
              </w:rPr>
              <w:t>18</w:t>
            </w:r>
            <w:r w:rsidR="00DD6D68" w:rsidRPr="00903DBA">
              <w:rPr>
                <w:noProof/>
                <w:webHidden/>
              </w:rPr>
              <w:fldChar w:fldCharType="end"/>
            </w:r>
          </w:hyperlink>
        </w:p>
        <w:p w14:paraId="036ADAFF" w14:textId="33D07E3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5F3AD5">
              <w:rPr>
                <w:noProof/>
                <w:webHidden/>
              </w:rPr>
              <w:t>20</w:t>
            </w:r>
            <w:r w:rsidR="00DD6D68" w:rsidRPr="00903DBA">
              <w:rPr>
                <w:noProof/>
                <w:webHidden/>
              </w:rPr>
              <w:fldChar w:fldCharType="end"/>
            </w:r>
          </w:hyperlink>
        </w:p>
        <w:p w14:paraId="3560099B" w14:textId="2A95080D" w:rsidR="00DD6D68" w:rsidRPr="00903DBA" w:rsidRDefault="0016674F">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405D5627" w14:textId="0CCD4B7C"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57BEDDA6" w14:textId="2BA61DE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5F3AD5">
              <w:rPr>
                <w:noProof/>
                <w:webHidden/>
              </w:rPr>
              <w:t>25</w:t>
            </w:r>
            <w:r w:rsidR="00DD6D68" w:rsidRPr="00903DBA">
              <w:rPr>
                <w:noProof/>
                <w:webHidden/>
              </w:rPr>
              <w:fldChar w:fldCharType="end"/>
            </w:r>
          </w:hyperlink>
        </w:p>
        <w:p w14:paraId="504A0E15" w14:textId="09C12D8D" w:rsidR="00DD6D68" w:rsidRPr="00903DBA" w:rsidRDefault="0016674F">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440B213B" w14:textId="58E57A22"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7A06B9F5" w14:textId="5A561FDB"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5F3AD5">
              <w:rPr>
                <w:noProof/>
                <w:webHidden/>
              </w:rPr>
              <w:t>37</w:t>
            </w:r>
            <w:r w:rsidR="00DD6D68" w:rsidRPr="00903DBA">
              <w:rPr>
                <w:noProof/>
                <w:webHidden/>
              </w:rPr>
              <w:fldChar w:fldCharType="end"/>
            </w:r>
          </w:hyperlink>
        </w:p>
        <w:p w14:paraId="6F18F0ED" w14:textId="67D576D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5F3AD5">
              <w:rPr>
                <w:noProof/>
                <w:webHidden/>
              </w:rPr>
              <w:t>68</w:t>
            </w:r>
            <w:r w:rsidR="00DD6D68" w:rsidRPr="00903DBA">
              <w:rPr>
                <w:noProof/>
                <w:webHidden/>
              </w:rPr>
              <w:fldChar w:fldCharType="end"/>
            </w:r>
          </w:hyperlink>
        </w:p>
        <w:p w14:paraId="2ADF96EE" w14:textId="73723C2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5F3AD5">
              <w:rPr>
                <w:noProof/>
                <w:webHidden/>
              </w:rPr>
              <w:t>38</w:t>
            </w:r>
            <w:r w:rsidR="00DD6D68" w:rsidRPr="00903DBA">
              <w:rPr>
                <w:noProof/>
                <w:webHidden/>
              </w:rPr>
              <w:fldChar w:fldCharType="end"/>
            </w:r>
          </w:hyperlink>
        </w:p>
        <w:p w14:paraId="5EADF26A" w14:textId="6C53EDB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5F3AD5">
              <w:rPr>
                <w:noProof/>
                <w:webHidden/>
              </w:rPr>
              <w:t>39</w:t>
            </w:r>
            <w:r w:rsidR="00DD6D68" w:rsidRPr="00903DBA">
              <w:rPr>
                <w:noProof/>
                <w:webHidden/>
              </w:rPr>
              <w:fldChar w:fldCharType="end"/>
            </w:r>
          </w:hyperlink>
        </w:p>
        <w:p w14:paraId="5239B110" w14:textId="5995565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5F3AD5">
              <w:rPr>
                <w:noProof/>
                <w:webHidden/>
              </w:rPr>
              <w:t>43</w:t>
            </w:r>
            <w:r w:rsidR="00DD6D68" w:rsidRPr="00903DBA">
              <w:rPr>
                <w:noProof/>
                <w:webHidden/>
              </w:rPr>
              <w:fldChar w:fldCharType="end"/>
            </w:r>
          </w:hyperlink>
        </w:p>
        <w:p w14:paraId="0A4A8384" w14:textId="32C9E4E1"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5F3AD5">
              <w:rPr>
                <w:noProof/>
                <w:webHidden/>
              </w:rPr>
              <w:t>47</w:t>
            </w:r>
            <w:r w:rsidR="00DD6D68" w:rsidRPr="00903DBA">
              <w:rPr>
                <w:noProof/>
                <w:webHidden/>
              </w:rPr>
              <w:fldChar w:fldCharType="end"/>
            </w:r>
          </w:hyperlink>
        </w:p>
        <w:p w14:paraId="67A4041E" w14:textId="6BAE4FF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5F3AD5">
              <w:rPr>
                <w:noProof/>
                <w:webHidden/>
              </w:rPr>
              <w:t>48</w:t>
            </w:r>
            <w:r w:rsidR="00DD6D68" w:rsidRPr="00903DBA">
              <w:rPr>
                <w:noProof/>
                <w:webHidden/>
              </w:rPr>
              <w:fldChar w:fldCharType="end"/>
            </w:r>
          </w:hyperlink>
        </w:p>
        <w:p w14:paraId="1A3ED056" w14:textId="39A06617"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5F3AD5">
              <w:rPr>
                <w:noProof/>
                <w:webHidden/>
              </w:rPr>
              <w:t>49</w:t>
            </w:r>
            <w:r w:rsidR="00DD6D68" w:rsidRPr="00903DBA">
              <w:rPr>
                <w:noProof/>
                <w:webHidden/>
              </w:rPr>
              <w:fldChar w:fldCharType="end"/>
            </w:r>
          </w:hyperlink>
        </w:p>
        <w:p w14:paraId="76CB3A1F" w14:textId="20BF53B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5F3AD5">
              <w:rPr>
                <w:noProof/>
                <w:webHidden/>
              </w:rPr>
              <w:t>51</w:t>
            </w:r>
            <w:r w:rsidR="00DD6D68" w:rsidRPr="00903DBA">
              <w:rPr>
                <w:noProof/>
                <w:webHidden/>
              </w:rPr>
              <w:fldChar w:fldCharType="end"/>
            </w:r>
          </w:hyperlink>
        </w:p>
        <w:p w14:paraId="6D81B105" w14:textId="7AB734A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5F3AD5">
              <w:rPr>
                <w:noProof/>
                <w:webHidden/>
              </w:rPr>
              <w:t>81</w:t>
            </w:r>
            <w:r w:rsidR="00DD6D68" w:rsidRPr="00903DBA">
              <w:rPr>
                <w:noProof/>
                <w:webHidden/>
              </w:rPr>
              <w:fldChar w:fldCharType="end"/>
            </w:r>
          </w:hyperlink>
        </w:p>
        <w:p w14:paraId="2370ED1A" w14:textId="1DC547F7"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E44C1A8" w14:textId="606685D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6EC6213F" w14:textId="3C93A50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41F65836" w14:textId="1712C238"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A2DFDE" w14:textId="481CF7F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5D730FBA" w14:textId="5A44A31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2F48BC" w14:textId="7560152A"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B0618EF" w14:textId="10038A53"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3F74AFD" w14:textId="5755554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41048E4C" w14:textId="150965B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6D3D0E6" w14:textId="380BC9D2"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701F8D8" w14:textId="1130C981"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1B468E2" w14:textId="3021457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11288DF5" w14:textId="6B13CB5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BDA9A0A" w14:textId="6338702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6C5447A6" w14:textId="4854FB6C"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784D9939" w14:textId="10DD43D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3FC0B87" w14:textId="68E109F1"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07532292" w14:textId="770F3587"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1B61FD6E" w14:textId="233BE2C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194415E4" w14:textId="7A8C6B1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640896C1" w14:textId="1350514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388C5C88" w14:textId="6B450F98"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7BC68EE4" w14:textId="28BF035A"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0B64B798" w14:textId="18E3FDC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31E3F1F3" w14:textId="5D80735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10C5C5CE" w14:textId="64B14B0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0E42311A" w14:textId="08BF779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1C626DF1" w14:textId="322DC64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7207292" w14:textId="70D2A360"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2D8117A" w14:textId="081CD90A"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6231EE8" w14:textId="48CBB2C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C657CDA" w14:textId="79D19E4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73AE7B" w14:textId="52B50D42"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F9851D" w14:textId="676C0B8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6B74A0F8" w14:textId="2A027E82"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5F3AD5">
              <w:rPr>
                <w:noProof/>
                <w:webHidden/>
              </w:rPr>
              <w:t>62</w:t>
            </w:r>
            <w:r w:rsidR="00DD6D68" w:rsidRPr="00903DBA">
              <w:rPr>
                <w:noProof/>
                <w:webHidden/>
              </w:rPr>
              <w:fldChar w:fldCharType="end"/>
            </w:r>
          </w:hyperlink>
        </w:p>
        <w:p w14:paraId="74503876" w14:textId="5096F87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4492F623" w14:textId="7853AE3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4F96C83" w14:textId="54E85EC0"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FC4C895" w14:textId="6747DC67"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B500B05" w14:textId="4F8546AA"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8C38148" w14:textId="38DBC36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5F3AD5">
              <w:rPr>
                <w:noProof/>
                <w:webHidden/>
              </w:rPr>
              <w:t>63</w:t>
            </w:r>
            <w:r w:rsidR="00DD6D68" w:rsidRPr="00903DBA">
              <w:rPr>
                <w:noProof/>
                <w:webHidden/>
              </w:rPr>
              <w:fldChar w:fldCharType="end"/>
            </w:r>
          </w:hyperlink>
        </w:p>
        <w:p w14:paraId="4F435F0D" w14:textId="268BB285" w:rsidR="00DD6D68" w:rsidRPr="00903DBA" w:rsidRDefault="0016674F">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5F3AD5">
              <w:rPr>
                <w:noProof/>
                <w:webHidden/>
              </w:rPr>
              <w:t>65</w:t>
            </w:r>
            <w:r w:rsidR="00DD6D68" w:rsidRPr="00903DBA">
              <w:rPr>
                <w:noProof/>
                <w:webHidden/>
              </w:rPr>
              <w:fldChar w:fldCharType="end"/>
            </w:r>
          </w:hyperlink>
        </w:p>
        <w:p w14:paraId="66A262E4" w14:textId="07CFB9B1"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5F3AD5">
              <w:rPr>
                <w:noProof/>
                <w:webHidden/>
              </w:rPr>
              <w:t>124</w:t>
            </w:r>
            <w:r w:rsidR="00DD6D68" w:rsidRPr="00903DBA">
              <w:rPr>
                <w:noProof/>
                <w:webHidden/>
              </w:rPr>
              <w:fldChar w:fldCharType="end"/>
            </w:r>
          </w:hyperlink>
        </w:p>
        <w:p w14:paraId="7EB8B79D" w14:textId="4D03F731" w:rsidR="00DD6D68" w:rsidRPr="00903DBA" w:rsidRDefault="0016674F">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5F3AD5">
              <w:rPr>
                <w:noProof/>
                <w:webHidden/>
              </w:rPr>
              <w:t>126</w:t>
            </w:r>
            <w:r w:rsidR="00DD6D68" w:rsidRPr="00903DBA">
              <w:rPr>
                <w:noProof/>
                <w:webHidden/>
              </w:rPr>
              <w:fldChar w:fldCharType="end"/>
            </w:r>
          </w:hyperlink>
        </w:p>
        <w:p w14:paraId="0F690CBB" w14:textId="20C00FAA"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5F3AD5">
              <w:rPr>
                <w:noProof/>
                <w:webHidden/>
              </w:rPr>
              <w:t>132</w:t>
            </w:r>
            <w:r w:rsidR="00DD6D68" w:rsidRPr="00903DBA">
              <w:rPr>
                <w:noProof/>
                <w:webHidden/>
              </w:rPr>
              <w:fldChar w:fldCharType="end"/>
            </w:r>
          </w:hyperlink>
        </w:p>
        <w:p w14:paraId="4C1A1DCD" w14:textId="57AE9661"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5F3AD5">
              <w:rPr>
                <w:noProof/>
                <w:webHidden/>
              </w:rPr>
              <w:t>138</w:t>
            </w:r>
            <w:r w:rsidR="00DD6D68" w:rsidRPr="00903DBA">
              <w:rPr>
                <w:noProof/>
                <w:webHidden/>
              </w:rPr>
              <w:fldChar w:fldCharType="end"/>
            </w:r>
          </w:hyperlink>
        </w:p>
        <w:p w14:paraId="20F62056" w14:textId="2C611B1D" w:rsidR="00DD6D68" w:rsidRPr="00903DBA" w:rsidRDefault="0016674F">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5F3AD5">
              <w:rPr>
                <w:noProof/>
                <w:webHidden/>
              </w:rPr>
              <w:t>141</w:t>
            </w:r>
            <w:r w:rsidR="00DD6D68" w:rsidRPr="00903DBA">
              <w:rPr>
                <w:noProof/>
                <w:webHidden/>
              </w:rPr>
              <w:fldChar w:fldCharType="end"/>
            </w:r>
          </w:hyperlink>
        </w:p>
        <w:p w14:paraId="1D433512" w14:textId="29950CD6"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5F3AD5">
              <w:rPr>
                <w:noProof/>
                <w:webHidden/>
              </w:rPr>
              <w:t>152</w:t>
            </w:r>
            <w:r w:rsidR="00DD6D68" w:rsidRPr="00903DBA">
              <w:rPr>
                <w:noProof/>
                <w:webHidden/>
              </w:rPr>
              <w:fldChar w:fldCharType="end"/>
            </w:r>
          </w:hyperlink>
        </w:p>
        <w:p w14:paraId="3657C55D" w14:textId="473C27B1"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5F3AD5">
              <w:rPr>
                <w:noProof/>
                <w:webHidden/>
              </w:rPr>
              <w:t>155</w:t>
            </w:r>
            <w:r w:rsidR="00DD6D68" w:rsidRPr="00903DBA">
              <w:rPr>
                <w:noProof/>
                <w:webHidden/>
              </w:rPr>
              <w:fldChar w:fldCharType="end"/>
            </w:r>
          </w:hyperlink>
        </w:p>
        <w:p w14:paraId="603B41BF" w14:textId="40A8959F"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5F3AD5">
              <w:rPr>
                <w:noProof/>
                <w:webHidden/>
              </w:rPr>
              <w:t>160</w:t>
            </w:r>
            <w:r w:rsidR="00DD6D68" w:rsidRPr="00903DBA">
              <w:rPr>
                <w:noProof/>
                <w:webHidden/>
              </w:rPr>
              <w:fldChar w:fldCharType="end"/>
            </w:r>
          </w:hyperlink>
        </w:p>
        <w:p w14:paraId="5C5628BB" w14:textId="4DD36381" w:rsidR="00DD6D68" w:rsidRPr="00903DBA" w:rsidRDefault="0016674F">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706580CC" w14:textId="47D8783D"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010AFD69" w14:textId="78A26047"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5F3AD5">
              <w:rPr>
                <w:noProof/>
                <w:webHidden/>
              </w:rPr>
              <w:t>166</w:t>
            </w:r>
            <w:r w:rsidR="00DD6D68" w:rsidRPr="00903DBA">
              <w:rPr>
                <w:noProof/>
                <w:webHidden/>
              </w:rPr>
              <w:fldChar w:fldCharType="end"/>
            </w:r>
          </w:hyperlink>
        </w:p>
        <w:p w14:paraId="1DA85CD2" w14:textId="2E8671BB" w:rsidR="00DD6D68" w:rsidRPr="00903DBA" w:rsidRDefault="0016674F">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5F3AD5">
              <w:rPr>
                <w:noProof/>
                <w:webHidden/>
              </w:rPr>
              <w:t>172</w:t>
            </w:r>
            <w:r w:rsidR="00DD6D68" w:rsidRPr="00903DBA">
              <w:rPr>
                <w:noProof/>
                <w:webHidden/>
              </w:rPr>
              <w:fldChar w:fldCharType="end"/>
            </w:r>
          </w:hyperlink>
        </w:p>
        <w:p w14:paraId="5EFD9631" w14:textId="206CECE0" w:rsidR="00DD6D68" w:rsidRPr="00903DBA" w:rsidRDefault="0016674F">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5F3AD5">
              <w:rPr>
                <w:noProof/>
                <w:webHidden/>
              </w:rPr>
              <w:t>176</w:t>
            </w:r>
            <w:r w:rsidR="00DD6D68" w:rsidRPr="00903DBA">
              <w:rPr>
                <w:noProof/>
                <w:webHidden/>
              </w:rPr>
              <w:fldChar w:fldCharType="end"/>
            </w:r>
          </w:hyperlink>
        </w:p>
        <w:p w14:paraId="4177BA18" w14:textId="4CCFBD20" w:rsidR="00DD6D68" w:rsidRPr="00903DBA" w:rsidRDefault="0016674F">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292AF640" w14:textId="40D4EF7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7035AC52" w14:textId="5D845103"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5F3AD5">
              <w:rPr>
                <w:noProof/>
                <w:webHidden/>
              </w:rPr>
              <w:t>184</w:t>
            </w:r>
            <w:r w:rsidR="00DD6D68" w:rsidRPr="00903DBA">
              <w:rPr>
                <w:noProof/>
                <w:webHidden/>
              </w:rPr>
              <w:fldChar w:fldCharType="end"/>
            </w:r>
          </w:hyperlink>
        </w:p>
        <w:p w14:paraId="5620B309" w14:textId="747C2B71"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5F3AD5">
              <w:rPr>
                <w:noProof/>
                <w:webHidden/>
              </w:rPr>
              <w:t>187</w:t>
            </w:r>
            <w:r w:rsidR="00DD6D68" w:rsidRPr="00903DBA">
              <w:rPr>
                <w:noProof/>
                <w:webHidden/>
              </w:rPr>
              <w:fldChar w:fldCharType="end"/>
            </w:r>
          </w:hyperlink>
        </w:p>
        <w:p w14:paraId="3F8133D1" w14:textId="186E963F" w:rsidR="00DD6D68" w:rsidRPr="00903DBA" w:rsidRDefault="0016674F">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5F3AD5">
              <w:rPr>
                <w:noProof/>
                <w:webHidden/>
              </w:rPr>
              <w:t>190</w:t>
            </w:r>
            <w:r w:rsidR="00DD6D68" w:rsidRPr="00903DBA">
              <w:rPr>
                <w:noProof/>
                <w:webHidden/>
              </w:rPr>
              <w:fldChar w:fldCharType="end"/>
            </w:r>
          </w:hyperlink>
        </w:p>
        <w:p w14:paraId="5AADA0B5" w14:textId="7D84C81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51FB1A0B" w14:textId="4CA67010"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2922ED1E" w14:textId="559526B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5F3AD5">
              <w:rPr>
                <w:noProof/>
                <w:webHidden/>
              </w:rPr>
              <w:t>192</w:t>
            </w:r>
            <w:r w:rsidR="00DD6D68" w:rsidRPr="00903DBA">
              <w:rPr>
                <w:noProof/>
                <w:webHidden/>
              </w:rPr>
              <w:fldChar w:fldCharType="end"/>
            </w:r>
          </w:hyperlink>
        </w:p>
        <w:p w14:paraId="3BEF5890" w14:textId="42270B3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5F3AD5">
              <w:rPr>
                <w:noProof/>
                <w:webHidden/>
              </w:rPr>
              <w:t>193</w:t>
            </w:r>
            <w:r w:rsidR="00DD6D68" w:rsidRPr="00903DBA">
              <w:rPr>
                <w:noProof/>
                <w:webHidden/>
              </w:rPr>
              <w:fldChar w:fldCharType="end"/>
            </w:r>
          </w:hyperlink>
        </w:p>
        <w:p w14:paraId="68255CC9" w14:textId="38076D22"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5F3AD5">
              <w:rPr>
                <w:noProof/>
                <w:webHidden/>
              </w:rPr>
              <w:t>194</w:t>
            </w:r>
            <w:r w:rsidR="00DD6D68" w:rsidRPr="00903DBA">
              <w:rPr>
                <w:noProof/>
                <w:webHidden/>
              </w:rPr>
              <w:fldChar w:fldCharType="end"/>
            </w:r>
          </w:hyperlink>
        </w:p>
        <w:p w14:paraId="7C656801" w14:textId="66D8683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5953D829" w14:textId="2EA3DBF7"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00988905" w14:textId="5C39532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76CD3C69" w14:textId="0969114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3A937FCF" w14:textId="0AC3FC8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5F3AD5">
              <w:rPr>
                <w:noProof/>
                <w:webHidden/>
              </w:rPr>
              <w:t>197</w:t>
            </w:r>
            <w:r w:rsidR="00DD6D68" w:rsidRPr="00903DBA">
              <w:rPr>
                <w:noProof/>
                <w:webHidden/>
              </w:rPr>
              <w:fldChar w:fldCharType="end"/>
            </w:r>
          </w:hyperlink>
        </w:p>
        <w:p w14:paraId="479AEA5C" w14:textId="2CF7A712"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5F3AD5">
              <w:rPr>
                <w:noProof/>
                <w:webHidden/>
              </w:rPr>
              <w:t>200</w:t>
            </w:r>
            <w:r w:rsidR="00DD6D68" w:rsidRPr="00903DBA">
              <w:rPr>
                <w:noProof/>
                <w:webHidden/>
              </w:rPr>
              <w:fldChar w:fldCharType="end"/>
            </w:r>
          </w:hyperlink>
        </w:p>
        <w:p w14:paraId="1D1DB42D" w14:textId="77C2C9E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1795D347" w14:textId="4FA4270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69D715B8" w14:textId="7D56CF4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5F3AD5">
              <w:rPr>
                <w:noProof/>
                <w:webHidden/>
              </w:rPr>
              <w:t>202</w:t>
            </w:r>
            <w:r w:rsidR="00DD6D68" w:rsidRPr="00903DBA">
              <w:rPr>
                <w:noProof/>
                <w:webHidden/>
              </w:rPr>
              <w:fldChar w:fldCharType="end"/>
            </w:r>
          </w:hyperlink>
        </w:p>
        <w:p w14:paraId="7B692642" w14:textId="0BB3F3A6" w:rsidR="00DD6D68" w:rsidRPr="00903DBA" w:rsidRDefault="0016674F">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0BED99D5" w14:textId="6300A014"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35332A91" w14:textId="5C3EABA0"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5F3AD5">
              <w:rPr>
                <w:noProof/>
                <w:webHidden/>
              </w:rPr>
              <w:t>205</w:t>
            </w:r>
            <w:r w:rsidR="00DD6D68" w:rsidRPr="00903DBA">
              <w:rPr>
                <w:noProof/>
                <w:webHidden/>
              </w:rPr>
              <w:fldChar w:fldCharType="end"/>
            </w:r>
          </w:hyperlink>
        </w:p>
        <w:p w14:paraId="06F4BA45" w14:textId="3709CBE0"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5F3AD5">
              <w:rPr>
                <w:noProof/>
                <w:webHidden/>
              </w:rPr>
              <w:t>206</w:t>
            </w:r>
            <w:r w:rsidR="00DD6D68" w:rsidRPr="00903DBA">
              <w:rPr>
                <w:noProof/>
                <w:webHidden/>
              </w:rPr>
              <w:fldChar w:fldCharType="end"/>
            </w:r>
          </w:hyperlink>
        </w:p>
        <w:p w14:paraId="759AA861" w14:textId="441020EA"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5F3AD5">
              <w:rPr>
                <w:noProof/>
                <w:webHidden/>
              </w:rPr>
              <w:t>207</w:t>
            </w:r>
            <w:r w:rsidR="00DD6D68" w:rsidRPr="00903DBA">
              <w:rPr>
                <w:noProof/>
                <w:webHidden/>
              </w:rPr>
              <w:fldChar w:fldCharType="end"/>
            </w:r>
          </w:hyperlink>
        </w:p>
        <w:p w14:paraId="493A7DBC" w14:textId="4EAC0EB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5F3AD5">
              <w:rPr>
                <w:noProof/>
                <w:webHidden/>
              </w:rPr>
              <w:t>209</w:t>
            </w:r>
            <w:r w:rsidR="00DD6D68" w:rsidRPr="00903DBA">
              <w:rPr>
                <w:noProof/>
                <w:webHidden/>
              </w:rPr>
              <w:fldChar w:fldCharType="end"/>
            </w:r>
          </w:hyperlink>
        </w:p>
        <w:p w14:paraId="63F66FBC" w14:textId="613596F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5F3AD5">
              <w:rPr>
                <w:noProof/>
                <w:webHidden/>
              </w:rPr>
              <w:t>210</w:t>
            </w:r>
            <w:r w:rsidR="00DD6D68" w:rsidRPr="00903DBA">
              <w:rPr>
                <w:noProof/>
                <w:webHidden/>
              </w:rPr>
              <w:fldChar w:fldCharType="end"/>
            </w:r>
          </w:hyperlink>
        </w:p>
        <w:p w14:paraId="0029625B" w14:textId="2C8BE7F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5F3AD5">
              <w:rPr>
                <w:noProof/>
                <w:webHidden/>
              </w:rPr>
              <w:t>211</w:t>
            </w:r>
            <w:r w:rsidR="00DD6D68" w:rsidRPr="00903DBA">
              <w:rPr>
                <w:noProof/>
                <w:webHidden/>
              </w:rPr>
              <w:fldChar w:fldCharType="end"/>
            </w:r>
          </w:hyperlink>
        </w:p>
        <w:p w14:paraId="4EAEF57B" w14:textId="2673596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5F3AD5">
              <w:rPr>
                <w:noProof/>
                <w:webHidden/>
              </w:rPr>
              <w:t>214</w:t>
            </w:r>
            <w:r w:rsidR="00DD6D68" w:rsidRPr="00903DBA">
              <w:rPr>
                <w:noProof/>
                <w:webHidden/>
              </w:rPr>
              <w:fldChar w:fldCharType="end"/>
            </w:r>
          </w:hyperlink>
        </w:p>
        <w:p w14:paraId="290C40E9" w14:textId="145796DD"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5F3AD5">
              <w:rPr>
                <w:noProof/>
                <w:webHidden/>
              </w:rPr>
              <w:t>218</w:t>
            </w:r>
            <w:r w:rsidR="00DD6D68" w:rsidRPr="00903DBA">
              <w:rPr>
                <w:noProof/>
                <w:webHidden/>
              </w:rPr>
              <w:fldChar w:fldCharType="end"/>
            </w:r>
          </w:hyperlink>
        </w:p>
        <w:p w14:paraId="5622E89C" w14:textId="588ACD25"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5F3AD5">
              <w:rPr>
                <w:noProof/>
                <w:webHidden/>
              </w:rPr>
              <w:t>221</w:t>
            </w:r>
            <w:r w:rsidR="00DD6D68" w:rsidRPr="00903DBA">
              <w:rPr>
                <w:noProof/>
                <w:webHidden/>
              </w:rPr>
              <w:fldChar w:fldCharType="end"/>
            </w:r>
          </w:hyperlink>
        </w:p>
        <w:p w14:paraId="14428AD5" w14:textId="1C044E3F"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5F3AD5">
              <w:rPr>
                <w:noProof/>
                <w:webHidden/>
              </w:rPr>
              <w:t>225</w:t>
            </w:r>
            <w:r w:rsidR="00DD6D68" w:rsidRPr="00903DBA">
              <w:rPr>
                <w:noProof/>
                <w:webHidden/>
              </w:rPr>
              <w:fldChar w:fldCharType="end"/>
            </w:r>
          </w:hyperlink>
        </w:p>
        <w:p w14:paraId="57D4BEE8" w14:textId="1C2FBF8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5F3AD5">
              <w:rPr>
                <w:noProof/>
                <w:webHidden/>
              </w:rPr>
              <w:t>227</w:t>
            </w:r>
            <w:r w:rsidR="00DD6D68" w:rsidRPr="00903DBA">
              <w:rPr>
                <w:noProof/>
                <w:webHidden/>
              </w:rPr>
              <w:fldChar w:fldCharType="end"/>
            </w:r>
          </w:hyperlink>
        </w:p>
        <w:p w14:paraId="17ACA698" w14:textId="557986A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5F3AD5">
              <w:rPr>
                <w:noProof/>
                <w:webHidden/>
              </w:rPr>
              <w:t>232</w:t>
            </w:r>
            <w:r w:rsidR="00DD6D68" w:rsidRPr="00903DBA">
              <w:rPr>
                <w:noProof/>
                <w:webHidden/>
              </w:rPr>
              <w:fldChar w:fldCharType="end"/>
            </w:r>
          </w:hyperlink>
        </w:p>
        <w:p w14:paraId="557FE6AA" w14:textId="571B886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5F3AD5">
              <w:rPr>
                <w:noProof/>
                <w:webHidden/>
              </w:rPr>
              <w:t>233</w:t>
            </w:r>
            <w:r w:rsidR="00DD6D68" w:rsidRPr="00903DBA">
              <w:rPr>
                <w:noProof/>
                <w:webHidden/>
              </w:rPr>
              <w:fldChar w:fldCharType="end"/>
            </w:r>
          </w:hyperlink>
        </w:p>
        <w:p w14:paraId="26C0F29B" w14:textId="0805909A"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5F3AD5">
              <w:rPr>
                <w:noProof/>
                <w:webHidden/>
              </w:rPr>
              <w:t>238</w:t>
            </w:r>
            <w:r w:rsidR="00DD6D68" w:rsidRPr="00903DBA">
              <w:rPr>
                <w:noProof/>
                <w:webHidden/>
              </w:rPr>
              <w:fldChar w:fldCharType="end"/>
            </w:r>
          </w:hyperlink>
        </w:p>
        <w:p w14:paraId="5327FEE5" w14:textId="1F17D31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5F3AD5">
              <w:rPr>
                <w:noProof/>
                <w:webHidden/>
              </w:rPr>
              <w:t>241</w:t>
            </w:r>
            <w:r w:rsidR="00DD6D68" w:rsidRPr="00903DBA">
              <w:rPr>
                <w:noProof/>
                <w:webHidden/>
              </w:rPr>
              <w:fldChar w:fldCharType="end"/>
            </w:r>
          </w:hyperlink>
        </w:p>
        <w:p w14:paraId="406A882F" w14:textId="69705E7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5F3AD5">
              <w:rPr>
                <w:noProof/>
                <w:webHidden/>
              </w:rPr>
              <w:t>243</w:t>
            </w:r>
            <w:r w:rsidR="00DD6D68" w:rsidRPr="00903DBA">
              <w:rPr>
                <w:noProof/>
                <w:webHidden/>
              </w:rPr>
              <w:fldChar w:fldCharType="end"/>
            </w:r>
          </w:hyperlink>
        </w:p>
        <w:p w14:paraId="51F7499E" w14:textId="140BB9A1"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5F3AD5">
              <w:rPr>
                <w:noProof/>
                <w:webHidden/>
              </w:rPr>
              <w:t>244</w:t>
            </w:r>
            <w:r w:rsidR="00DD6D68" w:rsidRPr="00903DBA">
              <w:rPr>
                <w:noProof/>
                <w:webHidden/>
              </w:rPr>
              <w:fldChar w:fldCharType="end"/>
            </w:r>
          </w:hyperlink>
        </w:p>
        <w:p w14:paraId="16D0045F" w14:textId="5D935C0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5F3AD5">
              <w:rPr>
                <w:noProof/>
                <w:webHidden/>
              </w:rPr>
              <w:t>245</w:t>
            </w:r>
            <w:r w:rsidR="00DD6D68" w:rsidRPr="00903DBA">
              <w:rPr>
                <w:noProof/>
                <w:webHidden/>
              </w:rPr>
              <w:fldChar w:fldCharType="end"/>
            </w:r>
          </w:hyperlink>
        </w:p>
        <w:p w14:paraId="45447F69" w14:textId="73FD34B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5F3AD5">
              <w:rPr>
                <w:noProof/>
                <w:webHidden/>
              </w:rPr>
              <w:t>247</w:t>
            </w:r>
            <w:r w:rsidR="00DD6D68" w:rsidRPr="00903DBA">
              <w:rPr>
                <w:noProof/>
                <w:webHidden/>
              </w:rPr>
              <w:fldChar w:fldCharType="end"/>
            </w:r>
          </w:hyperlink>
        </w:p>
        <w:p w14:paraId="6FD8C33F" w14:textId="6289D35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5F3AD5">
              <w:rPr>
                <w:noProof/>
                <w:webHidden/>
              </w:rPr>
              <w:t>248</w:t>
            </w:r>
            <w:r w:rsidR="00DD6D68" w:rsidRPr="00903DBA">
              <w:rPr>
                <w:noProof/>
                <w:webHidden/>
              </w:rPr>
              <w:fldChar w:fldCharType="end"/>
            </w:r>
          </w:hyperlink>
        </w:p>
        <w:p w14:paraId="69C73B80" w14:textId="6701731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5F3AD5">
              <w:rPr>
                <w:noProof/>
                <w:webHidden/>
              </w:rPr>
              <w:t>250</w:t>
            </w:r>
            <w:r w:rsidR="00DD6D68" w:rsidRPr="00903DBA">
              <w:rPr>
                <w:noProof/>
                <w:webHidden/>
              </w:rPr>
              <w:fldChar w:fldCharType="end"/>
            </w:r>
          </w:hyperlink>
        </w:p>
        <w:p w14:paraId="1B4281D5" w14:textId="4D2CCD1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5F3AD5">
              <w:rPr>
                <w:noProof/>
                <w:webHidden/>
              </w:rPr>
              <w:t>254</w:t>
            </w:r>
            <w:r w:rsidR="00DD6D68" w:rsidRPr="00903DBA">
              <w:rPr>
                <w:noProof/>
                <w:webHidden/>
              </w:rPr>
              <w:fldChar w:fldCharType="end"/>
            </w:r>
          </w:hyperlink>
        </w:p>
        <w:p w14:paraId="617B842C" w14:textId="24C691E8"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5A8A63E0" w14:textId="341D1D91"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0A2664B1" w14:textId="21104F1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5F3AD5">
              <w:rPr>
                <w:noProof/>
                <w:webHidden/>
              </w:rPr>
              <w:t>257</w:t>
            </w:r>
            <w:r w:rsidR="00DD6D68" w:rsidRPr="00903DBA">
              <w:rPr>
                <w:noProof/>
                <w:webHidden/>
              </w:rPr>
              <w:fldChar w:fldCharType="end"/>
            </w:r>
          </w:hyperlink>
        </w:p>
        <w:p w14:paraId="7DF18562" w14:textId="6E91296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3596EB73" w14:textId="5D265077"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79D37583" w14:textId="2298619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5F3AD5">
              <w:rPr>
                <w:noProof/>
                <w:webHidden/>
              </w:rPr>
              <w:t>261</w:t>
            </w:r>
            <w:r w:rsidR="00DD6D68" w:rsidRPr="00903DBA">
              <w:rPr>
                <w:noProof/>
                <w:webHidden/>
              </w:rPr>
              <w:fldChar w:fldCharType="end"/>
            </w:r>
          </w:hyperlink>
        </w:p>
        <w:p w14:paraId="40502185" w14:textId="309931F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5F3AD5">
              <w:rPr>
                <w:noProof/>
                <w:webHidden/>
              </w:rPr>
              <w:t>262</w:t>
            </w:r>
            <w:r w:rsidR="00DD6D68" w:rsidRPr="00903DBA">
              <w:rPr>
                <w:noProof/>
                <w:webHidden/>
              </w:rPr>
              <w:fldChar w:fldCharType="end"/>
            </w:r>
          </w:hyperlink>
        </w:p>
        <w:p w14:paraId="5D22B9C4" w14:textId="278D1E72"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5F3AD5">
              <w:rPr>
                <w:noProof/>
                <w:webHidden/>
              </w:rPr>
              <w:t>264</w:t>
            </w:r>
            <w:r w:rsidR="00DD6D68" w:rsidRPr="00903DBA">
              <w:rPr>
                <w:noProof/>
                <w:webHidden/>
              </w:rPr>
              <w:fldChar w:fldCharType="end"/>
            </w:r>
          </w:hyperlink>
        </w:p>
        <w:p w14:paraId="183D74DD" w14:textId="01E506E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5F3AD5">
              <w:rPr>
                <w:noProof/>
                <w:webHidden/>
              </w:rPr>
              <w:t>265</w:t>
            </w:r>
            <w:r w:rsidR="00DD6D68" w:rsidRPr="00903DBA">
              <w:rPr>
                <w:noProof/>
                <w:webHidden/>
              </w:rPr>
              <w:fldChar w:fldCharType="end"/>
            </w:r>
          </w:hyperlink>
        </w:p>
        <w:p w14:paraId="08B901E7" w14:textId="03A509B2"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5F3AD5">
              <w:rPr>
                <w:noProof/>
                <w:webHidden/>
              </w:rPr>
              <w:t>268</w:t>
            </w:r>
            <w:r w:rsidR="00DD6D68" w:rsidRPr="00903DBA">
              <w:rPr>
                <w:noProof/>
                <w:webHidden/>
              </w:rPr>
              <w:fldChar w:fldCharType="end"/>
            </w:r>
          </w:hyperlink>
        </w:p>
        <w:p w14:paraId="3C8AB690" w14:textId="394125A0" w:rsidR="00DD6D68" w:rsidRPr="00903DBA" w:rsidRDefault="0016674F">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08A7C45" w14:textId="00A79F0A"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721ABF">
              <w:rPr>
                <w:rStyle w:val="Hyperlnk"/>
                <w:noProof/>
              </w:rPr>
              <w:t>The Windows environment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4BCE2142" w14:textId="3656382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DDEB1AD" w14:textId="497A0F07"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5F3AD5">
              <w:rPr>
                <w:noProof/>
                <w:webHidden/>
              </w:rPr>
              <w:t>273</w:t>
            </w:r>
            <w:r w:rsidR="00DD6D68" w:rsidRPr="00903DBA">
              <w:rPr>
                <w:noProof/>
                <w:webHidden/>
              </w:rPr>
              <w:fldChar w:fldCharType="end"/>
            </w:r>
          </w:hyperlink>
        </w:p>
        <w:p w14:paraId="23530561" w14:textId="7FEF825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5F3AD5">
              <w:rPr>
                <w:noProof/>
                <w:webHidden/>
              </w:rPr>
              <w:t>274</w:t>
            </w:r>
            <w:r w:rsidR="00DD6D68" w:rsidRPr="00903DBA">
              <w:rPr>
                <w:noProof/>
                <w:webHidden/>
              </w:rPr>
              <w:fldChar w:fldCharType="end"/>
            </w:r>
          </w:hyperlink>
        </w:p>
        <w:p w14:paraId="43021150" w14:textId="28CCC9D1"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5F3AD5">
              <w:rPr>
                <w:noProof/>
                <w:webHidden/>
              </w:rPr>
              <w:t>276</w:t>
            </w:r>
            <w:r w:rsidR="00DD6D68" w:rsidRPr="00903DBA">
              <w:rPr>
                <w:noProof/>
                <w:webHidden/>
              </w:rPr>
              <w:fldChar w:fldCharType="end"/>
            </w:r>
          </w:hyperlink>
        </w:p>
        <w:p w14:paraId="415EF0F2" w14:textId="36EC5637"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724E474E" w14:textId="56A69DF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401281E8" w14:textId="1B02EAE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210E83D0" w14:textId="6E59352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44E396EF" w14:textId="5F36BA1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5F3AD5">
              <w:rPr>
                <w:noProof/>
                <w:webHidden/>
              </w:rPr>
              <w:t>279</w:t>
            </w:r>
            <w:r w:rsidR="00DD6D68" w:rsidRPr="00903DBA">
              <w:rPr>
                <w:noProof/>
                <w:webHidden/>
              </w:rPr>
              <w:fldChar w:fldCharType="end"/>
            </w:r>
          </w:hyperlink>
        </w:p>
        <w:p w14:paraId="6A221687" w14:textId="450035F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5F3AD5">
              <w:rPr>
                <w:noProof/>
                <w:webHidden/>
              </w:rPr>
              <w:t>284</w:t>
            </w:r>
            <w:r w:rsidR="00DD6D68" w:rsidRPr="00903DBA">
              <w:rPr>
                <w:noProof/>
                <w:webHidden/>
              </w:rPr>
              <w:fldChar w:fldCharType="end"/>
            </w:r>
          </w:hyperlink>
        </w:p>
        <w:p w14:paraId="38C732BA" w14:textId="5AE43E01"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5F3AD5">
              <w:rPr>
                <w:noProof/>
                <w:webHidden/>
              </w:rPr>
              <w:t>287</w:t>
            </w:r>
            <w:r w:rsidR="00DD6D68" w:rsidRPr="00903DBA">
              <w:rPr>
                <w:noProof/>
                <w:webHidden/>
              </w:rPr>
              <w:fldChar w:fldCharType="end"/>
            </w:r>
          </w:hyperlink>
        </w:p>
        <w:p w14:paraId="4CF1E2CF" w14:textId="7EB9BFB2"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5F3AD5">
              <w:rPr>
                <w:noProof/>
                <w:webHidden/>
              </w:rPr>
              <w:t>288</w:t>
            </w:r>
            <w:r w:rsidR="00DD6D68" w:rsidRPr="00903DBA">
              <w:rPr>
                <w:noProof/>
                <w:webHidden/>
              </w:rPr>
              <w:fldChar w:fldCharType="end"/>
            </w:r>
          </w:hyperlink>
        </w:p>
        <w:p w14:paraId="769705D9" w14:textId="7EC5D742"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5F3AD5">
              <w:rPr>
                <w:noProof/>
                <w:webHidden/>
              </w:rPr>
              <w:t>295</w:t>
            </w:r>
            <w:r w:rsidR="00DD6D68" w:rsidRPr="00903DBA">
              <w:rPr>
                <w:noProof/>
                <w:webHidden/>
              </w:rPr>
              <w:fldChar w:fldCharType="end"/>
            </w:r>
          </w:hyperlink>
        </w:p>
        <w:p w14:paraId="1AC85031" w14:textId="5ABD747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5F3AD5">
              <w:rPr>
                <w:noProof/>
                <w:webHidden/>
              </w:rPr>
              <w:t>296</w:t>
            </w:r>
            <w:r w:rsidR="00DD6D68" w:rsidRPr="00903DBA">
              <w:rPr>
                <w:noProof/>
                <w:webHidden/>
              </w:rPr>
              <w:fldChar w:fldCharType="end"/>
            </w:r>
          </w:hyperlink>
        </w:p>
        <w:p w14:paraId="11B9331B" w14:textId="50003330" w:rsidR="00DD6D68" w:rsidRPr="00903DBA" w:rsidRDefault="0016674F">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08EA5B58" w14:textId="6E3ADAAD"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21BEEBDA" w14:textId="649C26A3"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346ADC78" w14:textId="243E040F"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0298AC02" w14:textId="613DC31F"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5F3AD5">
              <w:rPr>
                <w:noProof/>
                <w:webHidden/>
              </w:rPr>
              <w:t>306</w:t>
            </w:r>
            <w:r w:rsidR="00DD6D68" w:rsidRPr="00903DBA">
              <w:rPr>
                <w:noProof/>
                <w:webHidden/>
              </w:rPr>
              <w:fldChar w:fldCharType="end"/>
            </w:r>
          </w:hyperlink>
        </w:p>
        <w:p w14:paraId="360B75FC" w14:textId="7B55D71C"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5F3AD5">
              <w:rPr>
                <w:noProof/>
                <w:webHidden/>
              </w:rPr>
              <w:t>309</w:t>
            </w:r>
            <w:r w:rsidR="00DD6D68" w:rsidRPr="00903DBA">
              <w:rPr>
                <w:noProof/>
                <w:webHidden/>
              </w:rPr>
              <w:fldChar w:fldCharType="end"/>
            </w:r>
          </w:hyperlink>
        </w:p>
        <w:p w14:paraId="70BA134C" w14:textId="1D48E93A"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5F3AD5">
              <w:rPr>
                <w:noProof/>
                <w:webHidden/>
              </w:rPr>
              <w:t>315</w:t>
            </w:r>
            <w:r w:rsidR="00DD6D68" w:rsidRPr="00903DBA">
              <w:rPr>
                <w:noProof/>
                <w:webHidden/>
              </w:rPr>
              <w:fldChar w:fldCharType="end"/>
            </w:r>
          </w:hyperlink>
        </w:p>
        <w:p w14:paraId="2D8337C8" w14:textId="4AFCCF42"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5F3AD5">
              <w:rPr>
                <w:noProof/>
                <w:webHidden/>
              </w:rPr>
              <w:t>317</w:t>
            </w:r>
            <w:r w:rsidR="00DD6D68" w:rsidRPr="00903DBA">
              <w:rPr>
                <w:noProof/>
                <w:webHidden/>
              </w:rPr>
              <w:fldChar w:fldCharType="end"/>
            </w:r>
          </w:hyperlink>
        </w:p>
        <w:p w14:paraId="1DFFC029" w14:textId="4BCDD111"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5F3AD5">
              <w:rPr>
                <w:noProof/>
                <w:webHidden/>
              </w:rPr>
              <w:t>318</w:t>
            </w:r>
            <w:r w:rsidR="00DD6D68" w:rsidRPr="00903DBA">
              <w:rPr>
                <w:noProof/>
                <w:webHidden/>
              </w:rPr>
              <w:fldChar w:fldCharType="end"/>
            </w:r>
          </w:hyperlink>
        </w:p>
        <w:p w14:paraId="777BA9D3" w14:textId="2172DDD3"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5F3AD5">
              <w:rPr>
                <w:noProof/>
                <w:webHidden/>
              </w:rPr>
              <w:t>320</w:t>
            </w:r>
            <w:r w:rsidR="00DD6D68" w:rsidRPr="00903DBA">
              <w:rPr>
                <w:noProof/>
                <w:webHidden/>
              </w:rPr>
              <w:fldChar w:fldCharType="end"/>
            </w:r>
          </w:hyperlink>
        </w:p>
        <w:p w14:paraId="5E2F080D" w14:textId="02652A8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5F3AD5">
              <w:rPr>
                <w:noProof/>
                <w:webHidden/>
              </w:rPr>
              <w:t>321</w:t>
            </w:r>
            <w:r w:rsidR="00DD6D68" w:rsidRPr="00903DBA">
              <w:rPr>
                <w:noProof/>
                <w:webHidden/>
              </w:rPr>
              <w:fldChar w:fldCharType="end"/>
            </w:r>
          </w:hyperlink>
        </w:p>
        <w:p w14:paraId="4D54B310" w14:textId="30E0C80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45664C92" w14:textId="0286BDF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00945C21" w14:textId="517FD28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5F3AD5">
              <w:rPr>
                <w:noProof/>
                <w:webHidden/>
              </w:rPr>
              <w:t>323</w:t>
            </w:r>
            <w:r w:rsidR="00DD6D68" w:rsidRPr="00903DBA">
              <w:rPr>
                <w:noProof/>
                <w:webHidden/>
              </w:rPr>
              <w:fldChar w:fldCharType="end"/>
            </w:r>
          </w:hyperlink>
        </w:p>
        <w:p w14:paraId="569EFE5B" w14:textId="5DC0564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2C90D4E2" w14:textId="596C010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4B43AFA7" w14:textId="1FD2FC34"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7EB6736E" w14:textId="452A7953"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38773407" w14:textId="23373B5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5F3AD5">
              <w:rPr>
                <w:noProof/>
                <w:webHidden/>
              </w:rPr>
              <w:t>338</w:t>
            </w:r>
            <w:r w:rsidR="00DD6D68" w:rsidRPr="00903DBA">
              <w:rPr>
                <w:noProof/>
                <w:webHidden/>
              </w:rPr>
              <w:fldChar w:fldCharType="end"/>
            </w:r>
          </w:hyperlink>
        </w:p>
        <w:p w14:paraId="5013CE21" w14:textId="4378E82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5F3AD5">
              <w:rPr>
                <w:noProof/>
                <w:webHidden/>
              </w:rPr>
              <w:t>350</w:t>
            </w:r>
            <w:r w:rsidR="00DD6D68" w:rsidRPr="00903DBA">
              <w:rPr>
                <w:noProof/>
                <w:webHidden/>
              </w:rPr>
              <w:fldChar w:fldCharType="end"/>
            </w:r>
          </w:hyperlink>
        </w:p>
        <w:p w14:paraId="22D79CCF" w14:textId="034A9A31"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5F3AD5">
              <w:rPr>
                <w:noProof/>
                <w:webHidden/>
              </w:rPr>
              <w:t>360</w:t>
            </w:r>
            <w:r w:rsidR="00DD6D68" w:rsidRPr="00903DBA">
              <w:rPr>
                <w:noProof/>
                <w:webHidden/>
              </w:rPr>
              <w:fldChar w:fldCharType="end"/>
            </w:r>
          </w:hyperlink>
        </w:p>
        <w:p w14:paraId="44A77C5A" w14:textId="797767C7"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5F3AD5">
              <w:rPr>
                <w:noProof/>
                <w:webHidden/>
              </w:rPr>
              <w:t>366</w:t>
            </w:r>
            <w:r w:rsidR="00DD6D68" w:rsidRPr="00903DBA">
              <w:rPr>
                <w:noProof/>
                <w:webHidden/>
              </w:rPr>
              <w:fldChar w:fldCharType="end"/>
            </w:r>
          </w:hyperlink>
        </w:p>
        <w:p w14:paraId="685A69A6" w14:textId="2FBF8FB0" w:rsidR="00DD6D68" w:rsidRPr="00903DBA" w:rsidRDefault="0016674F">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6F940727" w14:textId="61A1D097"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1CE35B0E" w14:textId="0BF0C740"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5928F38A" w14:textId="5E0F4869"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5F3AD5">
              <w:rPr>
                <w:noProof/>
                <w:webHidden/>
              </w:rPr>
              <w:t>374</w:t>
            </w:r>
            <w:r w:rsidR="00DD6D68" w:rsidRPr="00903DBA">
              <w:rPr>
                <w:noProof/>
                <w:webHidden/>
              </w:rPr>
              <w:fldChar w:fldCharType="end"/>
            </w:r>
          </w:hyperlink>
        </w:p>
        <w:p w14:paraId="1313CB9A" w14:textId="119747A5"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5F3AD5">
              <w:rPr>
                <w:noProof/>
                <w:webHidden/>
              </w:rPr>
              <w:t>378</w:t>
            </w:r>
            <w:r w:rsidR="00DD6D68" w:rsidRPr="00903DBA">
              <w:rPr>
                <w:noProof/>
                <w:webHidden/>
              </w:rPr>
              <w:fldChar w:fldCharType="end"/>
            </w:r>
          </w:hyperlink>
        </w:p>
        <w:p w14:paraId="79769DF2" w14:textId="01DB0718"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5F3AD5">
              <w:rPr>
                <w:noProof/>
                <w:webHidden/>
              </w:rPr>
              <w:t>379</w:t>
            </w:r>
            <w:r w:rsidR="00DD6D68" w:rsidRPr="00903DBA">
              <w:rPr>
                <w:noProof/>
                <w:webHidden/>
              </w:rPr>
              <w:fldChar w:fldCharType="end"/>
            </w:r>
          </w:hyperlink>
        </w:p>
        <w:p w14:paraId="5696464C" w14:textId="3CD5F190"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5F3AD5">
              <w:rPr>
                <w:noProof/>
                <w:webHidden/>
              </w:rPr>
              <w:t>381</w:t>
            </w:r>
            <w:r w:rsidR="00DD6D68" w:rsidRPr="00903DBA">
              <w:rPr>
                <w:noProof/>
                <w:webHidden/>
              </w:rPr>
              <w:fldChar w:fldCharType="end"/>
            </w:r>
          </w:hyperlink>
        </w:p>
        <w:p w14:paraId="5E13B556" w14:textId="19CFAD55"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5F3AD5">
              <w:rPr>
                <w:noProof/>
                <w:webHidden/>
              </w:rPr>
              <w:t>382</w:t>
            </w:r>
            <w:r w:rsidR="00DD6D68" w:rsidRPr="00903DBA">
              <w:rPr>
                <w:noProof/>
                <w:webHidden/>
              </w:rPr>
              <w:fldChar w:fldCharType="end"/>
            </w:r>
          </w:hyperlink>
        </w:p>
        <w:p w14:paraId="35209B61" w14:textId="66385D47"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5F3AD5">
              <w:rPr>
                <w:noProof/>
                <w:webHidden/>
              </w:rPr>
              <w:t>384</w:t>
            </w:r>
            <w:r w:rsidR="00DD6D68" w:rsidRPr="00903DBA">
              <w:rPr>
                <w:noProof/>
                <w:webHidden/>
              </w:rPr>
              <w:fldChar w:fldCharType="end"/>
            </w:r>
          </w:hyperlink>
        </w:p>
        <w:p w14:paraId="3EF5AABC" w14:textId="3330AEFD"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5F3AD5">
              <w:rPr>
                <w:noProof/>
                <w:webHidden/>
              </w:rPr>
              <w:t>385</w:t>
            </w:r>
            <w:r w:rsidR="00DD6D68" w:rsidRPr="00903DBA">
              <w:rPr>
                <w:noProof/>
                <w:webHidden/>
              </w:rPr>
              <w:fldChar w:fldCharType="end"/>
            </w:r>
          </w:hyperlink>
        </w:p>
        <w:p w14:paraId="71A3C79C" w14:textId="75FF31AA"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332D994B" w14:textId="4944A1C5"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775EA231" w14:textId="1490F100"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04812ABD" w14:textId="47BABD7C"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6A514EBA" w14:textId="51715882"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5F3AD5">
              <w:rPr>
                <w:noProof/>
                <w:webHidden/>
              </w:rPr>
              <w:t>392</w:t>
            </w:r>
            <w:r w:rsidR="00DD6D68" w:rsidRPr="00903DBA">
              <w:rPr>
                <w:noProof/>
                <w:webHidden/>
              </w:rPr>
              <w:fldChar w:fldCharType="end"/>
            </w:r>
          </w:hyperlink>
        </w:p>
        <w:p w14:paraId="4C462D01" w14:textId="0B062F7B"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5F3AD5">
              <w:rPr>
                <w:noProof/>
                <w:webHidden/>
              </w:rPr>
              <w:t>397</w:t>
            </w:r>
            <w:r w:rsidR="00DD6D68" w:rsidRPr="00903DBA">
              <w:rPr>
                <w:noProof/>
                <w:webHidden/>
              </w:rPr>
              <w:fldChar w:fldCharType="end"/>
            </w:r>
          </w:hyperlink>
        </w:p>
        <w:p w14:paraId="3B396DBC" w14:textId="5D35E07D"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5F3AD5">
              <w:rPr>
                <w:noProof/>
                <w:webHidden/>
              </w:rPr>
              <w:t>399</w:t>
            </w:r>
            <w:r w:rsidR="00DD6D68" w:rsidRPr="00903DBA">
              <w:rPr>
                <w:noProof/>
                <w:webHidden/>
              </w:rPr>
              <w:fldChar w:fldCharType="end"/>
            </w:r>
          </w:hyperlink>
        </w:p>
        <w:p w14:paraId="25338E21" w14:textId="3DA7AF69"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5F3AD5">
              <w:rPr>
                <w:noProof/>
                <w:webHidden/>
              </w:rPr>
              <w:t>402</w:t>
            </w:r>
            <w:r w:rsidR="00DD6D68" w:rsidRPr="00903DBA">
              <w:rPr>
                <w:noProof/>
                <w:webHidden/>
              </w:rPr>
              <w:fldChar w:fldCharType="end"/>
            </w:r>
          </w:hyperlink>
        </w:p>
        <w:p w14:paraId="45E050BE" w14:textId="78601F49" w:rsidR="00DD6D68" w:rsidRPr="00903DBA" w:rsidRDefault="0016674F">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5F3AD5">
              <w:rPr>
                <w:noProof/>
                <w:webHidden/>
              </w:rPr>
              <w:t>403</w:t>
            </w:r>
            <w:r w:rsidR="00DD6D68" w:rsidRPr="00903DBA">
              <w:rPr>
                <w:noProof/>
                <w:webHidden/>
              </w:rPr>
              <w:fldChar w:fldCharType="end"/>
            </w:r>
          </w:hyperlink>
        </w:p>
        <w:p w14:paraId="4986712C" w14:textId="1A26E55B"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45B09141" w14:textId="78B231B0"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21C15683" w14:textId="2E5456D4" w:rsidR="00DD6D68" w:rsidRPr="00903DBA" w:rsidRDefault="0016674F">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1120A8A6" w14:textId="65BDC40D"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2CF29F9A" w14:textId="5B21131A"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5F3AD5">
              <w:rPr>
                <w:noProof/>
                <w:webHidden/>
              </w:rPr>
              <w:t>413</w:t>
            </w:r>
            <w:r w:rsidR="00DD6D68" w:rsidRPr="00903DBA">
              <w:rPr>
                <w:noProof/>
                <w:webHidden/>
              </w:rPr>
              <w:fldChar w:fldCharType="end"/>
            </w:r>
          </w:hyperlink>
        </w:p>
        <w:p w14:paraId="72E1B2BB" w14:textId="13467C05"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5F3AD5">
              <w:rPr>
                <w:noProof/>
                <w:webHidden/>
              </w:rPr>
              <w:t>414</w:t>
            </w:r>
            <w:r w:rsidR="00DD6D68" w:rsidRPr="00903DBA">
              <w:rPr>
                <w:noProof/>
                <w:webHidden/>
              </w:rPr>
              <w:fldChar w:fldCharType="end"/>
            </w:r>
          </w:hyperlink>
        </w:p>
        <w:p w14:paraId="57929D54" w14:textId="1F4362A9"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5F3AD5">
              <w:rPr>
                <w:noProof/>
                <w:webHidden/>
              </w:rPr>
              <w:t>418</w:t>
            </w:r>
            <w:r w:rsidR="00DD6D68" w:rsidRPr="00903DBA">
              <w:rPr>
                <w:noProof/>
                <w:webHidden/>
              </w:rPr>
              <w:fldChar w:fldCharType="end"/>
            </w:r>
          </w:hyperlink>
        </w:p>
        <w:p w14:paraId="2EAA80D9" w14:textId="07F047FF"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5F3AD5">
              <w:rPr>
                <w:noProof/>
                <w:webHidden/>
              </w:rPr>
              <w:t>420</w:t>
            </w:r>
            <w:r w:rsidR="00DD6D68" w:rsidRPr="00903DBA">
              <w:rPr>
                <w:noProof/>
                <w:webHidden/>
              </w:rPr>
              <w:fldChar w:fldCharType="end"/>
            </w:r>
          </w:hyperlink>
        </w:p>
        <w:p w14:paraId="5E1DDCCC" w14:textId="233F7824" w:rsidR="00DD6D68" w:rsidRPr="00903DBA" w:rsidRDefault="0016674F">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3AAC6164" w14:textId="34E518E4"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022106A9" w14:textId="0756CA36"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48091FE4" w14:textId="15C16F7A"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211944E6" w14:textId="46111C4B"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5F3AD5">
              <w:rPr>
                <w:noProof/>
                <w:webHidden/>
              </w:rPr>
              <w:t>427</w:t>
            </w:r>
            <w:r w:rsidR="00DD6D68" w:rsidRPr="00903DBA">
              <w:rPr>
                <w:noProof/>
                <w:webHidden/>
              </w:rPr>
              <w:fldChar w:fldCharType="end"/>
            </w:r>
          </w:hyperlink>
        </w:p>
        <w:p w14:paraId="6174F894" w14:textId="122F93D2"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5F713B7A" w14:textId="1AC44E89"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16039EE0" w14:textId="0A739A9D" w:rsidR="00DD6D68" w:rsidRPr="00903DBA" w:rsidRDefault="0016674F">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5F3AD5">
              <w:rPr>
                <w:noProof/>
                <w:webHidden/>
              </w:rPr>
              <w:t>430</w:t>
            </w:r>
            <w:r w:rsidR="00DD6D68" w:rsidRPr="00903DBA">
              <w:rPr>
                <w:noProof/>
                <w:webHidden/>
              </w:rPr>
              <w:fldChar w:fldCharType="end"/>
            </w:r>
          </w:hyperlink>
        </w:p>
        <w:p w14:paraId="23F2ABE7" w14:textId="48FA0AAE" w:rsidR="00DD6D68" w:rsidRPr="00903DBA" w:rsidRDefault="0016674F">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2FB97D0F" w14:textId="19B6072D"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79FF6E81" w14:textId="20A2F61E"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5F3AD5">
              <w:rPr>
                <w:noProof/>
                <w:webHidden/>
              </w:rPr>
              <w:t>433</w:t>
            </w:r>
            <w:r w:rsidR="00DD6D68" w:rsidRPr="00903DBA">
              <w:rPr>
                <w:noProof/>
                <w:webHidden/>
              </w:rPr>
              <w:fldChar w:fldCharType="end"/>
            </w:r>
          </w:hyperlink>
        </w:p>
        <w:p w14:paraId="573F44B2" w14:textId="7C25CD31"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313B47FE" w14:textId="4B992455"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4A45A142" w14:textId="098E63B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6C482D7A" w14:textId="01C797B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5F3AD5">
              <w:rPr>
                <w:noProof/>
                <w:webHidden/>
              </w:rPr>
              <w:t>435</w:t>
            </w:r>
            <w:r w:rsidR="00DD6D68" w:rsidRPr="00903DBA">
              <w:rPr>
                <w:noProof/>
                <w:webHidden/>
              </w:rPr>
              <w:fldChar w:fldCharType="end"/>
            </w:r>
          </w:hyperlink>
        </w:p>
        <w:p w14:paraId="28058C9F" w14:textId="7E746F2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77F0676E" w14:textId="7527232F"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5CBCE597" w14:textId="66BE648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5F3AD5">
              <w:rPr>
                <w:noProof/>
                <w:webHidden/>
              </w:rPr>
              <w:t>437</w:t>
            </w:r>
            <w:r w:rsidR="00DD6D68" w:rsidRPr="00903DBA">
              <w:rPr>
                <w:noProof/>
                <w:webHidden/>
              </w:rPr>
              <w:fldChar w:fldCharType="end"/>
            </w:r>
          </w:hyperlink>
        </w:p>
        <w:p w14:paraId="55C0AACB" w14:textId="505A4DCE"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5F3AD5">
              <w:rPr>
                <w:noProof/>
                <w:webHidden/>
              </w:rPr>
              <w:t>438</w:t>
            </w:r>
            <w:r w:rsidR="00DD6D68" w:rsidRPr="00903DBA">
              <w:rPr>
                <w:noProof/>
                <w:webHidden/>
              </w:rPr>
              <w:fldChar w:fldCharType="end"/>
            </w:r>
          </w:hyperlink>
        </w:p>
        <w:p w14:paraId="5B651EE3" w14:textId="2EE6AB30"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515ECEF1" w14:textId="20202EAC"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3D35E3A5" w14:textId="7F49D4C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576B0097" w14:textId="6A150272"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3F027DEB" w14:textId="3559E6E5"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5F3AD5">
              <w:rPr>
                <w:noProof/>
                <w:webHidden/>
              </w:rPr>
              <w:t>441</w:t>
            </w:r>
            <w:r w:rsidR="00DD6D68" w:rsidRPr="00903DBA">
              <w:rPr>
                <w:noProof/>
                <w:webHidden/>
              </w:rPr>
              <w:fldChar w:fldCharType="end"/>
            </w:r>
          </w:hyperlink>
        </w:p>
        <w:p w14:paraId="5DA56AC6" w14:textId="53D7490A"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2DFE15EE" w14:textId="4ED71E57"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079C29CD" w14:textId="671E36BF"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0CFC44E3" w14:textId="3136EC49"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44EB80C5" w14:textId="3C224B1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19B7EA46" w14:textId="70F45611"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3FA337B4" w14:textId="7A942BC8"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739CB7AC" w14:textId="0DE5F05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5E3F4608" w14:textId="731F5258"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3C6E872F" w14:textId="0579B6F3"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7744ED96" w14:textId="364063A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2A5B99B1" w14:textId="3848BA7B"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1723DB11" w14:textId="41EAC03E"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5597E4C1" w14:textId="09EB13DA"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3F2FA830" w14:textId="3B84B9C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5F3AD5">
              <w:rPr>
                <w:noProof/>
                <w:webHidden/>
              </w:rPr>
              <w:t>451</w:t>
            </w:r>
            <w:r w:rsidR="00DD6D68" w:rsidRPr="00903DBA">
              <w:rPr>
                <w:noProof/>
                <w:webHidden/>
              </w:rPr>
              <w:fldChar w:fldCharType="end"/>
            </w:r>
          </w:hyperlink>
        </w:p>
        <w:p w14:paraId="22541EBE" w14:textId="7DD34016"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5F3AD5">
              <w:rPr>
                <w:noProof/>
                <w:webHidden/>
              </w:rPr>
              <w:t>452</w:t>
            </w:r>
            <w:r w:rsidR="00DD6D68" w:rsidRPr="00903DBA">
              <w:rPr>
                <w:noProof/>
                <w:webHidden/>
              </w:rPr>
              <w:fldChar w:fldCharType="end"/>
            </w:r>
          </w:hyperlink>
        </w:p>
        <w:p w14:paraId="102C28AE" w14:textId="5ABBBF0D"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092163E5" w14:textId="7C9B1474" w:rsidR="00DD6D68" w:rsidRPr="00903DBA" w:rsidRDefault="0016674F">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61020302" w14:textId="38898075"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253A541F" w14:textId="5C3C9D22"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5F3AD5">
              <w:rPr>
                <w:noProof/>
                <w:webHidden/>
              </w:rPr>
              <w:t>454</w:t>
            </w:r>
            <w:r w:rsidR="00DD6D68" w:rsidRPr="00903DBA">
              <w:rPr>
                <w:noProof/>
                <w:webHidden/>
              </w:rPr>
              <w:fldChar w:fldCharType="end"/>
            </w:r>
          </w:hyperlink>
        </w:p>
        <w:p w14:paraId="49B9EE6C" w14:textId="6DAE42CD"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CFC71CF" w14:textId="767D6FB4"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BA70476" w14:textId="5964F3B0"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5F3AD5">
              <w:rPr>
                <w:noProof/>
                <w:webHidden/>
              </w:rPr>
              <w:t>457</w:t>
            </w:r>
            <w:r w:rsidR="00DD6D68" w:rsidRPr="00903DBA">
              <w:rPr>
                <w:noProof/>
                <w:webHidden/>
              </w:rPr>
              <w:fldChar w:fldCharType="end"/>
            </w:r>
          </w:hyperlink>
        </w:p>
        <w:p w14:paraId="51632338" w14:textId="54330E4B"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5F3AD5">
              <w:rPr>
                <w:noProof/>
                <w:webHidden/>
              </w:rPr>
              <w:t>458</w:t>
            </w:r>
            <w:r w:rsidR="00DD6D68" w:rsidRPr="00903DBA">
              <w:rPr>
                <w:noProof/>
                <w:webHidden/>
              </w:rPr>
              <w:fldChar w:fldCharType="end"/>
            </w:r>
          </w:hyperlink>
        </w:p>
        <w:p w14:paraId="634AFB06" w14:textId="47FF3BA2"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4E8D13A8" w14:textId="786EC768"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15380540" w14:textId="006A79D2"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5F3AD5">
              <w:rPr>
                <w:noProof/>
                <w:webHidden/>
              </w:rPr>
              <w:t>460</w:t>
            </w:r>
            <w:r w:rsidR="00DD6D68" w:rsidRPr="00903DBA">
              <w:rPr>
                <w:noProof/>
                <w:webHidden/>
              </w:rPr>
              <w:fldChar w:fldCharType="end"/>
            </w:r>
          </w:hyperlink>
        </w:p>
        <w:p w14:paraId="212E2D56" w14:textId="40C1D724"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038E01DB" w14:textId="026E93E5"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79E9D837" w14:textId="2CEF1F06"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5F3AD5">
              <w:rPr>
                <w:noProof/>
                <w:webHidden/>
              </w:rPr>
              <w:t>465</w:t>
            </w:r>
            <w:r w:rsidR="00DD6D68" w:rsidRPr="00903DBA">
              <w:rPr>
                <w:noProof/>
                <w:webHidden/>
              </w:rPr>
              <w:fldChar w:fldCharType="end"/>
            </w:r>
          </w:hyperlink>
        </w:p>
        <w:p w14:paraId="1B18B5E3" w14:textId="68C1EFEE"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1E067B57" w14:textId="725D84B9"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79B68315" w14:textId="53810672"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5F3AD5">
              <w:rPr>
                <w:noProof/>
                <w:webHidden/>
              </w:rPr>
              <w:t>467</w:t>
            </w:r>
            <w:r w:rsidR="00DD6D68" w:rsidRPr="00903DBA">
              <w:rPr>
                <w:noProof/>
                <w:webHidden/>
              </w:rPr>
              <w:fldChar w:fldCharType="end"/>
            </w:r>
          </w:hyperlink>
        </w:p>
        <w:p w14:paraId="69CFAB98" w14:textId="345C9F11"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5EF6E6DE" w14:textId="5821AD68"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4103CE21" w14:textId="5352BCEF"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5F3AD5">
              <w:rPr>
                <w:noProof/>
                <w:webHidden/>
              </w:rPr>
              <w:t>469</w:t>
            </w:r>
            <w:r w:rsidR="00DD6D68" w:rsidRPr="00903DBA">
              <w:rPr>
                <w:noProof/>
                <w:webHidden/>
              </w:rPr>
              <w:fldChar w:fldCharType="end"/>
            </w:r>
          </w:hyperlink>
        </w:p>
        <w:p w14:paraId="4A07AF04" w14:textId="7DDF5ABD"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5F3AD5">
              <w:rPr>
                <w:noProof/>
                <w:webHidden/>
              </w:rPr>
              <w:t>470</w:t>
            </w:r>
            <w:r w:rsidR="00DD6D68" w:rsidRPr="00903DBA">
              <w:rPr>
                <w:noProof/>
                <w:webHidden/>
              </w:rPr>
              <w:fldChar w:fldCharType="end"/>
            </w:r>
          </w:hyperlink>
        </w:p>
        <w:p w14:paraId="23D1FCEE" w14:textId="7C5FF644"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49E0ED15" w14:textId="6CE33556"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54F4286D" w14:textId="12302193"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5F3AD5">
              <w:rPr>
                <w:noProof/>
                <w:webHidden/>
              </w:rPr>
              <w:t>472</w:t>
            </w:r>
            <w:r w:rsidR="00DD6D68" w:rsidRPr="00903DBA">
              <w:rPr>
                <w:noProof/>
                <w:webHidden/>
              </w:rPr>
              <w:fldChar w:fldCharType="end"/>
            </w:r>
          </w:hyperlink>
        </w:p>
        <w:p w14:paraId="35BFC9B8" w14:textId="11187BAD"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5F3AD5">
              <w:rPr>
                <w:noProof/>
                <w:webHidden/>
              </w:rPr>
              <w:t>473</w:t>
            </w:r>
            <w:r w:rsidR="00DD6D68" w:rsidRPr="00903DBA">
              <w:rPr>
                <w:noProof/>
                <w:webHidden/>
              </w:rPr>
              <w:fldChar w:fldCharType="end"/>
            </w:r>
          </w:hyperlink>
        </w:p>
        <w:p w14:paraId="19AA75CE" w14:textId="78C64ADD"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3B763122" w14:textId="40089FC8"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4047C243" w14:textId="17EE32BD"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1BF4672C" w14:textId="02006993"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0A26CCDE" w14:textId="530945E4"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0D8E17E0" w14:textId="799B2358" w:rsidR="00DD6D68" w:rsidRPr="00903DBA" w:rsidRDefault="0016674F">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1F369AD5" w14:textId="75DB260F" w:rsidR="00DD6D68" w:rsidRPr="00903DBA" w:rsidRDefault="0016674F">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5F3AD5">
              <w:rPr>
                <w:noProof/>
                <w:webHidden/>
              </w:rPr>
              <w:t>477</w:t>
            </w:r>
            <w:r w:rsidR="00DD6D68" w:rsidRPr="00903DBA">
              <w:rPr>
                <w:noProof/>
                <w:webHidden/>
              </w:rPr>
              <w:fldChar w:fldCharType="end"/>
            </w:r>
          </w:hyperlink>
        </w:p>
        <w:p w14:paraId="0CDEA889" w14:textId="5EA78E2E" w:rsidR="00DD6D68" w:rsidRPr="00903DBA" w:rsidRDefault="0016674F">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5F3AD5">
              <w:rPr>
                <w:noProof/>
                <w:webHidden/>
              </w:rPr>
              <w:t>478</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D47EB7" w:rsidRPr="00D2146B" w:rsidRDefault="00D47EB7"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D47EB7" w:rsidRPr="00D2146B" w:rsidRDefault="00D47EB7"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D47EB7" w:rsidRDefault="00D47EB7"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D47EB7" w:rsidRDefault="00D47EB7" w:rsidP="00942B30">
                              <w:pPr>
                                <w:spacing w:before="60" w:line="256" w:lineRule="auto"/>
                                <w:jc w:val="center"/>
                                <w:rPr>
                                  <w:sz w:val="24"/>
                                  <w:szCs w:val="24"/>
                                </w:rPr>
                              </w:pPr>
                              <w:r>
                                <w:rPr>
                                  <w:rFonts w:eastAsia="Calibri"/>
                                  <w:color w:val="000000"/>
                                  <w:sz w:val="18"/>
                                  <w:szCs w:val="18"/>
                                </w:rPr>
                                <w:t>Parser</w:t>
                              </w:r>
                            </w:p>
                            <w:p w14:paraId="1ABFD117" w14:textId="77777777" w:rsidR="00D47EB7" w:rsidRDefault="00D47EB7"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D47EB7" w:rsidRDefault="00D47EB7" w:rsidP="003727AB">
                              <w:pPr>
                                <w:spacing w:before="60" w:line="254" w:lineRule="auto"/>
                                <w:jc w:val="center"/>
                                <w:rPr>
                                  <w:sz w:val="24"/>
                                  <w:szCs w:val="24"/>
                                </w:rPr>
                              </w:pPr>
                              <w:r>
                                <w:rPr>
                                  <w:rFonts w:eastAsia="Calibri"/>
                                  <w:color w:val="000000"/>
                                  <w:sz w:val="18"/>
                                  <w:szCs w:val="18"/>
                                </w:rPr>
                                <w:t>Scanner</w:t>
                              </w:r>
                            </w:p>
                            <w:p w14:paraId="03FD0412" w14:textId="77777777" w:rsidR="00D47EB7" w:rsidRDefault="00D47EB7"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D47EB7" w:rsidRDefault="00D47EB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47EB7" w:rsidRDefault="00D47EB7" w:rsidP="003567A1">
                              <w:pPr>
                                <w:spacing w:before="0" w:line="252" w:lineRule="auto"/>
                                <w:jc w:val="center"/>
                                <w:rPr>
                                  <w:sz w:val="24"/>
                                  <w:szCs w:val="24"/>
                                </w:rPr>
                              </w:pPr>
                            </w:p>
                            <w:p w14:paraId="217B84F7" w14:textId="77777777" w:rsidR="00D47EB7" w:rsidRDefault="00D47EB7"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D47EB7" w:rsidRDefault="00D47EB7"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D47EB7" w:rsidRPr="00EF6288" w:rsidRDefault="00D47EB7"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D47EB7" w:rsidRDefault="00D47EB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47EB7" w:rsidRDefault="00D47EB7"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D47EB7" w:rsidRDefault="00D47EB7"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D47EB7" w:rsidRPr="00E962F6" w:rsidRDefault="00D47EB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D47EB7" w:rsidRDefault="00D47EB7"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D47EB7" w:rsidRDefault="00D47EB7"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D47EB7" w:rsidRDefault="00D47EB7"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D47EB7" w:rsidRDefault="00D47EB7"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D47EB7" w:rsidRDefault="00D47EB7"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D47EB7" w:rsidRPr="00D2146B" w:rsidRDefault="00D47EB7"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D47EB7" w:rsidRPr="00D2146B" w:rsidRDefault="00D47EB7"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D47EB7" w:rsidRDefault="00D47EB7"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D47EB7" w:rsidRDefault="00D47EB7" w:rsidP="00942B30">
                        <w:pPr>
                          <w:spacing w:before="60" w:line="256" w:lineRule="auto"/>
                          <w:jc w:val="center"/>
                          <w:rPr>
                            <w:sz w:val="24"/>
                            <w:szCs w:val="24"/>
                          </w:rPr>
                        </w:pPr>
                        <w:r>
                          <w:rPr>
                            <w:rFonts w:eastAsia="Calibri"/>
                            <w:color w:val="000000"/>
                            <w:sz w:val="18"/>
                            <w:szCs w:val="18"/>
                          </w:rPr>
                          <w:t>Parser</w:t>
                        </w:r>
                      </w:p>
                      <w:p w14:paraId="1ABFD117" w14:textId="77777777" w:rsidR="00D47EB7" w:rsidRDefault="00D47EB7"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D47EB7" w:rsidRDefault="00D47EB7" w:rsidP="003727AB">
                        <w:pPr>
                          <w:spacing w:before="60" w:line="254" w:lineRule="auto"/>
                          <w:jc w:val="center"/>
                          <w:rPr>
                            <w:sz w:val="24"/>
                            <w:szCs w:val="24"/>
                          </w:rPr>
                        </w:pPr>
                        <w:r>
                          <w:rPr>
                            <w:rFonts w:eastAsia="Calibri"/>
                            <w:color w:val="000000"/>
                            <w:sz w:val="18"/>
                            <w:szCs w:val="18"/>
                          </w:rPr>
                          <w:t>Scanner</w:t>
                        </w:r>
                      </w:p>
                      <w:p w14:paraId="03FD0412" w14:textId="77777777" w:rsidR="00D47EB7" w:rsidRDefault="00D47EB7"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D47EB7" w:rsidRDefault="00D47EB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47EB7" w:rsidRDefault="00D47EB7" w:rsidP="003567A1">
                        <w:pPr>
                          <w:spacing w:before="0" w:line="252" w:lineRule="auto"/>
                          <w:jc w:val="center"/>
                          <w:rPr>
                            <w:sz w:val="24"/>
                            <w:szCs w:val="24"/>
                          </w:rPr>
                        </w:pPr>
                      </w:p>
                      <w:p w14:paraId="217B84F7" w14:textId="77777777" w:rsidR="00D47EB7" w:rsidRDefault="00D47EB7"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D47EB7" w:rsidRDefault="00D47EB7"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D47EB7" w:rsidRPr="00EF6288" w:rsidRDefault="00D47EB7"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D47EB7" w:rsidRDefault="00D47EB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47EB7" w:rsidRDefault="00D47EB7"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D47EB7" w:rsidRDefault="00D47EB7"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D47EB7" w:rsidRPr="00E962F6" w:rsidRDefault="00D47EB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D47EB7" w:rsidRDefault="00D47EB7"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D47EB7" w:rsidRDefault="00D47EB7"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D47EB7" w:rsidRDefault="00D47EB7"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D47EB7" w:rsidRDefault="00D47EB7"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D47EB7" w:rsidRDefault="00D47EB7"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D47EB7" w:rsidRPr="00D2146B" w:rsidRDefault="00D47EB7"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D47EB7" w:rsidRPr="00D2146B" w:rsidRDefault="00D47EB7"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D47EB7" w:rsidRDefault="00D47EB7"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D47EB7" w:rsidRDefault="00D47EB7" w:rsidP="00541B67">
                              <w:pPr>
                                <w:spacing w:before="60" w:line="256" w:lineRule="auto"/>
                                <w:jc w:val="center"/>
                                <w:rPr>
                                  <w:sz w:val="24"/>
                                  <w:szCs w:val="24"/>
                                </w:rPr>
                              </w:pPr>
                              <w:r>
                                <w:rPr>
                                  <w:rFonts w:eastAsia="Calibri"/>
                                  <w:color w:val="000000"/>
                                  <w:sz w:val="18"/>
                                  <w:szCs w:val="18"/>
                                </w:rPr>
                                <w:t>Parser</w:t>
                              </w:r>
                            </w:p>
                            <w:p w14:paraId="738A4637" w14:textId="77777777" w:rsidR="00D47EB7" w:rsidRDefault="00D47EB7"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D47EB7" w:rsidRDefault="00D47EB7" w:rsidP="00541B67">
                              <w:pPr>
                                <w:spacing w:before="60" w:line="254" w:lineRule="auto"/>
                                <w:jc w:val="center"/>
                                <w:rPr>
                                  <w:sz w:val="24"/>
                                  <w:szCs w:val="24"/>
                                </w:rPr>
                              </w:pPr>
                              <w:r>
                                <w:rPr>
                                  <w:rFonts w:eastAsia="Calibri"/>
                                  <w:color w:val="000000"/>
                                  <w:sz w:val="18"/>
                                  <w:szCs w:val="18"/>
                                </w:rPr>
                                <w:t>Scanner</w:t>
                              </w:r>
                            </w:p>
                            <w:p w14:paraId="1FC59E41" w14:textId="77777777" w:rsidR="00D47EB7" w:rsidRDefault="00D47EB7"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D47EB7" w:rsidRDefault="00D47EB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47EB7" w:rsidRDefault="00D47EB7" w:rsidP="00541B67">
                              <w:pPr>
                                <w:spacing w:before="0" w:line="252" w:lineRule="auto"/>
                                <w:jc w:val="center"/>
                                <w:rPr>
                                  <w:sz w:val="24"/>
                                  <w:szCs w:val="24"/>
                                </w:rPr>
                              </w:pPr>
                            </w:p>
                            <w:p w14:paraId="1164C4DA" w14:textId="77777777" w:rsidR="00D47EB7" w:rsidRDefault="00D47EB7"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D47EB7" w:rsidRDefault="00D47EB7"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D47EB7" w:rsidRPr="00EF6288" w:rsidRDefault="00D47EB7"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D47EB7" w:rsidRDefault="00D47EB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47EB7" w:rsidRDefault="00D47EB7"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D47EB7" w:rsidRDefault="00D47EB7"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D47EB7" w:rsidRPr="00E962F6" w:rsidRDefault="00D47EB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D47EB7" w:rsidRDefault="00D47EB7"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D47EB7" w:rsidRDefault="00D47EB7"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D47EB7" w:rsidRDefault="00D47EB7"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D47EB7" w:rsidRDefault="00D47EB7"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D47EB7" w:rsidRDefault="00D47EB7"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D47EB7" w:rsidRPr="00D2146B" w:rsidRDefault="00D47EB7"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D47EB7" w:rsidRPr="00D2146B" w:rsidRDefault="00D47EB7"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D47EB7" w:rsidRDefault="00D47EB7"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D47EB7" w:rsidRDefault="00D47EB7" w:rsidP="00541B67">
                        <w:pPr>
                          <w:spacing w:before="60" w:line="256" w:lineRule="auto"/>
                          <w:jc w:val="center"/>
                          <w:rPr>
                            <w:sz w:val="24"/>
                            <w:szCs w:val="24"/>
                          </w:rPr>
                        </w:pPr>
                        <w:r>
                          <w:rPr>
                            <w:rFonts w:eastAsia="Calibri"/>
                            <w:color w:val="000000"/>
                            <w:sz w:val="18"/>
                            <w:szCs w:val="18"/>
                          </w:rPr>
                          <w:t>Parser</w:t>
                        </w:r>
                      </w:p>
                      <w:p w14:paraId="738A4637" w14:textId="77777777" w:rsidR="00D47EB7" w:rsidRDefault="00D47EB7"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D47EB7" w:rsidRDefault="00D47EB7" w:rsidP="00541B67">
                        <w:pPr>
                          <w:spacing w:before="60" w:line="254" w:lineRule="auto"/>
                          <w:jc w:val="center"/>
                          <w:rPr>
                            <w:sz w:val="24"/>
                            <w:szCs w:val="24"/>
                          </w:rPr>
                        </w:pPr>
                        <w:r>
                          <w:rPr>
                            <w:rFonts w:eastAsia="Calibri"/>
                            <w:color w:val="000000"/>
                            <w:sz w:val="18"/>
                            <w:szCs w:val="18"/>
                          </w:rPr>
                          <w:t>Scanner</w:t>
                        </w:r>
                      </w:p>
                      <w:p w14:paraId="1FC59E41" w14:textId="77777777" w:rsidR="00D47EB7" w:rsidRDefault="00D47EB7"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D47EB7" w:rsidRDefault="00D47EB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47EB7" w:rsidRDefault="00D47EB7" w:rsidP="00541B67">
                        <w:pPr>
                          <w:spacing w:before="0" w:line="252" w:lineRule="auto"/>
                          <w:jc w:val="center"/>
                          <w:rPr>
                            <w:sz w:val="24"/>
                            <w:szCs w:val="24"/>
                          </w:rPr>
                        </w:pPr>
                      </w:p>
                      <w:p w14:paraId="1164C4DA" w14:textId="77777777" w:rsidR="00D47EB7" w:rsidRDefault="00D47EB7"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D47EB7" w:rsidRDefault="00D47EB7"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D47EB7" w:rsidRPr="00EF6288" w:rsidRDefault="00D47EB7"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D47EB7" w:rsidRDefault="00D47EB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47EB7" w:rsidRDefault="00D47EB7"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D47EB7" w:rsidRDefault="00D47EB7"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D47EB7" w:rsidRPr="00E962F6" w:rsidRDefault="00D47EB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D47EB7" w:rsidRDefault="00D47EB7"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D47EB7" w:rsidRDefault="00D47EB7"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D47EB7" w:rsidRDefault="00D47EB7"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D47EB7" w:rsidRDefault="00D47EB7"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D47EB7" w:rsidRDefault="00D47EB7"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70C87A69"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3AD5">
        <w:t>0</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4C261283"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5F3AD5">
        <w:t>14.14</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1C2BF532"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4F00056C"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08A42838"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7D004F01"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5F3AD5">
        <w:t>D</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33497F8F"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5F3AD5">
        <w:rPr>
          <w:highlight w:val="white"/>
        </w:rPr>
        <w:t>F</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116DFA5B"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3AD5">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proofErr w:type="gramStart"/>
      <w:r w:rsidR="00C52DCF" w:rsidRPr="00E65FE6">
        <w:t>square</w:t>
      </w:r>
      <w:r w:rsidR="00E667B3" w:rsidRPr="00E65FE6">
        <w:t>(</w:t>
      </w:r>
      <w:proofErr w:type="gramEnd"/>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 xml:space="preserve">We need to do this </w:t>
      </w:r>
      <w:proofErr w:type="gramStart"/>
      <w:r w:rsidR="00B73351" w:rsidRPr="00903DBA">
        <w:rPr>
          <w:highlight w:val="white"/>
        </w:rPr>
        <w:t>in order for</w:t>
      </w:r>
      <w:proofErr w:type="gramEnd"/>
      <w:r w:rsidR="00B73351" w:rsidRPr="00903DBA">
        <w:rPr>
          <w:highlight w:val="white"/>
        </w:rPr>
        <w:t xml:space="preserve">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6679A579"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3AD5">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 xml:space="preserve">i : </w:t>
      </w:r>
      <w:proofErr w:type="gramStart"/>
      <w:r w:rsidR="007C241D" w:rsidRPr="00030ADC">
        <w:rPr>
          <w:rStyle w:val="KeyWord0"/>
          <w:highlight w:val="white"/>
        </w:rPr>
        <w:t>3;</w:t>
      </w:r>
      <w:r w:rsidR="009238D7">
        <w:rPr>
          <w:highlight w:val="white"/>
        </w:rPr>
        <w:t>.</w:t>
      </w:r>
      <w:proofErr w:type="gramEnd"/>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xml:space="preserve">, </w:t>
      </w:r>
      <w:proofErr w:type="gramStart"/>
      <w:r w:rsidR="00295C85">
        <w:rPr>
          <w:highlight w:val="white"/>
        </w:rPr>
        <w:t>in order to</w:t>
      </w:r>
      <w:proofErr w:type="gramEnd"/>
      <w:r w:rsidR="00295C85">
        <w:rPr>
          <w:highlight w:val="white"/>
        </w:rPr>
        <w:t xml:space="preserve">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 xml:space="preserve">int </w:t>
      </w:r>
      <w:proofErr w:type="gramStart"/>
      <w:r w:rsidR="00AB3900" w:rsidRPr="00536E7A">
        <w:rPr>
          <w:rStyle w:val="KeyWord0"/>
          <w:highlight w:val="white"/>
        </w:rPr>
        <w:t>i;</w:t>
      </w:r>
      <w:r w:rsidR="00FD68C7">
        <w:rPr>
          <w:highlight w:val="white"/>
        </w:rPr>
        <w:t>,</w:t>
      </w:r>
      <w:proofErr w:type="gramEnd"/>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proofErr w:type="gramStart"/>
      <w:r w:rsidR="00536E7A" w:rsidRPr="00536E7A">
        <w:rPr>
          <w:rStyle w:val="KeyWord0"/>
          <w:highlight w:val="white"/>
        </w:rPr>
        <w:t>);</w:t>
      </w:r>
      <w:r w:rsidR="00536E7A">
        <w:rPr>
          <w:highlight w:val="white"/>
        </w:rPr>
        <w:t>,</w:t>
      </w:r>
      <w:proofErr w:type="gramEnd"/>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990"/>
            <w:gridCol w:w="2126"/>
            <w:gridCol w:w="990"/>
            <w:gridCol w:w="2127"/>
            <w:gridCol w:w="990"/>
            <w:gridCol w:w="2127"/>
            <w:gridCol w:w="990"/>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proofErr w:type="gramStart"/>
      <w:r w:rsidRPr="00903DBA">
        <w:rPr>
          <w:highlight w:val="white"/>
        </w:rPr>
        <w:t>Similar to</w:t>
      </w:r>
      <w:proofErr w:type="gramEnd"/>
      <w:r w:rsidRPr="00903DBA">
        <w:rPr>
          <w:highlight w:val="white"/>
        </w:rPr>
        <w:t xml:space="preserve">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723AEF27"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5F3AD5">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proofErr w:type="gramStart"/>
            <w:r w:rsidR="00A76052">
              <w:t>false-set</w:t>
            </w:r>
            <w:r>
              <w:t>s</w:t>
            </w:r>
            <w:proofErr w:type="gramEnd"/>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3E6C07E6"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5F3AD5">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proofErr w:type="gramStart"/>
      <w:r w:rsidR="009C3C27">
        <w:t>true-set</w:t>
      </w:r>
      <w:proofErr w:type="gramEnd"/>
      <w:r w:rsidRPr="00903DBA">
        <w:t xml:space="preserve">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 xml:space="preserve">The </w:t>
      </w:r>
      <w:proofErr w:type="gramStart"/>
      <w:r w:rsidRPr="00903DBA">
        <w:t>For</w:t>
      </w:r>
      <w:proofErr w:type="gramEnd"/>
      <w:r w:rsidRPr="00903DBA">
        <w:t xml:space="preserve">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5EEA42A2" w:rsidR="006A7B9E" w:rsidRPr="00903DBA" w:rsidRDefault="006A7B9E" w:rsidP="006A7B9E">
      <w:r w:rsidRPr="00903DBA">
        <w:t xml:space="preserve">An expression statement is an optional expression followed by a semicolon. The expression is evaluated and its true and </w:t>
      </w:r>
      <w:proofErr w:type="gramStart"/>
      <w:r w:rsidR="00A76052">
        <w:t>false-set</w:t>
      </w:r>
      <w:r w:rsidRPr="00903DBA">
        <w:t>s</w:t>
      </w:r>
      <w:proofErr w:type="gramEnd"/>
      <w:r w:rsidRPr="00903DBA">
        <w:t xml:space="preserve">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3AD5">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proofErr w:type="gramStart"/>
      <w:r w:rsidR="009C3C27">
        <w:rPr>
          <w:highlight w:val="white"/>
        </w:rPr>
        <w:t>next-set</w:t>
      </w:r>
      <w:proofErr w:type="gramEnd"/>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proofErr w:type="gramStart"/>
      <w:r w:rsidR="009C3C27">
        <w:rPr>
          <w:highlight w:val="white"/>
        </w:rPr>
        <w:t>next-set</w:t>
      </w:r>
      <w:proofErr w:type="gramEnd"/>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 xml:space="preserve">When performing a call to a function which address is stored in a pointer </w:t>
      </w:r>
      <w:proofErr w:type="gramStart"/>
      <w:r w:rsidRPr="00903DBA">
        <w:t>variable</w:t>
      </w:r>
      <w:proofErr w:type="gramEnd"/>
      <w:r w:rsidRPr="00903DBA">
        <w:t xml:space="preserv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proofErr w:type="gramStart"/>
      <w:r>
        <w:rPr>
          <w:highlight w:val="white"/>
        </w:rPr>
        <w:t>Similar to</w:t>
      </w:r>
      <w:proofErr w:type="gramEnd"/>
      <w:r>
        <w:rPr>
          <w:highlight w:val="white"/>
        </w:rPr>
        <w:t xml:space="preserve">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 xml:space="preserve">On several </w:t>
      </w:r>
      <w:proofErr w:type="gramStart"/>
      <w:r>
        <w:rPr>
          <w:highlight w:val="white"/>
        </w:rPr>
        <w:t>occasions</w:t>
      </w:r>
      <w:r w:rsidR="00DB6979">
        <w:rPr>
          <w:highlight w:val="white"/>
        </w:rPr>
        <w:t xml:space="preserve"> </w:t>
      </w:r>
      <w:r w:rsidR="00547045">
        <w:rPr>
          <w:highlight w:val="white"/>
        </w:rPr>
        <w:t>,</w:t>
      </w:r>
      <w:r w:rsidR="00DB6979">
        <w:rPr>
          <w:highlight w:val="white"/>
        </w:rPr>
        <w:t>such</w:t>
      </w:r>
      <w:proofErr w:type="gramEnd"/>
      <w:r w:rsidR="00DB6979">
        <w:rPr>
          <w:highlight w:val="white"/>
        </w:rPr>
        <w:t xml:space="preserve">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w:t>
      </w:r>
      <w:proofErr w:type="gramStart"/>
      <w:r w:rsidRPr="00903DBA">
        <w:t>is</w:t>
      </w:r>
      <w:proofErr w:type="gramEnd"/>
      <w:r w:rsidRPr="00903DBA">
        <w:t xml:space="preserve">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34A9605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5F3AD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w:t>
      </w:r>
      <w:proofErr w:type="gramStart"/>
      <w:r w:rsidRPr="00903DBA">
        <w:t>in order to</w:t>
      </w:r>
      <w:proofErr w:type="gramEnd"/>
      <w:r w:rsidRPr="00903DBA">
        <w:t xml:space="preserve">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proofErr w:type="gramStart"/>
      <w:r w:rsidRPr="00A60980">
        <w:rPr>
          <w:highlight w:val="white"/>
        </w:rPr>
        <w:t>No parameter</w:t>
      </w:r>
      <w:r>
        <w:rPr>
          <w:highlight w:val="white"/>
        </w:rPr>
        <w:t>s,</w:t>
      </w:r>
      <w:proofErr w:type="gramEnd"/>
      <w:r>
        <w:rPr>
          <w:highlight w:val="white"/>
        </w:rPr>
        <w:t xml:space="preserve">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 xml:space="preserve">The two cases are </w:t>
      </w:r>
      <w:proofErr w:type="gramStart"/>
      <w:r w:rsidR="00A364C5" w:rsidRPr="00903DBA">
        <w:rPr>
          <w:highlight w:val="white"/>
        </w:rPr>
        <w:t>actually the</w:t>
      </w:r>
      <w:proofErr w:type="gramEnd"/>
      <w:r w:rsidR="00A364C5" w:rsidRPr="00903DBA">
        <w:rPr>
          <w:highlight w:val="white"/>
        </w:rPr>
        <w:t xml:space="preserv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proofErr w:type="gramStart"/>
      <w:r w:rsidRPr="00903DBA">
        <w:rPr>
          <w:rStyle w:val="KeyWord0"/>
          <w:highlight w:val="white"/>
        </w:rPr>
        <w:t>next</w:t>
      </w:r>
      <w:r w:rsidR="0028418C">
        <w:rPr>
          <w:highlight w:val="white"/>
        </w:rPr>
        <w:t>-</w:t>
      </w:r>
      <w:r w:rsidRPr="00903DBA">
        <w:rPr>
          <w:rStyle w:val="KeyWord0"/>
          <w:highlight w:val="white"/>
        </w:rPr>
        <w:t>set</w:t>
      </w:r>
      <w:proofErr w:type="gramEnd"/>
      <w:r w:rsidRPr="00903DBA">
        <w:rPr>
          <w:highlight w:val="white"/>
        </w:rPr>
        <w:t xml:space="preserve"> of the statement. Each statement has a </w:t>
      </w:r>
      <w:proofErr w:type="gramStart"/>
      <w:r w:rsidRPr="00903DBA">
        <w:rPr>
          <w:highlight w:val="white"/>
        </w:rPr>
        <w:t>next</w:t>
      </w:r>
      <w:r w:rsidR="0028418C">
        <w:rPr>
          <w:highlight w:val="white"/>
        </w:rPr>
        <w:t>-</w:t>
      </w:r>
      <w:r w:rsidRPr="00903DBA">
        <w:rPr>
          <w:highlight w:val="white"/>
        </w:rPr>
        <w:t>set</w:t>
      </w:r>
      <w:proofErr w:type="gramEnd"/>
      <w:r w:rsidRPr="00903DBA">
        <w:rPr>
          <w:highlight w:val="white"/>
        </w:rPr>
        <w:t xml:space="preserve">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w:t>
      </w:r>
      <w:proofErr w:type="gramStart"/>
      <w:r w:rsidRPr="00903DBA">
        <w:rPr>
          <w:highlight w:val="white"/>
        </w:rPr>
        <w:t>next</w:t>
      </w:r>
      <w:r w:rsidR="00B96774">
        <w:rPr>
          <w:highlight w:val="white"/>
        </w:rPr>
        <w:t>-</w:t>
      </w:r>
      <w:r w:rsidRPr="00903DBA">
        <w:rPr>
          <w:highlight w:val="white"/>
        </w:rPr>
        <w:t>sets</w:t>
      </w:r>
      <w:proofErr w:type="gramEnd"/>
      <w:r w:rsidRPr="00903DBA">
        <w:rPr>
          <w:highlight w:val="white"/>
        </w:rPr>
        <w:t xml:space="preserve"> holding jump instructions jumping out of the loop. We add a new empty statement and backpatch the </w:t>
      </w:r>
      <w:proofErr w:type="gramStart"/>
      <w:r w:rsidR="009C3C27">
        <w:rPr>
          <w:highlight w:val="white"/>
        </w:rPr>
        <w:t>next-set</w:t>
      </w:r>
      <w:proofErr w:type="gramEnd"/>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443697DF"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5EA53D4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4DB2EA8"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proofErr w:type="spellStart"/>
      <w:r w:rsidRPr="00903DBA">
        <w:rPr>
          <w:rStyle w:val="KeyWord0"/>
          <w:highlight w:val="white"/>
        </w:rPr>
        <w:t>Start</w:t>
      </w:r>
      <w:r w:rsidRPr="00903DBA">
        <w:rPr>
          <w:highlight w:val="white"/>
        </w:rPr>
        <w:t>.</w:t>
      </w:r>
      <w:r w:rsidRPr="00903DBA">
        <w:rPr>
          <w:rStyle w:val="KeyWord0"/>
          <w:highlight w:val="white"/>
        </w:rPr>
        <w:t>Linux</w:t>
      </w:r>
      <w:proofErr w:type="spellEnd"/>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5F3AD5">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4D88645C"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w:t>
      </w:r>
      <w:proofErr w:type="gramStart"/>
      <w:r w:rsidRPr="00903DBA">
        <w:rPr>
          <w:highlight w:val="white"/>
        </w:rPr>
        <w:t>is</w:t>
      </w:r>
      <w:proofErr w:type="gramEnd"/>
      <w:r w:rsidRPr="00903DBA">
        <w:rPr>
          <w:highlight w:val="white"/>
        </w:rPr>
        <w:t xml:space="preserve">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5F3AD5">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w:t>
      </w:r>
      <w:proofErr w:type="gramStart"/>
      <w:r w:rsidRPr="00903DBA">
        <w:rPr>
          <w:highlight w:val="white"/>
        </w:rPr>
        <w:t>possible</w:t>
      </w:r>
      <w:proofErr w:type="gramEnd"/>
      <w:r w:rsidRPr="00903DBA">
        <w:rPr>
          <w:highlight w:val="white"/>
        </w:rPr>
        <w:t xml:space="preserv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15BE1891"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5F3AD5">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411EEA59"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5F3AD5">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w:t>
      </w:r>
      <w:proofErr w:type="gramStart"/>
      <w:r w:rsidRPr="00903DBA">
        <w:rPr>
          <w:highlight w:val="white"/>
        </w:rPr>
        <w:t>actually be</w:t>
      </w:r>
      <w:proofErr w:type="gramEnd"/>
      <w:r w:rsidRPr="00903DBA">
        <w:rPr>
          <w:highlight w:val="white"/>
        </w:rPr>
        <w:t xml:space="preserv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Pr="00903DBA">
        <w:rPr>
          <w:highlight w:val="white"/>
        </w:rPr>
        <w:t>as long as</w:t>
      </w:r>
      <w:proofErr w:type="gramEnd"/>
      <w:r w:rsidRPr="00903DBA">
        <w:rPr>
          <w:highlight w:val="white"/>
        </w:rPr>
        <w:t xml:space="preserve">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612BCEBD"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w:t>
      </w:r>
      <w:proofErr w:type="gramStart"/>
      <w:r w:rsidR="00E5406A">
        <w:rPr>
          <w:highlight w:val="white"/>
        </w:rPr>
        <w:t>similar to</w:t>
      </w:r>
      <w:proofErr w:type="gramEnd"/>
      <w:r w:rsidR="00E5406A">
        <w:rPr>
          <w:highlight w:val="white"/>
        </w:rPr>
        <w:t xml:space="preserve">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 xml:space="preserve">We also add a jump instruction after each list, to jump out of the statement. The jump instruction </w:t>
      </w:r>
      <w:proofErr w:type="gramStart"/>
      <w:r w:rsidR="00CA32D1">
        <w:rPr>
          <w:highlight w:val="white"/>
        </w:rPr>
        <w:t>are</w:t>
      </w:r>
      <w:proofErr w:type="gramEnd"/>
      <w:r w:rsidR="00CA32D1">
        <w:rPr>
          <w:highlight w:val="white"/>
        </w:rPr>
        <w:t xml:space="preserv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F4D7E29"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5F3AD5">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proofErr w:type="gramStart"/>
      <w:r w:rsidR="009C3C27">
        <w:t>next-set</w:t>
      </w:r>
      <w:proofErr w:type="gramEnd"/>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proofErr w:type="gramStart"/>
      <w:r w:rsidRPr="00903DBA">
        <w:rPr>
          <w:highlight w:val="white"/>
        </w:rPr>
        <w:t>Similar to</w:t>
      </w:r>
      <w:proofErr w:type="gramEnd"/>
      <w:r w:rsidRPr="00903DBA">
        <w:rPr>
          <w:highlight w:val="white"/>
        </w:rPr>
        <w:t xml:space="preserve">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proofErr w:type="gramStart"/>
      <w:r w:rsidR="009C3C27">
        <w:rPr>
          <w:highlight w:val="white"/>
        </w:rPr>
        <w:t>next-set</w:t>
      </w:r>
      <w:proofErr w:type="gramEnd"/>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proofErr w:type="gramStart"/>
      <w:r w:rsidR="009C3C27">
        <w:rPr>
          <w:highlight w:val="white"/>
        </w:rPr>
        <w:t>next-set</w:t>
      </w:r>
      <w:proofErr w:type="gramEnd"/>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proofErr w:type="gramStart"/>
      <w:r w:rsidR="009C3C27">
        <w:rPr>
          <w:highlight w:val="white"/>
        </w:rPr>
        <w:t>next-set</w:t>
      </w:r>
      <w:proofErr w:type="gramEnd"/>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w:t>
      </w:r>
      <w:proofErr w:type="gramStart"/>
      <w:r>
        <w:rPr>
          <w:highlight w:val="white"/>
        </w:rPr>
        <w:t>true-set</w:t>
      </w:r>
      <w:proofErr w:type="gramEnd"/>
      <w:r>
        <w:rPr>
          <w:highlight w:val="white"/>
        </w:rPr>
        <w:t xml:space="preserve">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 xml:space="preserve">The </w:t>
      </w:r>
      <w:proofErr w:type="gramStart"/>
      <w:r w:rsidRPr="00903DBA">
        <w:t>For</w:t>
      </w:r>
      <w:proofErr w:type="gramEnd"/>
      <w:r w:rsidRPr="00903DBA">
        <w:t xml:space="preserve">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proofErr w:type="gramStart"/>
      <w:r w:rsidRPr="00903DBA">
        <w:rPr>
          <w:highlight w:val="white"/>
        </w:rPr>
        <w:t>the</w:t>
      </w:r>
      <w:r w:rsidR="006A58C2">
        <w:rPr>
          <w:highlight w:val="white"/>
        </w:rPr>
        <w:t>ir</w:t>
      </w:r>
      <w:proofErr w:type="spellEnd"/>
      <w:proofErr w:type="gram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proofErr w:type="gramStart"/>
      <w:r w:rsidR="009C3C27">
        <w:rPr>
          <w:highlight w:val="white"/>
        </w:rPr>
        <w:t>next-set</w:t>
      </w:r>
      <w:proofErr w:type="gramEnd"/>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w:t>
      </w:r>
      <w:proofErr w:type="gramStart"/>
      <w:r w:rsidR="00FD21AB">
        <w:t>next-set</w:t>
      </w:r>
      <w:proofErr w:type="gramEnd"/>
      <w:r w:rsidR="00FD21AB">
        <w:t xml:space="preserve">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proofErr w:type="spellStart"/>
      <w:r w:rsidR="003F7BCA">
        <w:t>Goto</w:t>
      </w:r>
      <w:proofErr w:type="spellEnd"/>
      <w:r w:rsidRPr="00903DBA">
        <w:t xml:space="preserve"> Statement</w:t>
      </w:r>
      <w:r>
        <w:t>s</w:t>
      </w:r>
    </w:p>
    <w:p w14:paraId="44B6A534" w14:textId="16B94444" w:rsidR="005D3517" w:rsidRDefault="00A4505E" w:rsidP="005D3517">
      <w:pPr>
        <w:rPr>
          <w:highlight w:val="white"/>
        </w:rPr>
      </w:pPr>
      <w:r>
        <w:rPr>
          <w:highlight w:val="white"/>
        </w:rPr>
        <w:t xml:space="preserve">In C, </w:t>
      </w:r>
      <w:proofErr w:type="gramStart"/>
      <w:r>
        <w:rPr>
          <w:highlight w:val="white"/>
        </w:rPr>
        <w:t>is</w:t>
      </w:r>
      <w:proofErr w:type="gramEnd"/>
      <w:r>
        <w:rPr>
          <w:highlight w:val="white"/>
        </w:rPr>
        <w:t xml:space="preserve">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w:t>
      </w:r>
      <w:proofErr w:type="gramStart"/>
      <w:r w:rsidR="0017785E">
        <w:rPr>
          <w:highlight w:val="white"/>
        </w:rPr>
        <w:t>allowed</w:t>
      </w:r>
      <w:proofErr w:type="gramEnd"/>
      <w:r w:rsidR="0017785E">
        <w:rPr>
          <w:highlight w:val="white"/>
        </w:rPr>
        <w:t xml:space="preserve">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w:t>
      </w:r>
      <w:proofErr w:type="gramStart"/>
      <w:r w:rsidR="004817D2">
        <w:rPr>
          <w:highlight w:val="white"/>
        </w:rPr>
        <w:t>has</w:t>
      </w:r>
      <w:proofErr w:type="gramEnd"/>
      <w:r w:rsidR="004817D2">
        <w:rPr>
          <w:highlight w:val="white"/>
        </w:rPr>
        <w:t xml:space="preserve">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w:t>
      </w:r>
      <w:r w:rsidR="00721ABF">
        <w:rPr>
          <w:highlight w:val="white"/>
        </w:rPr>
        <w:t>the</w:t>
      </w:r>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w:t>
      </w:r>
      <w:proofErr w:type="gramStart"/>
      <w:r w:rsidR="00650C19">
        <w:t>is allowed to</w:t>
      </w:r>
      <w:proofErr w:type="gramEnd"/>
      <w:r w:rsidR="00650C19">
        <w:t xml:space="preserve">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 xml:space="preserve">The next section handles the middle code generation of the expressions. </w:t>
      </w:r>
      <w:proofErr w:type="gramStart"/>
      <w:r>
        <w:t>Similar to</w:t>
      </w:r>
      <w:proofErr w:type="gramEnd"/>
      <w:r>
        <w:t xml:space="preserve">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proofErr w:type="gramStart"/>
      <w:r w:rsidR="009C3C27">
        <w:rPr>
          <w:highlight w:val="white"/>
        </w:rPr>
        <w:t>true-set</w:t>
      </w:r>
      <w:proofErr w:type="gramEnd"/>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proofErr w:type="gramStart"/>
      <w:r>
        <w:t>Or</w:t>
      </w:r>
      <w:proofErr w:type="gramEnd"/>
      <w:r>
        <w:t xml:space="preserve">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proofErr w:type="gramStart"/>
      <w:r w:rsidR="009C3C27">
        <w:t>true-set</w:t>
      </w:r>
      <w:proofErr w:type="gramEnd"/>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proofErr w:type="gramStart"/>
      <w:r w:rsidR="00A76052">
        <w:rPr>
          <w:highlight w:val="white"/>
        </w:rPr>
        <w:t>false-set</w:t>
      </w:r>
      <w:r w:rsidRPr="00FA571C">
        <w:rPr>
          <w:highlight w:val="white"/>
        </w:rPr>
        <w:t>s</w:t>
      </w:r>
      <w:proofErr w:type="gramEnd"/>
      <w:r w:rsidRPr="00FA571C">
        <w:rPr>
          <w:highlight w:val="white"/>
        </w:rPr>
        <w:t xml:space="preserve">, on the other hand, are different. If the left expression is evaluated to false, we need to evaluate the right expression. Therefore, we backpatch the </w:t>
      </w:r>
      <w:proofErr w:type="gramStart"/>
      <w:r w:rsidR="00A76052">
        <w:rPr>
          <w:highlight w:val="white"/>
        </w:rPr>
        <w:t>false-set</w:t>
      </w:r>
      <w:proofErr w:type="gramEnd"/>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proofErr w:type="gramStart"/>
      <w:r>
        <w:t>And</w:t>
      </w:r>
      <w:proofErr w:type="gramEnd"/>
      <w:r>
        <w:t xml:space="preserve">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 xml:space="preserve">e backpatch the </w:t>
      </w:r>
      <w:proofErr w:type="gramStart"/>
      <w:r w:rsidR="00955B61">
        <w:t>false</w:t>
      </w:r>
      <w:r>
        <w:t>-set</w:t>
      </w:r>
      <w:proofErr w:type="gramEnd"/>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proofErr w:type="gramStart"/>
      <w:r w:rsidR="00A76052">
        <w:rPr>
          <w:highlight w:val="white"/>
        </w:rPr>
        <w:t>false-set</w:t>
      </w:r>
      <w:proofErr w:type="gramEnd"/>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proofErr w:type="gramStart"/>
      <w:r w:rsidR="00A76052">
        <w:rPr>
          <w:highlight w:val="white"/>
        </w:rPr>
        <w:t>false-set</w:t>
      </w:r>
      <w:proofErr w:type="gramEnd"/>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6535A642"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406EF3FC"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proofErr w:type="gramStart"/>
      <w:r w:rsidR="00A76052">
        <w:rPr>
          <w:highlight w:val="white"/>
        </w:rPr>
        <w:t>false-set</w:t>
      </w:r>
      <w:r w:rsidRPr="00903DBA">
        <w:rPr>
          <w:highlight w:val="white"/>
        </w:rPr>
        <w:t>s</w:t>
      </w:r>
      <w:proofErr w:type="gramEnd"/>
      <w:r w:rsidRPr="00903DBA">
        <w:rPr>
          <w:highlight w:val="white"/>
        </w:rPr>
        <w:t>.</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 xml:space="preserve">In the long list case, the situation becomes a little more complicated, since the result of the operations shall be the original value, not the resulting value. Therefore, we must perform the inverse operation on the value on the stack </w:t>
      </w:r>
      <w:proofErr w:type="gramStart"/>
      <w:r w:rsidRPr="00903DBA">
        <w:rPr>
          <w:highlight w:val="white"/>
        </w:rPr>
        <w:t>in order to</w:t>
      </w:r>
      <w:proofErr w:type="gramEnd"/>
      <w:r w:rsidRPr="00903DBA">
        <w:rPr>
          <w:highlight w:val="white"/>
        </w:rPr>
        <w:t xml:space="preserve">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356C3036"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w:t>
      </w:r>
      <w:proofErr w:type="gramStart"/>
      <w:r w:rsidRPr="00C968FE">
        <w:rPr>
          <w:highlight w:val="white"/>
        </w:rPr>
        <w:t>an</w:t>
      </w:r>
      <w:proofErr w:type="gramEnd"/>
      <w:r w:rsidRPr="00C968FE">
        <w:rPr>
          <w:highlight w:val="white"/>
        </w:rPr>
        <w:t xml:space="preserve"> </w:t>
      </w:r>
      <w:r w:rsidR="004A5B68">
        <w:rPr>
          <w:highlight w:val="white"/>
        </w:rPr>
        <w:t>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w:t>
      </w:r>
      <w:proofErr w:type="gramStart"/>
      <w:r w:rsidRPr="00C968FE">
        <w:rPr>
          <w:highlight w:val="white"/>
        </w:rPr>
        <w:t>an</w:t>
      </w:r>
      <w:proofErr w:type="gramEnd"/>
      <w:r w:rsidRPr="00C968FE">
        <w:rPr>
          <w:highlight w:val="white"/>
        </w:rPr>
        <w:t xml:space="preserve"> </w:t>
      </w:r>
      <w:r w:rsidR="004A5B68">
        <w:rPr>
          <w:highlight w:val="white"/>
        </w:rPr>
        <w:t>variadic</w:t>
      </w:r>
      <w:r w:rsidRPr="00C968FE">
        <w:rPr>
          <w:highlight w:val="white"/>
        </w:rPr>
        <w:t xml:space="preserve">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D47EB7" w:rsidRPr="00D2146B" w:rsidRDefault="00D47EB7" w:rsidP="0050082D">
                              <w:pPr>
                                <w:spacing w:before="0" w:after="0"/>
                                <w:rPr>
                                  <w:sz w:val="18"/>
                                  <w:szCs w:val="18"/>
                                  <w:lang w:val="sv-SE"/>
                                </w:rPr>
                              </w:pPr>
                              <w:r>
                                <w:rPr>
                                  <w:sz w:val="18"/>
                                  <w:szCs w:val="18"/>
                                  <w:lang w:val="sv-SE"/>
                                </w:rPr>
                                <w:t>Static int globalInt</w:t>
                              </w:r>
                            </w:p>
                            <w:p w14:paraId="69A6032C" w14:textId="768161F7" w:rsidR="00D47EB7" w:rsidRDefault="00D47EB7" w:rsidP="0050082D">
                              <w:pPr>
                                <w:spacing w:before="0" w:after="0"/>
                                <w:rPr>
                                  <w:sz w:val="18"/>
                                  <w:szCs w:val="18"/>
                                  <w:lang w:val="sv-SE"/>
                                </w:rPr>
                              </w:pPr>
                              <w:r>
                                <w:rPr>
                                  <w:sz w:val="18"/>
                                  <w:szCs w:val="18"/>
                                  <w:lang w:val="sv-SE"/>
                                </w:rPr>
                                <w:t>Static int i</w:t>
                              </w:r>
                            </w:p>
                            <w:p w14:paraId="65DC2C71" w14:textId="7AEEED2D" w:rsidR="00D47EB7" w:rsidRDefault="00D47EB7" w:rsidP="0050082D">
                              <w:pPr>
                                <w:spacing w:before="0" w:after="0"/>
                                <w:rPr>
                                  <w:sz w:val="18"/>
                                  <w:szCs w:val="18"/>
                                  <w:lang w:val="sv-SE"/>
                                </w:rPr>
                              </w:pPr>
                            </w:p>
                            <w:p w14:paraId="3B0DD407" w14:textId="21D67AC3" w:rsidR="00D47EB7" w:rsidRPr="001B6705" w:rsidRDefault="00D47EB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47EB7" w:rsidRPr="00D2146B" w:rsidRDefault="00D47EB7"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D47EB7" w:rsidRPr="00D2146B" w:rsidRDefault="00D47EB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D47EB7" w:rsidRDefault="00D47EB7"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47EB7" w:rsidRPr="00D2146B" w:rsidRDefault="00D47EB7" w:rsidP="0050082D">
                              <w:pPr>
                                <w:spacing w:before="0" w:after="0" w:line="256" w:lineRule="auto"/>
                                <w:rPr>
                                  <w:sz w:val="18"/>
                                  <w:szCs w:val="18"/>
                                </w:rPr>
                              </w:pPr>
                              <w:r>
                                <w:rPr>
                                  <w:sz w:val="18"/>
                                  <w:szCs w:val="18"/>
                                </w:rPr>
                                <w:t>Auto mainChar : char</w:t>
                              </w:r>
                            </w:p>
                            <w:p w14:paraId="302437A3" w14:textId="77777777" w:rsidR="00D47EB7" w:rsidRDefault="00D47EB7" w:rsidP="0050082D">
                              <w:pPr>
                                <w:spacing w:before="0" w:after="0" w:line="256" w:lineRule="auto"/>
                                <w:rPr>
                                  <w:rFonts w:eastAsia="Calibri"/>
                                  <w:color w:val="000000"/>
                                  <w:sz w:val="18"/>
                                  <w:szCs w:val="18"/>
                                </w:rPr>
                              </w:pPr>
                            </w:p>
                            <w:p w14:paraId="71CC6A80" w14:textId="77C30F45" w:rsidR="00D47EB7" w:rsidRPr="00D2146B" w:rsidRDefault="00D47EB7" w:rsidP="008C458D">
                              <w:pPr>
                                <w:spacing w:before="0" w:after="0" w:line="256" w:lineRule="auto"/>
                                <w:rPr>
                                  <w:sz w:val="18"/>
                                  <w:szCs w:val="18"/>
                                </w:rPr>
                              </w:pPr>
                              <w:r>
                                <w:rPr>
                                  <w:rFonts w:eastAsia="Calibri"/>
                                  <w:color w:val="000000"/>
                                  <w:sz w:val="18"/>
                                  <w:szCs w:val="18"/>
                                </w:rPr>
                                <w:t>m_parentTable</w:t>
                              </w:r>
                            </w:p>
                            <w:p w14:paraId="4A1EB75F" w14:textId="77777777" w:rsidR="00D47EB7" w:rsidRPr="00D2146B" w:rsidRDefault="00D47EB7" w:rsidP="0050082D">
                              <w:pPr>
                                <w:spacing w:before="0" w:after="0" w:line="256" w:lineRule="auto"/>
                                <w:rPr>
                                  <w:sz w:val="18"/>
                                  <w:szCs w:val="18"/>
                                </w:rPr>
                              </w:pPr>
                              <w:r w:rsidRPr="00D2146B">
                                <w:rPr>
                                  <w:rFonts w:eastAsia="Calibri"/>
                                  <w:color w:val="000000"/>
                                  <w:sz w:val="18"/>
                                  <w:szCs w:val="18"/>
                                </w:rPr>
                                <w:t> </w:t>
                              </w:r>
                            </w:p>
                            <w:p w14:paraId="176D8F8E" w14:textId="77777777" w:rsidR="00D47EB7" w:rsidRPr="00D2146B" w:rsidRDefault="00D47EB7"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D47EB7" w:rsidRPr="00D2146B" w:rsidRDefault="00D47EB7"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D47EB7" w:rsidRPr="00D2146B" w:rsidRDefault="00D47EB7" w:rsidP="0050082D">
                              <w:pPr>
                                <w:spacing w:before="0" w:after="0" w:line="254" w:lineRule="auto"/>
                                <w:rPr>
                                  <w:sz w:val="18"/>
                                  <w:szCs w:val="18"/>
                                </w:rPr>
                              </w:pPr>
                              <w:r>
                                <w:rPr>
                                  <w:rFonts w:eastAsia="Calibri"/>
                                  <w:color w:val="000000"/>
                                  <w:sz w:val="18"/>
                                  <w:szCs w:val="18"/>
                                </w:rPr>
                                <w:t>auto int i</w:t>
                              </w:r>
                            </w:p>
                            <w:p w14:paraId="1EB866A9" w14:textId="57278A33" w:rsidR="00D47EB7" w:rsidRDefault="00D47EB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47EB7" w:rsidRDefault="00D47EB7" w:rsidP="00073BF2">
                              <w:pPr>
                                <w:spacing w:before="0" w:after="0" w:line="254" w:lineRule="auto"/>
                                <w:rPr>
                                  <w:rFonts w:eastAsia="Calibri"/>
                                  <w:color w:val="000000"/>
                                  <w:sz w:val="18"/>
                                  <w:szCs w:val="18"/>
                                </w:rPr>
                              </w:pPr>
                            </w:p>
                            <w:p w14:paraId="55FF5C13" w14:textId="77777777" w:rsidR="00D47EB7" w:rsidRPr="00D2146B" w:rsidRDefault="00D47EB7" w:rsidP="00073BF2">
                              <w:pPr>
                                <w:spacing w:before="0" w:after="0" w:line="256" w:lineRule="auto"/>
                                <w:rPr>
                                  <w:sz w:val="18"/>
                                  <w:szCs w:val="18"/>
                                </w:rPr>
                              </w:pPr>
                              <w:r>
                                <w:rPr>
                                  <w:rFonts w:eastAsia="Calibri"/>
                                  <w:color w:val="000000"/>
                                  <w:sz w:val="18"/>
                                  <w:szCs w:val="18"/>
                                </w:rPr>
                                <w:t>m_parentTable</w:t>
                              </w:r>
                            </w:p>
                            <w:p w14:paraId="20CF0F08" w14:textId="77777777" w:rsidR="00D47EB7" w:rsidRPr="00D2146B" w:rsidRDefault="00D47EB7" w:rsidP="00073BF2">
                              <w:pPr>
                                <w:spacing w:before="0" w:after="0" w:line="254" w:lineRule="auto"/>
                                <w:rPr>
                                  <w:sz w:val="18"/>
                                  <w:szCs w:val="18"/>
                                </w:rPr>
                              </w:pPr>
                            </w:p>
                            <w:p w14:paraId="2347329E" w14:textId="77777777" w:rsidR="00D47EB7" w:rsidRPr="00D2146B" w:rsidRDefault="00D47EB7" w:rsidP="0050082D">
                              <w:pPr>
                                <w:spacing w:before="0" w:after="0" w:line="254" w:lineRule="auto"/>
                                <w:rPr>
                                  <w:sz w:val="18"/>
                                  <w:szCs w:val="18"/>
                                </w:rPr>
                              </w:pPr>
                              <w:r w:rsidRPr="00D2146B">
                                <w:rPr>
                                  <w:rFonts w:eastAsia="Calibri"/>
                                  <w:color w:val="000000"/>
                                  <w:sz w:val="18"/>
                                  <w:szCs w:val="18"/>
                                </w:rPr>
                                <w:t> </w:t>
                              </w:r>
                            </w:p>
                            <w:p w14:paraId="7D6DAD56" w14:textId="77777777" w:rsidR="00D47EB7" w:rsidRPr="00D2146B" w:rsidRDefault="00D47EB7"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D47EB7" w:rsidRPr="00D2146B" w:rsidRDefault="00D47EB7"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D47EB7" w:rsidRPr="00100F82" w:rsidRDefault="00D47EB7" w:rsidP="00100F82">
                              <w:pPr>
                                <w:spacing w:before="0" w:after="0"/>
                                <w:rPr>
                                  <w:sz w:val="18"/>
                                  <w:szCs w:val="18"/>
                                </w:rPr>
                              </w:pPr>
                              <w:r w:rsidRPr="00100F82">
                                <w:rPr>
                                  <w:sz w:val="18"/>
                                  <w:szCs w:val="18"/>
                                </w:rPr>
                                <w:t>auto int i</w:t>
                              </w:r>
                            </w:p>
                            <w:p w14:paraId="5D0A676C" w14:textId="673BC4F3" w:rsidR="00D47EB7" w:rsidRPr="00100F82" w:rsidRDefault="00D47EB7" w:rsidP="00100F82">
                              <w:pPr>
                                <w:spacing w:before="0" w:after="0"/>
                                <w:rPr>
                                  <w:sz w:val="18"/>
                                  <w:szCs w:val="18"/>
                                </w:rPr>
                              </w:pPr>
                              <w:r w:rsidRPr="00100F82">
                                <w:rPr>
                                  <w:sz w:val="18"/>
                                  <w:szCs w:val="18"/>
                                </w:rPr>
                                <w:t>auto double blockDouble</w:t>
                              </w:r>
                            </w:p>
                            <w:p w14:paraId="5B01AFF6" w14:textId="77777777" w:rsidR="00D47EB7" w:rsidRDefault="00D47EB7" w:rsidP="00100F82">
                              <w:pPr>
                                <w:spacing w:before="0" w:after="0" w:line="256" w:lineRule="auto"/>
                                <w:rPr>
                                  <w:rFonts w:eastAsia="Calibri"/>
                                  <w:color w:val="000000"/>
                                  <w:sz w:val="18"/>
                                  <w:szCs w:val="18"/>
                                </w:rPr>
                              </w:pPr>
                            </w:p>
                            <w:p w14:paraId="35EF25BA" w14:textId="6D9A7EDC" w:rsidR="00D47EB7" w:rsidRPr="00D2146B" w:rsidRDefault="00D47EB7" w:rsidP="00100F82">
                              <w:pPr>
                                <w:spacing w:before="0" w:after="0" w:line="256" w:lineRule="auto"/>
                                <w:rPr>
                                  <w:sz w:val="18"/>
                                  <w:szCs w:val="18"/>
                                </w:rPr>
                              </w:pPr>
                              <w:r>
                                <w:rPr>
                                  <w:rFonts w:eastAsia="Calibri"/>
                                  <w:color w:val="000000"/>
                                  <w:sz w:val="18"/>
                                  <w:szCs w:val="18"/>
                                </w:rPr>
                                <w:t>m_parentTable</w:t>
                              </w:r>
                            </w:p>
                            <w:p w14:paraId="274031CF" w14:textId="32871C06" w:rsidR="00D47EB7" w:rsidRDefault="00D47EB7"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D47EB7" w:rsidRDefault="00D47EB7"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D47EB7" w:rsidRDefault="00D47EB7" w:rsidP="00D44BB8">
                              <w:pPr>
                                <w:spacing w:line="252" w:lineRule="auto"/>
                              </w:pPr>
                              <w:r>
                                <w:rPr>
                                  <w:rFonts w:eastAsia="Calibri"/>
                                  <w:color w:val="000000"/>
                                  <w:sz w:val="18"/>
                                  <w:szCs w:val="18"/>
                                </w:rPr>
                                <w:t>SymbolTable.CurrentTable</w:t>
                              </w:r>
                            </w:p>
                            <w:p w14:paraId="332537CB" w14:textId="66AB52F1" w:rsidR="00D47EB7" w:rsidRDefault="00D47EB7" w:rsidP="00D44BB8">
                              <w:pPr>
                                <w:spacing w:line="252" w:lineRule="auto"/>
                              </w:pPr>
                            </w:p>
                            <w:p w14:paraId="35DA4169" w14:textId="77777777" w:rsidR="00D47EB7" w:rsidRDefault="00D47EB7"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D47EB7" w:rsidRPr="00610E6C" w:rsidRDefault="00D47EB7"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D47EB7" w:rsidRPr="00D2146B" w:rsidRDefault="00D47EB7" w:rsidP="0050082D">
                        <w:pPr>
                          <w:spacing w:before="0" w:after="0"/>
                          <w:rPr>
                            <w:sz w:val="18"/>
                            <w:szCs w:val="18"/>
                            <w:lang w:val="sv-SE"/>
                          </w:rPr>
                        </w:pPr>
                        <w:r>
                          <w:rPr>
                            <w:sz w:val="18"/>
                            <w:szCs w:val="18"/>
                            <w:lang w:val="sv-SE"/>
                          </w:rPr>
                          <w:t>Static int globalInt</w:t>
                        </w:r>
                      </w:p>
                      <w:p w14:paraId="69A6032C" w14:textId="768161F7" w:rsidR="00D47EB7" w:rsidRDefault="00D47EB7" w:rsidP="0050082D">
                        <w:pPr>
                          <w:spacing w:before="0" w:after="0"/>
                          <w:rPr>
                            <w:sz w:val="18"/>
                            <w:szCs w:val="18"/>
                            <w:lang w:val="sv-SE"/>
                          </w:rPr>
                        </w:pPr>
                        <w:r>
                          <w:rPr>
                            <w:sz w:val="18"/>
                            <w:szCs w:val="18"/>
                            <w:lang w:val="sv-SE"/>
                          </w:rPr>
                          <w:t>Static int i</w:t>
                        </w:r>
                      </w:p>
                      <w:p w14:paraId="65DC2C71" w14:textId="7AEEED2D" w:rsidR="00D47EB7" w:rsidRDefault="00D47EB7" w:rsidP="0050082D">
                        <w:pPr>
                          <w:spacing w:before="0" w:after="0"/>
                          <w:rPr>
                            <w:sz w:val="18"/>
                            <w:szCs w:val="18"/>
                            <w:lang w:val="sv-SE"/>
                          </w:rPr>
                        </w:pPr>
                      </w:p>
                      <w:p w14:paraId="3B0DD407" w14:textId="21D67AC3" w:rsidR="00D47EB7" w:rsidRPr="001B6705" w:rsidRDefault="00D47EB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47EB7" w:rsidRPr="00D2146B" w:rsidRDefault="00D47EB7"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D47EB7" w:rsidRPr="00D2146B" w:rsidRDefault="00D47EB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D47EB7" w:rsidRDefault="00D47EB7"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47EB7" w:rsidRPr="00D2146B" w:rsidRDefault="00D47EB7" w:rsidP="0050082D">
                        <w:pPr>
                          <w:spacing w:before="0" w:after="0" w:line="256" w:lineRule="auto"/>
                          <w:rPr>
                            <w:sz w:val="18"/>
                            <w:szCs w:val="18"/>
                          </w:rPr>
                        </w:pPr>
                        <w:r>
                          <w:rPr>
                            <w:sz w:val="18"/>
                            <w:szCs w:val="18"/>
                          </w:rPr>
                          <w:t>Auto mainChar : char</w:t>
                        </w:r>
                      </w:p>
                      <w:p w14:paraId="302437A3" w14:textId="77777777" w:rsidR="00D47EB7" w:rsidRDefault="00D47EB7" w:rsidP="0050082D">
                        <w:pPr>
                          <w:spacing w:before="0" w:after="0" w:line="256" w:lineRule="auto"/>
                          <w:rPr>
                            <w:rFonts w:eastAsia="Calibri"/>
                            <w:color w:val="000000"/>
                            <w:sz w:val="18"/>
                            <w:szCs w:val="18"/>
                          </w:rPr>
                        </w:pPr>
                      </w:p>
                      <w:p w14:paraId="71CC6A80" w14:textId="77C30F45" w:rsidR="00D47EB7" w:rsidRPr="00D2146B" w:rsidRDefault="00D47EB7" w:rsidP="008C458D">
                        <w:pPr>
                          <w:spacing w:before="0" w:after="0" w:line="256" w:lineRule="auto"/>
                          <w:rPr>
                            <w:sz w:val="18"/>
                            <w:szCs w:val="18"/>
                          </w:rPr>
                        </w:pPr>
                        <w:r>
                          <w:rPr>
                            <w:rFonts w:eastAsia="Calibri"/>
                            <w:color w:val="000000"/>
                            <w:sz w:val="18"/>
                            <w:szCs w:val="18"/>
                          </w:rPr>
                          <w:t>m_parentTable</w:t>
                        </w:r>
                      </w:p>
                      <w:p w14:paraId="4A1EB75F" w14:textId="77777777" w:rsidR="00D47EB7" w:rsidRPr="00D2146B" w:rsidRDefault="00D47EB7" w:rsidP="0050082D">
                        <w:pPr>
                          <w:spacing w:before="0" w:after="0" w:line="256" w:lineRule="auto"/>
                          <w:rPr>
                            <w:sz w:val="18"/>
                            <w:szCs w:val="18"/>
                          </w:rPr>
                        </w:pPr>
                        <w:r w:rsidRPr="00D2146B">
                          <w:rPr>
                            <w:rFonts w:eastAsia="Calibri"/>
                            <w:color w:val="000000"/>
                            <w:sz w:val="18"/>
                            <w:szCs w:val="18"/>
                          </w:rPr>
                          <w:t> </w:t>
                        </w:r>
                      </w:p>
                      <w:p w14:paraId="176D8F8E" w14:textId="77777777" w:rsidR="00D47EB7" w:rsidRPr="00D2146B" w:rsidRDefault="00D47EB7"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D47EB7" w:rsidRPr="00D2146B" w:rsidRDefault="00D47EB7"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D47EB7" w:rsidRPr="00D2146B" w:rsidRDefault="00D47EB7" w:rsidP="0050082D">
                        <w:pPr>
                          <w:spacing w:before="0" w:after="0" w:line="254" w:lineRule="auto"/>
                          <w:rPr>
                            <w:sz w:val="18"/>
                            <w:szCs w:val="18"/>
                          </w:rPr>
                        </w:pPr>
                        <w:r>
                          <w:rPr>
                            <w:rFonts w:eastAsia="Calibri"/>
                            <w:color w:val="000000"/>
                            <w:sz w:val="18"/>
                            <w:szCs w:val="18"/>
                          </w:rPr>
                          <w:t>auto int i</w:t>
                        </w:r>
                      </w:p>
                      <w:p w14:paraId="1EB866A9" w14:textId="57278A33" w:rsidR="00D47EB7" w:rsidRDefault="00D47EB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47EB7" w:rsidRDefault="00D47EB7" w:rsidP="00073BF2">
                        <w:pPr>
                          <w:spacing w:before="0" w:after="0" w:line="254" w:lineRule="auto"/>
                          <w:rPr>
                            <w:rFonts w:eastAsia="Calibri"/>
                            <w:color w:val="000000"/>
                            <w:sz w:val="18"/>
                            <w:szCs w:val="18"/>
                          </w:rPr>
                        </w:pPr>
                      </w:p>
                      <w:p w14:paraId="55FF5C13" w14:textId="77777777" w:rsidR="00D47EB7" w:rsidRPr="00D2146B" w:rsidRDefault="00D47EB7" w:rsidP="00073BF2">
                        <w:pPr>
                          <w:spacing w:before="0" w:after="0" w:line="256" w:lineRule="auto"/>
                          <w:rPr>
                            <w:sz w:val="18"/>
                            <w:szCs w:val="18"/>
                          </w:rPr>
                        </w:pPr>
                        <w:r>
                          <w:rPr>
                            <w:rFonts w:eastAsia="Calibri"/>
                            <w:color w:val="000000"/>
                            <w:sz w:val="18"/>
                            <w:szCs w:val="18"/>
                          </w:rPr>
                          <w:t>m_parentTable</w:t>
                        </w:r>
                      </w:p>
                      <w:p w14:paraId="20CF0F08" w14:textId="77777777" w:rsidR="00D47EB7" w:rsidRPr="00D2146B" w:rsidRDefault="00D47EB7" w:rsidP="00073BF2">
                        <w:pPr>
                          <w:spacing w:before="0" w:after="0" w:line="254" w:lineRule="auto"/>
                          <w:rPr>
                            <w:sz w:val="18"/>
                            <w:szCs w:val="18"/>
                          </w:rPr>
                        </w:pPr>
                      </w:p>
                      <w:p w14:paraId="2347329E" w14:textId="77777777" w:rsidR="00D47EB7" w:rsidRPr="00D2146B" w:rsidRDefault="00D47EB7" w:rsidP="0050082D">
                        <w:pPr>
                          <w:spacing w:before="0" w:after="0" w:line="254" w:lineRule="auto"/>
                          <w:rPr>
                            <w:sz w:val="18"/>
                            <w:szCs w:val="18"/>
                          </w:rPr>
                        </w:pPr>
                        <w:r w:rsidRPr="00D2146B">
                          <w:rPr>
                            <w:rFonts w:eastAsia="Calibri"/>
                            <w:color w:val="000000"/>
                            <w:sz w:val="18"/>
                            <w:szCs w:val="18"/>
                          </w:rPr>
                          <w:t> </w:t>
                        </w:r>
                      </w:p>
                      <w:p w14:paraId="7D6DAD56" w14:textId="77777777" w:rsidR="00D47EB7" w:rsidRPr="00D2146B" w:rsidRDefault="00D47EB7"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D47EB7" w:rsidRPr="00D2146B" w:rsidRDefault="00D47EB7"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D47EB7" w:rsidRPr="00100F82" w:rsidRDefault="00D47EB7" w:rsidP="00100F82">
                        <w:pPr>
                          <w:spacing w:before="0" w:after="0"/>
                          <w:rPr>
                            <w:sz w:val="18"/>
                            <w:szCs w:val="18"/>
                          </w:rPr>
                        </w:pPr>
                        <w:r w:rsidRPr="00100F82">
                          <w:rPr>
                            <w:sz w:val="18"/>
                            <w:szCs w:val="18"/>
                          </w:rPr>
                          <w:t>auto int i</w:t>
                        </w:r>
                      </w:p>
                      <w:p w14:paraId="5D0A676C" w14:textId="673BC4F3" w:rsidR="00D47EB7" w:rsidRPr="00100F82" w:rsidRDefault="00D47EB7" w:rsidP="00100F82">
                        <w:pPr>
                          <w:spacing w:before="0" w:after="0"/>
                          <w:rPr>
                            <w:sz w:val="18"/>
                            <w:szCs w:val="18"/>
                          </w:rPr>
                        </w:pPr>
                        <w:r w:rsidRPr="00100F82">
                          <w:rPr>
                            <w:sz w:val="18"/>
                            <w:szCs w:val="18"/>
                          </w:rPr>
                          <w:t>auto double blockDouble</w:t>
                        </w:r>
                      </w:p>
                      <w:p w14:paraId="5B01AFF6" w14:textId="77777777" w:rsidR="00D47EB7" w:rsidRDefault="00D47EB7" w:rsidP="00100F82">
                        <w:pPr>
                          <w:spacing w:before="0" w:after="0" w:line="256" w:lineRule="auto"/>
                          <w:rPr>
                            <w:rFonts w:eastAsia="Calibri"/>
                            <w:color w:val="000000"/>
                            <w:sz w:val="18"/>
                            <w:szCs w:val="18"/>
                          </w:rPr>
                        </w:pPr>
                      </w:p>
                      <w:p w14:paraId="35EF25BA" w14:textId="6D9A7EDC" w:rsidR="00D47EB7" w:rsidRPr="00D2146B" w:rsidRDefault="00D47EB7" w:rsidP="00100F82">
                        <w:pPr>
                          <w:spacing w:before="0" w:after="0" w:line="256" w:lineRule="auto"/>
                          <w:rPr>
                            <w:sz w:val="18"/>
                            <w:szCs w:val="18"/>
                          </w:rPr>
                        </w:pPr>
                        <w:r>
                          <w:rPr>
                            <w:rFonts w:eastAsia="Calibri"/>
                            <w:color w:val="000000"/>
                            <w:sz w:val="18"/>
                            <w:szCs w:val="18"/>
                          </w:rPr>
                          <w:t>m_parentTable</w:t>
                        </w:r>
                      </w:p>
                      <w:p w14:paraId="274031CF" w14:textId="32871C06" w:rsidR="00D47EB7" w:rsidRDefault="00D47EB7"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D47EB7" w:rsidRDefault="00D47EB7"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D47EB7" w:rsidRDefault="00D47EB7" w:rsidP="00D44BB8">
                        <w:pPr>
                          <w:spacing w:line="252" w:lineRule="auto"/>
                        </w:pPr>
                        <w:r>
                          <w:rPr>
                            <w:rFonts w:eastAsia="Calibri"/>
                            <w:color w:val="000000"/>
                            <w:sz w:val="18"/>
                            <w:szCs w:val="18"/>
                          </w:rPr>
                          <w:t>SymbolTable.CurrentTable</w:t>
                        </w:r>
                      </w:p>
                      <w:p w14:paraId="332537CB" w14:textId="66AB52F1" w:rsidR="00D47EB7" w:rsidRDefault="00D47EB7" w:rsidP="00D44BB8">
                        <w:pPr>
                          <w:spacing w:line="252" w:lineRule="auto"/>
                        </w:pPr>
                      </w:p>
                      <w:p w14:paraId="35DA4169" w14:textId="77777777" w:rsidR="00D47EB7" w:rsidRDefault="00D47EB7"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D47EB7" w:rsidRPr="00610E6C" w:rsidRDefault="00D47EB7"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27431FD6"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 xml:space="preserve">n </w:t>
      </w:r>
      <w:r w:rsidR="004A5B68">
        <w:rPr>
          <w:highlight w:val="white"/>
        </w:rPr>
        <w:t>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5F3AD5">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1193078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w:t>
      </w:r>
      <w:proofErr w:type="gramStart"/>
      <w:r w:rsidR="00A12A5B" w:rsidRPr="00AE2B4C">
        <w:rPr>
          <w:highlight w:val="white"/>
        </w:rPr>
        <w:t>an</w:t>
      </w:r>
      <w:proofErr w:type="gramEnd"/>
      <w:r w:rsidR="00A12A5B" w:rsidRPr="00AE2B4C">
        <w:rPr>
          <w:highlight w:val="white"/>
        </w:rPr>
        <w:t xml:space="preserve"> </w:t>
      </w:r>
      <w:r w:rsidR="004A5B68">
        <w:rPr>
          <w:highlight w:val="white"/>
        </w:rPr>
        <w:t>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 xml:space="preserve">given </w:t>
      </w:r>
      <w:proofErr w:type="gramStart"/>
      <w:r w:rsidR="002A4DF0" w:rsidRPr="00903DBA">
        <w:rPr>
          <w:highlight w:val="white"/>
        </w:rPr>
        <w:t>offset</w:t>
      </w:r>
      <w:r w:rsidR="002A4DF0">
        <w:rPr>
          <w:highlight w:val="white"/>
        </w:rPr>
        <w:t>s</w:t>
      </w:r>
      <w:r w:rsidR="002A4DF0" w:rsidRPr="00903DBA">
        <w:rPr>
          <w:highlight w:val="white"/>
        </w:rPr>
        <w:t>, since</w:t>
      </w:r>
      <w:proofErr w:type="gramEnd"/>
      <w:r w:rsidR="002A4DF0" w:rsidRPr="00903DBA">
        <w:rPr>
          <w:highlight w:val="white"/>
        </w:rPr>
        <w:t xml:space="preserv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 xml:space="preserve">When adding a symbol with a name we </w:t>
      </w:r>
      <w:proofErr w:type="gramStart"/>
      <w:r w:rsidRPr="00903DBA">
        <w:t>have to</w:t>
      </w:r>
      <w:proofErr w:type="gramEnd"/>
      <w:r w:rsidRPr="00903DBA">
        <w:t xml:space="preserve"> check a few things</w:t>
      </w:r>
      <w:r w:rsidR="00DC4DD7">
        <w:t xml:space="preserve">. </w:t>
      </w:r>
      <w:r w:rsidRPr="00903DBA">
        <w:t xml:space="preserve">If the symbol is </w:t>
      </w:r>
      <w:proofErr w:type="gramStart"/>
      <w:r w:rsidRPr="00903DBA">
        <w:t>extern</w:t>
      </w:r>
      <w:proofErr w:type="gramEnd"/>
      <w:r w:rsidRPr="00903DBA">
        <w:t xml:space="preserve">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proofErr w:type="gramStart"/>
      <w:r w:rsidR="00DA68CB" w:rsidRPr="00903DBA">
        <w:rPr>
          <w:highlight w:val="white"/>
        </w:rPr>
        <w:t>struct</w:t>
      </w:r>
      <w:r w:rsidR="009929D4" w:rsidRPr="00903DBA">
        <w:rPr>
          <w:highlight w:val="white"/>
        </w:rPr>
        <w:t>s</w:t>
      </w:r>
      <w:proofErr w:type="gramEnd"/>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 xml:space="preserve">If the value is a </w:t>
      </w:r>
      <w:proofErr w:type="spellStart"/>
      <w:r>
        <w:rPr>
          <w:highlight w:val="white"/>
        </w:rPr>
        <w:t>stgring</w:t>
      </w:r>
      <w:proofErr w:type="spellEnd"/>
      <w:r>
        <w:rPr>
          <w:highlight w:val="white"/>
        </w:rPr>
        <w:t>,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 xml:space="preserve">is given the name of the </w:t>
      </w:r>
      <w:proofErr w:type="spellStart"/>
      <w:r w:rsidR="00A8479D">
        <w:rPr>
          <w:highlight w:val="white"/>
        </w:rPr>
        <w:t>values’s</w:t>
      </w:r>
      <w:proofErr w:type="spellEnd"/>
      <w:r w:rsidR="00A8479D">
        <w:rPr>
          <w:highlight w:val="white"/>
        </w:rPr>
        <w:t xml:space="preserve">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bookmarkStart w:id="225" w:name="_Ref58962643"/>
      <w:r>
        <w:t xml:space="preserve">The </w:t>
      </w:r>
      <w:r w:rsidR="0034798B" w:rsidRPr="00903DBA">
        <w:t>Static Symbol</w:t>
      </w:r>
      <w:bookmarkEnd w:id="224"/>
      <w:bookmarkEnd w:id="225"/>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492A45F0"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w:t>
      </w:r>
      <w:proofErr w:type="gramStart"/>
      <w:r>
        <w:t>look into</w:t>
      </w:r>
      <w:proofErr w:type="gramEnd"/>
      <w:r>
        <w:t xml:space="preserve"> it in Chapter </w:t>
      </w:r>
      <w:r>
        <w:fldChar w:fldCharType="begin"/>
      </w:r>
      <w:r>
        <w:instrText xml:space="preserve"> REF _Ref54009755 \r \h </w:instrText>
      </w:r>
      <w:r>
        <w:fldChar w:fldCharType="separate"/>
      </w:r>
      <w:r w:rsidR="005F3AD5">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6" w:name="_Ref54541618"/>
      <w:bookmarkStart w:id="227" w:name="_Toc57656044"/>
      <w:r w:rsidRPr="00903DBA">
        <w:lastRenderedPageBreak/>
        <w:t>The Type System</w:t>
      </w:r>
      <w:bookmarkEnd w:id="226"/>
      <w:bookmarkEnd w:id="227"/>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proofErr w:type="spellStart"/>
      <w:r w:rsidRPr="003E7318">
        <w:rPr>
          <w:rStyle w:val="KeyWord0"/>
        </w:rPr>
        <w:t>enum</w:t>
      </w:r>
      <w:proofErr w:type="spellEnd"/>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w:t>
      </w:r>
      <w:proofErr w:type="gramStart"/>
      <w:r w:rsidR="00E92637">
        <w:t>types</w:t>
      </w:r>
      <w:proofErr w:type="gramEnd"/>
      <w:r w:rsidR="00E92637">
        <w:t xml:space="preserve"> in C.</w:t>
      </w:r>
      <w:r w:rsidR="00860ED6">
        <w:t xml:space="preserve"> However, temporary vale may hold these types.</w:t>
      </w:r>
    </w:p>
    <w:p w14:paraId="7710D623" w14:textId="370A39D9" w:rsidR="00692204" w:rsidRDefault="00692204" w:rsidP="00692204">
      <w:pPr>
        <w:pStyle w:val="Rubrik2"/>
      </w:pPr>
      <w:r>
        <w:t>The Sort Enumeration</w:t>
      </w:r>
    </w:p>
    <w:p w14:paraId="142D086C" w14:textId="2DA03B54"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r>
        <w:t>The Type Class</w:t>
      </w:r>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r>
        <w:rPr>
          <w:highlight w:val="white"/>
        </w:rPr>
        <w:t>Integral</w:t>
      </w:r>
      <w:r w:rsidR="00943E00">
        <w:rPr>
          <w:highlight w:val="white"/>
        </w:rPr>
        <w:t>,</w:t>
      </w:r>
      <w:r>
        <w:rPr>
          <w:highlight w:val="white"/>
        </w:rPr>
        <w:t xml:space="preserve"> Floating</w:t>
      </w:r>
      <w:r w:rsidR="00943E00">
        <w:rPr>
          <w:highlight w:val="white"/>
        </w:rPr>
        <w:t>, and String</w:t>
      </w:r>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8" w:author="Stefan Bjornander" w:date="2015-04-25T10:33:00Z"/>
          <w:color w:val="auto"/>
        </w:rPr>
        <w:pPrChange w:id="229"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r>
        <w:rPr>
          <w:highlight w:val="white"/>
        </w:rPr>
        <w:t>Logical Types</w:t>
      </w:r>
    </w:p>
    <w:p w14:paraId="6CCB805F" w14:textId="0F425628" w:rsidR="00EB6850" w:rsidRDefault="00EB6850" w:rsidP="00671562">
      <w:ins w:id="230" w:author="Stefan Bjornander" w:date="2015-04-25T10:41:00Z">
        <w:r w:rsidRPr="00903DBA">
          <w:t>Contrary</w:t>
        </w:r>
      </w:ins>
      <w:ins w:id="231" w:author="Stefan Bjornander" w:date="2015-04-25T10:40:00Z">
        <w:r w:rsidRPr="00903DBA">
          <w:t xml:space="preserve"> to some other languages, there is no logical type in C. </w:t>
        </w:r>
      </w:ins>
      <w:ins w:id="23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4" w:author="Stefan Bjornander" w:date="2015-04-25T10:42:00Z">
        <w:r w:rsidRPr="00903DBA">
          <w:t>The</w:t>
        </w:r>
      </w:ins>
      <w:r w:rsidRPr="00903DBA">
        <w:t xml:space="preserve"> logical</w:t>
      </w:r>
      <w:ins w:id="235" w:author="Stefan Bjornander" w:date="2015-04-25T10:42:00Z">
        <w:r w:rsidRPr="00903DBA">
          <w:t xml:space="preserve"> type holds the </w:t>
        </w:r>
      </w:ins>
      <w:ins w:id="236" w:author="Stefan Bjornander" w:date="2015-04-25T10:43:00Z">
        <w:r w:rsidRPr="00903DBA">
          <w:t xml:space="preserve">two </w:t>
        </w:r>
      </w:ins>
      <w:ins w:id="237" w:author="Stefan Bjornander" w:date="2015-04-25T10:42:00Z">
        <w:r w:rsidRPr="00903DBA">
          <w:t xml:space="preserve">sets </w:t>
        </w:r>
        <w:r w:rsidRPr="00903DBA">
          <w:rPr>
            <w:rStyle w:val="KeyWord0"/>
            <w:rPrChange w:id="238" w:author="Stefan Bjornander" w:date="2015-04-25T10:42:00Z">
              <w:rPr>
                <w:rStyle w:val="CodeInText"/>
              </w:rPr>
            </w:rPrChange>
          </w:rPr>
          <w:t>m_trueSet</w:t>
        </w:r>
        <w:r w:rsidRPr="00903DBA">
          <w:t xml:space="preserve"> and </w:t>
        </w:r>
        <w:r w:rsidRPr="00903DBA">
          <w:rPr>
            <w:rStyle w:val="KeyWord0"/>
            <w:rPrChange w:id="239" w:author="Stefan Bjornander" w:date="2015-04-25T10:42:00Z">
              <w:rPr>
                <w:rStyle w:val="CodeInText"/>
              </w:rPr>
            </w:rPrChange>
          </w:rPr>
          <w:t>m_falseSet</w:t>
        </w:r>
        <w:r w:rsidRPr="00903DBA">
          <w:t>, hold</w:t>
        </w:r>
      </w:ins>
      <w:r w:rsidR="003731AE">
        <w:t>ing the</w:t>
      </w:r>
      <w:ins w:id="240" w:author="Stefan Bjornander" w:date="2015-04-25T10:42:00Z">
        <w:r w:rsidRPr="00903DBA">
          <w:t xml:space="preserve"> </w:t>
        </w:r>
      </w:ins>
      <w:ins w:id="241" w:author="Stefan Bjornander" w:date="2015-04-25T10:43:00Z">
        <w:r w:rsidRPr="00903DBA">
          <w:t>middle code address</w:t>
        </w:r>
      </w:ins>
      <w:ins w:id="242" w:author="Stefan Bjornander" w:date="2015-04-25T10:44:00Z">
        <w:r w:rsidRPr="00903DBA">
          <w:t>es</w:t>
        </w:r>
      </w:ins>
      <w:ins w:id="243" w:author="Stefan Bjornander" w:date="2015-04-25T10:43:00Z">
        <w:r w:rsidRPr="00903DBA">
          <w:t xml:space="preserve"> to jumps </w:t>
        </w:r>
      </w:ins>
      <w:r w:rsidRPr="00903DBA">
        <w:t>instructions that</w:t>
      </w:r>
      <w:ins w:id="244" w:author="Stefan Bjornander" w:date="2015-04-25T10:44:00Z">
        <w:r w:rsidRPr="00903DBA">
          <w:t xml:space="preserve"> will later be filled with the address</w:t>
        </w:r>
      </w:ins>
      <w:r w:rsidRPr="00903DBA">
        <w:t>es</w:t>
      </w:r>
      <w:ins w:id="245" w:author="Stefan Bjornander" w:date="2015-04-25T10:44:00Z">
        <w:r w:rsidRPr="00903DBA">
          <w:t xml:space="preserve"> to jump </w:t>
        </w:r>
      </w:ins>
      <w:r w:rsidRPr="00903DBA">
        <w:t xml:space="preserve">to </w:t>
      </w:r>
      <w:ins w:id="24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r>
        <w:rPr>
          <w:highlight w:val="white"/>
        </w:rPr>
        <w:t>Bitfields</w:t>
      </w:r>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247" w:author="Stefan Bjornander" w:date="2015-04-25T10:39:00Z">
        <w:r w:rsidR="00B402D5" w:rsidRPr="00903DBA">
          <w:t>The bi</w:t>
        </w:r>
      </w:ins>
      <w:r w:rsidR="00B402D5" w:rsidRPr="00903DBA">
        <w:t>t</w:t>
      </w:r>
      <w:ins w:id="248"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249" w:author="Stefan Bjornander" w:date="2015-04-25T10:39:00Z">
        <w:r w:rsidR="00B402D5" w:rsidRPr="00903DBA">
          <w:t xml:space="preserve">is used </w:t>
        </w:r>
      </w:ins>
      <w:ins w:id="250" w:author="Stefan Bjornander" w:date="2015-04-25T10:40:00Z">
        <w:r w:rsidR="00481C24" w:rsidRPr="00903DBA">
          <w:t>to set the unused bits to zero</w:t>
        </w:r>
      </w:ins>
      <w:r w:rsidR="00481C24" w:rsidRPr="00903DBA">
        <w:t xml:space="preserve"> </w:t>
      </w:r>
      <w:ins w:id="251"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r>
        <w:rPr>
          <w:highlight w:val="white"/>
        </w:rPr>
        <w:lastRenderedPageBreak/>
        <w:t>Pointers</w:t>
      </w:r>
    </w:p>
    <w:p w14:paraId="02C33183" w14:textId="62F8CD2A" w:rsidR="00A41837" w:rsidRPr="00903DBA" w:rsidRDefault="00C45AA7" w:rsidP="00477362">
      <w:pPr>
        <w:rPr>
          <w:highlight w:val="white"/>
        </w:rPr>
      </w:pPr>
      <w:ins w:id="252"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253" w:author="Stefan Bjornander" w:date="2015-04-25T11:02:00Z">
        <w:r w:rsidRPr="00903DBA">
          <w:t xml:space="preserve"> </w:t>
        </w:r>
      </w:ins>
      <w:r w:rsidR="00A66EE2">
        <w:t>class</w:t>
      </w:r>
      <w:ins w:id="254" w:author="Stefan Bjornander" w:date="2015-04-25T11:02:00Z">
        <w:r w:rsidRPr="00903DBA">
          <w:t>.</w:t>
        </w:r>
      </w:ins>
      <w:ins w:id="255"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r>
        <w:rPr>
          <w:highlight w:val="white"/>
        </w:rPr>
        <w:t>Arrays</w:t>
      </w:r>
    </w:p>
    <w:p w14:paraId="38BE3263" w14:textId="466C14BB" w:rsidR="007071E3" w:rsidRPr="00903DBA" w:rsidRDefault="00F73509">
      <w:pPr>
        <w:rPr>
          <w:color w:val="auto"/>
        </w:rPr>
        <w:pPrChange w:id="256"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7" w:author="Stefan Bjornander" w:date="2015-04-25T11:00:00Z">
        <w:r w:rsidR="00270234" w:rsidRPr="00903DBA">
          <w:t>hen the type is created</w:t>
        </w:r>
      </w:ins>
      <w:r w:rsidR="00270234" w:rsidRPr="00903DBA">
        <w:t>, t</w:t>
      </w:r>
      <w:ins w:id="258" w:author="Stefan Bjornander" w:date="2015-04-25T11:00:00Z">
        <w:r w:rsidR="007071E3" w:rsidRPr="00903DBA">
          <w:t>he array size can be zero. In that case it will later be set by the length of its ini</w:t>
        </w:r>
      </w:ins>
      <w:ins w:id="259" w:author="Stefan Bjornander" w:date="2015-04-25T11:01:00Z">
        <w:r w:rsidR="007071E3" w:rsidRPr="00903DBA">
          <w:t xml:space="preserve">tialization </w:t>
        </w:r>
      </w:ins>
      <w:ins w:id="260"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r>
        <w:rPr>
          <w:highlight w:val="white"/>
        </w:rPr>
        <w:t>Functions</w:t>
      </w:r>
    </w:p>
    <w:p w14:paraId="609F437A" w14:textId="07966D36" w:rsidR="006E1FB9" w:rsidRPr="00903DBA" w:rsidRDefault="009C1D3E" w:rsidP="00243B8E">
      <w:pPr>
        <w:rPr>
          <w:highlight w:val="white"/>
        </w:rPr>
      </w:pPr>
      <w:ins w:id="261"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t>
      </w:r>
      <w:proofErr w:type="spellStart"/>
      <w:r w:rsidR="008B1538">
        <w:rPr>
          <w:highlight w:val="white"/>
        </w:rPr>
        <w:t>whther</w:t>
      </w:r>
      <w:proofErr w:type="spellEnd"/>
      <w:r w:rsidR="008B1538">
        <w:rPr>
          <w:highlight w:val="white"/>
        </w:rPr>
        <w:t xml:space="preserve">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r>
        <w:t>Structs and Unions</w:t>
      </w:r>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r>
        <w:rPr>
          <w:highlight w:val="white"/>
        </w:rPr>
        <w:t>Enumerations</w:t>
      </w:r>
    </w:p>
    <w:p w14:paraId="069F7392" w14:textId="0BAC1285" w:rsidR="00D36967" w:rsidRPr="00903DBA" w:rsidRDefault="00D36967">
      <w:pPr>
        <w:rPr>
          <w:color w:val="auto"/>
        </w:rPr>
        <w:pPrChange w:id="262" w:author="Stefan Bjornander" w:date="2015-04-25T10:38:00Z">
          <w:pPr>
            <w:pStyle w:val="Rubrik3"/>
          </w:pPr>
        </w:pPrChange>
      </w:pPr>
      <w:ins w:id="263" w:author="Stefan Bjornander" w:date="2015-04-25T10:38:00Z">
        <w:r w:rsidRPr="00903DBA">
          <w:t>The enumeration type (</w:t>
        </w:r>
        <w:proofErr w:type="spellStart"/>
        <w:r w:rsidRPr="00903DBA">
          <w:rPr>
            <w:rStyle w:val="KeyWord0"/>
            <w:rPrChange w:id="264" w:author="Stefan Bjornander" w:date="2015-04-25T10:38:00Z">
              <w:rPr>
                <w:rStyle w:val="CodeInText"/>
                <w:b/>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5" w:author="Stefan Bjornander" w:date="2015-04-25T10:38:00Z">
        <w:r w:rsidRPr="00903DBA">
          <w:t xml:space="preserve">. However, the </w:t>
        </w:r>
        <w:r w:rsidRPr="00903DBA">
          <w:rPr>
            <w:rStyle w:val="CodeInText"/>
          </w:rPr>
          <w:t>Specifi</w:t>
        </w:r>
      </w:ins>
      <w:r w:rsidRPr="00903DBA">
        <w:rPr>
          <w:rStyle w:val="CodeInText"/>
        </w:rPr>
        <w:t>er</w:t>
      </w:r>
      <w:ins w:id="266"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5F3AD5">
        <w:t>5</w:t>
      </w:r>
      <w:r w:rsidR="006F4865">
        <w:fldChar w:fldCharType="end"/>
      </w:r>
      <w:r w:rsidRPr="00903DBA">
        <w:t xml:space="preserve"> </w:t>
      </w:r>
      <w:ins w:id="267" w:author="Stefan Bjornander" w:date="2015-04-25T10:38:00Z">
        <w:r w:rsidRPr="00903DBA">
          <w:t xml:space="preserve">needs to know if the type is </w:t>
        </w:r>
        <w:r w:rsidRPr="00903DBA">
          <w:rPr>
            <w:rStyle w:val="KeyWord0"/>
          </w:rPr>
          <w:t>enum</w:t>
        </w:r>
        <w:r w:rsidRPr="00903DBA">
          <w:t xml:space="preserve"> </w:t>
        </w:r>
      </w:ins>
      <w:r w:rsidRPr="00903DBA">
        <w:t>to</w:t>
      </w:r>
      <w:ins w:id="268" w:author="Stefan Bjornander" w:date="2015-04-25T10:38:00Z">
        <w:r w:rsidRPr="00903DBA">
          <w:t xml:space="preserve"> initialize its value. </w:t>
        </w:r>
      </w:ins>
      <w:r w:rsidRPr="00903DBA">
        <w:t>Therefore,</w:t>
      </w:r>
      <w:ins w:id="269" w:author="Stefan Bjornander" w:date="2015-04-25T10:38:00Z">
        <w:r w:rsidRPr="00903DBA">
          <w:t xml:space="preserve"> we add the </w:t>
        </w:r>
        <w:r w:rsidRPr="00903DBA">
          <w:rPr>
            <w:rStyle w:val="KeyWord0"/>
            <w:rPrChange w:id="270" w:author="Stefan Bjornander" w:date="2015-04-25T10:39:00Z">
              <w:rPr>
                <w:rStyle w:val="CodeInText"/>
                <w:b/>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r>
        <w:rPr>
          <w:highlight w:val="white"/>
        </w:rPr>
        <w:t>Type Size</w:t>
      </w:r>
    </w:p>
    <w:p w14:paraId="1ACBF843" w14:textId="6FF48969" w:rsidR="003903B8" w:rsidRPr="00903DBA" w:rsidRDefault="003903B8">
      <w:pPr>
        <w:rPr>
          <w:ins w:id="271" w:author="Stefan Bjornander" w:date="2015-04-25T11:15:00Z"/>
        </w:rPr>
        <w:pPrChange w:id="272" w:author="Stefan Bjornander" w:date="2015-04-25T14:54:00Z">
          <w:pPr>
            <w:pStyle w:val="Rubrik3"/>
          </w:pPr>
        </w:pPrChange>
      </w:pPr>
      <w:ins w:id="273" w:author="Stefan Bjornander" w:date="2015-04-25T14:54:00Z">
        <w:r w:rsidRPr="00903DBA">
          <w:t xml:space="preserve">Each type has a size, even though void </w:t>
        </w:r>
      </w:ins>
      <w:ins w:id="274" w:author="Stefan Bjornander" w:date="2015-04-25T16:04:00Z">
        <w:r w:rsidRPr="00903DBA">
          <w:t>and</w:t>
        </w:r>
      </w:ins>
      <w:ins w:id="275"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276" w:author="Stefan Bjornander" w:date="2015-04-25T14:54:00Z">
        <w:r w:rsidRPr="00903DBA">
          <w:t>. The size of an array is its size times the size of its type</w:t>
        </w:r>
      </w:ins>
      <w:ins w:id="277" w:author="Stefan Bjornander" w:date="2015-04-25T14:55:00Z">
        <w:r w:rsidRPr="00903DBA">
          <w:t xml:space="preserve">, the size of a struct is the sum of the sizes of its members, and the size of a union is the size of its </w:t>
        </w:r>
      </w:ins>
      <w:ins w:id="278" w:author="Stefan Bjornander" w:date="2015-04-25T16:04:00Z">
        <w:r w:rsidRPr="00903DBA">
          <w:t>largest</w:t>
        </w:r>
      </w:ins>
      <w:ins w:id="279" w:author="Stefan Bjornander" w:date="2015-04-25T14:55:00Z">
        <w:r w:rsidRPr="00903DBA">
          <w:t xml:space="preserve"> member. Not</w:t>
        </w:r>
      </w:ins>
      <w:ins w:id="280" w:author="Stefan Bjornander" w:date="2015-04-25T16:04:00Z">
        <w:r w:rsidRPr="00903DBA">
          <w:t>e</w:t>
        </w:r>
      </w:ins>
      <w:ins w:id="281"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r>
        <w:rPr>
          <w:highlight w:val="white"/>
        </w:rPr>
        <w:t>Complete Types</w:t>
      </w:r>
    </w:p>
    <w:p w14:paraId="004BF223" w14:textId="35F438FA" w:rsidR="004409FB" w:rsidRPr="00903DBA" w:rsidRDefault="004409FB">
      <w:pPr>
        <w:rPr>
          <w:noProof/>
        </w:rPr>
      </w:pPr>
      <w:ins w:id="282" w:author="Stefan Bjornander" w:date="2015-04-25T11:37:00Z">
        <w:r w:rsidRPr="00903DBA">
          <w:t xml:space="preserve">It is possible to define an array without </w:t>
        </w:r>
      </w:ins>
      <w:ins w:id="283" w:author="Stefan Bjornander" w:date="2015-04-25T11:38:00Z">
        <w:r w:rsidRPr="00903DBA">
          <w:rPr>
            <w:noProof/>
          </w:rPr>
          <w:t xml:space="preserve">stating its size, </w:t>
        </w:r>
      </w:ins>
      <w:ins w:id="284" w:author="Stefan Bjornander" w:date="2015-04-25T14:31:00Z">
        <w:r w:rsidRPr="00903DBA">
          <w:rPr>
            <w:noProof/>
          </w:rPr>
          <w:t>in which case the array is given the size zero. I</w:t>
        </w:r>
      </w:ins>
      <w:ins w:id="285" w:author="Stefan Bjornander" w:date="2015-04-25T11:38:00Z">
        <w:r w:rsidRPr="00903DBA">
          <w:rPr>
            <w:noProof/>
          </w:rPr>
          <w:t>n that case</w:t>
        </w:r>
      </w:ins>
      <w:ins w:id="286" w:author="Stefan Bjornander" w:date="2015-04-25T14:31:00Z">
        <w:r w:rsidRPr="00903DBA">
          <w:rPr>
            <w:noProof/>
          </w:rPr>
          <w:t>,</w:t>
        </w:r>
      </w:ins>
      <w:ins w:id="287" w:author="Stefan Bjornander" w:date="2015-04-25T11:38:00Z">
        <w:r w:rsidRPr="00903DBA">
          <w:rPr>
            <w:noProof/>
          </w:rPr>
          <w:t xml:space="preserve"> </w:t>
        </w:r>
      </w:ins>
      <w:ins w:id="288" w:author="Stefan Bjornander" w:date="2015-04-25T14:31:00Z">
        <w:r w:rsidRPr="00903DBA">
          <w:rPr>
            <w:noProof/>
          </w:rPr>
          <w:t>the</w:t>
        </w:r>
      </w:ins>
      <w:ins w:id="289" w:author="Stefan Bjornander" w:date="2015-04-25T11:38:00Z">
        <w:r w:rsidRPr="00903DBA">
          <w:rPr>
            <w:noProof/>
          </w:rPr>
          <w:t xml:space="preserve"> </w:t>
        </w:r>
      </w:ins>
      <w:ins w:id="290" w:author="Stefan Bjornander" w:date="2015-04-25T14:31:00Z">
        <w:r w:rsidRPr="00903DBA">
          <w:rPr>
            <w:noProof/>
          </w:rPr>
          <w:t xml:space="preserve">array </w:t>
        </w:r>
      </w:ins>
      <w:ins w:id="291" w:author="Stefan Bjornander" w:date="2015-04-25T11:38:00Z">
        <w:r w:rsidRPr="00903DBA">
          <w:rPr>
            <w:noProof/>
          </w:rPr>
          <w:t xml:space="preserve">size must be determined by the size of its initialization list. </w:t>
        </w:r>
      </w:ins>
      <w:ins w:id="292" w:author="Stefan Bjornander" w:date="2015-04-25T11:39:00Z">
        <w:r w:rsidRPr="00903DBA">
          <w:rPr>
            <w:noProof/>
          </w:rPr>
          <w:t xml:space="preserve">However, if the </w:t>
        </w:r>
      </w:ins>
      <w:ins w:id="293" w:author="Stefan Bjornander" w:date="2015-04-25T11:40:00Z">
        <w:r w:rsidRPr="00903DBA">
          <w:rPr>
            <w:noProof/>
          </w:rPr>
          <w:t xml:space="preserve">array </w:t>
        </w:r>
      </w:ins>
      <w:ins w:id="294" w:author="Stefan Bjornander" w:date="2015-04-25T11:39:00Z">
        <w:r w:rsidRPr="00903DBA">
          <w:rPr>
            <w:noProof/>
          </w:rPr>
          <w:t xml:space="preserve">definition </w:t>
        </w:r>
      </w:ins>
      <w:ins w:id="295" w:author="Stefan Bjornander" w:date="2015-04-25T11:40:00Z">
        <w:r w:rsidRPr="00903DBA">
          <w:rPr>
            <w:noProof/>
          </w:rPr>
          <w:t>lacks</w:t>
        </w:r>
      </w:ins>
      <w:ins w:id="296" w:author="Stefan Bjornander" w:date="2015-04-25T11:39:00Z">
        <w:r w:rsidRPr="00903DBA">
          <w:rPr>
            <w:noProof/>
          </w:rPr>
          <w:t xml:space="preserve"> an initialization list</w:t>
        </w:r>
      </w:ins>
      <w:ins w:id="297" w:author="Stefan Bjornander" w:date="2015-04-25T11:40:00Z">
        <w:r w:rsidRPr="00903DBA">
          <w:rPr>
            <w:noProof/>
          </w:rPr>
          <w:t xml:space="preserve">, the array </w:t>
        </w:r>
      </w:ins>
      <w:ins w:id="298" w:author="Stefan Bjornander" w:date="2015-04-25T14:31:00Z">
        <w:r w:rsidRPr="00903DBA">
          <w:rPr>
            <w:noProof/>
          </w:rPr>
          <w:t xml:space="preserve">keeps the size zero and is considered </w:t>
        </w:r>
      </w:ins>
      <w:ins w:id="299" w:author="Stefan Bjornander" w:date="2015-04-25T11:40:00Z">
        <w:r w:rsidRPr="00903DBA">
          <w:rPr>
            <w:noProof/>
          </w:rPr>
          <w:t>incomplete</w:t>
        </w:r>
      </w:ins>
      <w:ins w:id="300" w:author="Stefan Bjornander" w:date="2015-04-25T11:39:00Z">
        <w:r w:rsidRPr="00903DBA">
          <w:rPr>
            <w:noProof/>
          </w:rPr>
          <w:t>.</w:t>
        </w:r>
      </w:ins>
      <w:ins w:id="301" w:author="Stefan Bjornander" w:date="2015-04-25T14:30:00Z">
        <w:r w:rsidRPr="00903DBA">
          <w:rPr>
            <w:noProof/>
          </w:rPr>
          <w:t xml:space="preserve"> In the same</w:t>
        </w:r>
      </w:ins>
      <w:ins w:id="302" w:author="Stefan Bjornander" w:date="2015-04-25T14:33:00Z">
        <w:r w:rsidRPr="00903DBA">
          <w:rPr>
            <w:noProof/>
          </w:rPr>
          <w:t xml:space="preserve"> way</w:t>
        </w:r>
      </w:ins>
      <w:ins w:id="303" w:author="Stefan Bjornander" w:date="2015-04-25T14:30:00Z">
        <w:r w:rsidRPr="00903DBA">
          <w:rPr>
            <w:noProof/>
          </w:rPr>
          <w:t xml:space="preserve">, it is possible to define only the </w:t>
        </w:r>
      </w:ins>
      <w:ins w:id="304" w:author="Stefan Bjornander" w:date="2015-04-25T14:32:00Z">
        <w:r w:rsidRPr="00903DBA">
          <w:rPr>
            <w:noProof/>
          </w:rPr>
          <w:t>n</w:t>
        </w:r>
      </w:ins>
      <w:ins w:id="305" w:author="Stefan Bjornander" w:date="2015-04-25T14:33:00Z">
        <w:r w:rsidRPr="00903DBA">
          <w:rPr>
            <w:noProof/>
          </w:rPr>
          <w:t>ame tag</w:t>
        </w:r>
      </w:ins>
      <w:ins w:id="306" w:author="Stefan Bjornander" w:date="2015-04-25T14:30:00Z">
        <w:r w:rsidRPr="00903DBA">
          <w:rPr>
            <w:noProof/>
          </w:rPr>
          <w:t xml:space="preserve"> of a struct</w:t>
        </w:r>
      </w:ins>
      <w:ins w:id="307" w:author="Stefan Bjornander" w:date="2015-04-25T14:33:00Z">
        <w:r w:rsidRPr="00903DBA">
          <w:rPr>
            <w:noProof/>
          </w:rPr>
          <w:t xml:space="preserve"> or union</w:t>
        </w:r>
      </w:ins>
      <w:ins w:id="308" w:author="Stefan Bjornander" w:date="2015-04-25T14:30:00Z">
        <w:r w:rsidRPr="00903DBA">
          <w:rPr>
            <w:noProof/>
          </w:rPr>
          <w:t xml:space="preserve">, with its </w:t>
        </w:r>
      </w:ins>
      <w:ins w:id="309" w:author="Stefan Bjornander" w:date="2015-04-25T14:33:00Z">
        <w:r w:rsidRPr="00903DBA">
          <w:rPr>
            <w:noProof/>
          </w:rPr>
          <w:t xml:space="preserve">member </w:t>
        </w:r>
      </w:ins>
      <w:r w:rsidRPr="00903DBA">
        <w:rPr>
          <w:noProof/>
        </w:rPr>
        <w:t>map</w:t>
      </w:r>
      <w:ins w:id="310" w:author="Stefan Bjornander" w:date="2015-04-25T14:33:00Z">
        <w:r w:rsidRPr="00903DBA">
          <w:rPr>
            <w:noProof/>
          </w:rPr>
          <w:t xml:space="preserve"> </w:t>
        </w:r>
      </w:ins>
      <w:ins w:id="311" w:author="Stefan Bjornander" w:date="2015-04-25T14:30:00Z">
        <w:r w:rsidRPr="00903DBA">
          <w:rPr>
            <w:noProof/>
          </w:rPr>
          <w:t xml:space="preserve">to be defined later. </w:t>
        </w:r>
      </w:ins>
      <w:ins w:id="312" w:author="Stefan Bjornander" w:date="2015-04-25T14:32:00Z">
        <w:r w:rsidRPr="00903DBA">
          <w:rPr>
            <w:noProof/>
          </w:rPr>
          <w:t xml:space="preserve">In that case, the member </w:t>
        </w:r>
      </w:ins>
      <w:r w:rsidRPr="00903DBA">
        <w:rPr>
          <w:noProof/>
        </w:rPr>
        <w:t>map</w:t>
      </w:r>
      <w:ins w:id="313" w:author="Stefan Bjornander" w:date="2015-04-25T14:32:00Z">
        <w:r w:rsidRPr="00903DBA">
          <w:rPr>
            <w:noProof/>
          </w:rPr>
          <w:t xml:space="preserve"> is given the value null, which is keep if the </w:t>
        </w:r>
      </w:ins>
      <w:ins w:id="314" w:author="Stefan Bjornander" w:date="2015-04-25T14:33:00Z">
        <w:r w:rsidRPr="00903DBA">
          <w:rPr>
            <w:noProof/>
          </w:rPr>
          <w:t xml:space="preserve">member </w:t>
        </w:r>
      </w:ins>
      <w:r w:rsidRPr="00903DBA">
        <w:rPr>
          <w:noProof/>
        </w:rPr>
        <w:t>map</w:t>
      </w:r>
      <w:ins w:id="315" w:author="Stefan Bjornander" w:date="2015-04-25T14:33:00Z">
        <w:r w:rsidRPr="00903DBA">
          <w:rPr>
            <w:noProof/>
          </w:rPr>
          <w:t xml:space="preserve"> is n</w:t>
        </w:r>
      </w:ins>
      <w:r w:rsidRPr="00903DBA">
        <w:rPr>
          <w:noProof/>
        </w:rPr>
        <w:t>ot</w:t>
      </w:r>
      <w:ins w:id="316" w:author="Stefan Bjornander" w:date="2015-04-25T14:33:00Z">
        <w:r w:rsidRPr="00903DBA">
          <w:rPr>
            <w:noProof/>
          </w:rPr>
          <w:t xml:space="preserve"> defined, and the struct or union is consider incomplete.</w:t>
        </w:r>
      </w:ins>
      <w:ins w:id="317"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8"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r>
        <w:rPr>
          <w:highlight w:val="white"/>
        </w:rPr>
        <w:t>Constant and Volatile</w:t>
      </w:r>
    </w:p>
    <w:p w14:paraId="66A16E10" w14:textId="1F0EA97E" w:rsidR="00B864B2" w:rsidRPr="00903DBA" w:rsidRDefault="00B864B2">
      <w:pPr>
        <w:pPrChange w:id="319" w:author="Stefan Bjornander" w:date="2015-04-25T10:27:00Z">
          <w:pPr>
            <w:pStyle w:val="Rubrik3"/>
          </w:pPr>
        </w:pPrChange>
      </w:pPr>
      <w:ins w:id="320" w:author="Stefan Bjornander" w:date="2015-04-25T10:30:00Z">
        <w:r w:rsidRPr="00903DBA">
          <w:t xml:space="preserve">The idea of the volatile </w:t>
        </w:r>
      </w:ins>
      <w:ins w:id="321" w:author="Stefan Bjornander" w:date="2015-04-25T10:31:00Z">
        <w:r w:rsidRPr="00903DBA">
          <w:t xml:space="preserve">qualifier is to </w:t>
        </w:r>
      </w:ins>
      <w:ins w:id="322" w:author="Stefan Bjornander" w:date="2015-04-25T10:30:00Z">
        <w:r w:rsidRPr="00903DBA">
          <w:t xml:space="preserve">prevent optimization, and since this book </w:t>
        </w:r>
      </w:ins>
      <w:ins w:id="323" w:author="Stefan Bjornander" w:date="2015-04-25T10:31:00Z">
        <w:r w:rsidRPr="00903DBA">
          <w:t>is focused on optimization techniques</w:t>
        </w:r>
      </w:ins>
      <w:r w:rsidR="001832E0" w:rsidRPr="00903DBA">
        <w:t>,</w:t>
      </w:r>
      <w:ins w:id="324" w:author="Stefan Bjornander" w:date="2015-04-25T10:31:00Z">
        <w:r w:rsidRPr="00903DBA">
          <w:t xml:space="preserve"> we have no real use for the volatile </w:t>
        </w:r>
      </w:ins>
      <w:r w:rsidRPr="00903DBA">
        <w:t>qualifier</w:t>
      </w:r>
      <w:ins w:id="325" w:author="Stefan Bjornander" w:date="2015-04-25T10:31:00Z">
        <w:r w:rsidRPr="00903DBA">
          <w:t xml:space="preserve">. However, for the sake of </w:t>
        </w:r>
      </w:ins>
      <w:r w:rsidRPr="00903DBA">
        <w:t>completeness</w:t>
      </w:r>
      <w:ins w:id="326" w:author="Stefan Bjornander" w:date="2015-04-25T10:31:00Z">
        <w:r w:rsidRPr="00903DBA">
          <w:t xml:space="preserve"> we include the </w:t>
        </w:r>
        <w:r w:rsidRPr="00903DBA">
          <w:rPr>
            <w:rStyle w:val="KeyWord0"/>
            <w:rPrChange w:id="327" w:author="Stefan Bjornander" w:date="2015-04-25T10:32:00Z">
              <w:rPr>
                <w:rStyle w:val="CodeInText"/>
                <w:b/>
              </w:rPr>
            </w:rPrChange>
          </w:rPr>
          <w:t>m_volatile</w:t>
        </w:r>
        <w:r w:rsidRPr="00903DBA">
          <w:t xml:space="preserve"> field in the </w:t>
        </w:r>
        <w:r w:rsidRPr="00903DBA">
          <w:rPr>
            <w:rStyle w:val="KeyWord0"/>
            <w:rPrChange w:id="328"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29" w:author="Stefan Bjornander" w:date="2015-04-25T10:28:00Z">
        <w:r w:rsidRPr="00903DBA">
          <w:t xml:space="preserve"> type is constant if its field </w:t>
        </w:r>
        <w:r w:rsidRPr="00903DBA">
          <w:rPr>
            <w:rStyle w:val="KeyWord0"/>
            <w:rPrChange w:id="330" w:author="Stefan Bjornander" w:date="2015-04-25T10:28:00Z">
              <w:rPr>
                <w:rStyle w:val="CodeInText"/>
              </w:rPr>
            </w:rPrChange>
          </w:rPr>
          <w:t>m_constant</w:t>
        </w:r>
        <w:r w:rsidRPr="00903DBA">
          <w:t xml:space="preserve"> is true. However, </w:t>
        </w:r>
      </w:ins>
      <w:r w:rsidRPr="00903DBA">
        <w:t>a</w:t>
      </w:r>
      <w:ins w:id="331" w:author="Stefan Bjornander" w:date="2015-04-25T10:28:00Z">
        <w:r w:rsidRPr="00903DBA">
          <w:t xml:space="preserve"> struct or union is </w:t>
        </w:r>
      </w:ins>
      <w:r w:rsidR="00D96162" w:rsidRPr="00903DBA">
        <w:t>c</w:t>
      </w:r>
      <w:ins w:id="332" w:author="Stefan Bjornander" w:date="2015-04-25T10:29:00Z">
        <w:r w:rsidRPr="00903DBA">
          <w:t>onstant</w:t>
        </w:r>
      </w:ins>
      <w:ins w:id="333" w:author="Stefan Bjornander" w:date="2015-04-25T10:28:00Z">
        <w:r w:rsidRPr="00903DBA">
          <w:t xml:space="preserve"> if </w:t>
        </w:r>
      </w:ins>
      <w:ins w:id="334"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335" w:author="Stefan Bjornander" w:date="2015-04-25T10:29:00Z">
        <w:r w:rsidRPr="00903DBA">
          <w:t xml:space="preserve"> </w:t>
        </w:r>
      </w:ins>
      <w:r w:rsidR="00C04FC7" w:rsidRPr="00903DBA">
        <w:t xml:space="preserve">if </w:t>
      </w:r>
      <w:ins w:id="336" w:author="Stefan Bjornander" w:date="2015-04-25T10:29:00Z">
        <w:r w:rsidRPr="00903DBA">
          <w:t>is any of its members if (</w:t>
        </w:r>
      </w:ins>
      <w:ins w:id="337" w:author="Stefan Bjornander" w:date="2015-04-25T10:30:00Z">
        <w:r w:rsidRPr="00903DBA">
          <w:t>recursively</w:t>
        </w:r>
      </w:ins>
      <w:ins w:id="338" w:author="Stefan Bjornander" w:date="2015-04-25T10:29:00Z">
        <w:r w:rsidRPr="00903DBA">
          <w:t>)</w:t>
        </w:r>
      </w:ins>
      <w:ins w:id="339"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r>
        <w:rPr>
          <w:highlight w:val="white"/>
        </w:rPr>
        <w:t>Hash Code and Equals</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0" w:author="Stefan Bjornander" w:date="2015-04-25T14:35:00Z">
        <w:r w:rsidRPr="00903DBA">
          <w:t>Two pointer</w:t>
        </w:r>
      </w:ins>
      <w:r w:rsidRPr="00903DBA">
        <w:rPr>
          <w:noProof/>
        </w:rPr>
        <w:t>s</w:t>
      </w:r>
      <w:ins w:id="341" w:author="Stefan Bjornander" w:date="2015-04-25T14:35:00Z">
        <w:r w:rsidRPr="00903DBA">
          <w:rPr>
            <w:noProof/>
          </w:rPr>
          <w:t xml:space="preserve"> are </w:t>
        </w:r>
      </w:ins>
      <w:r w:rsidRPr="00903DBA">
        <w:rPr>
          <w:noProof/>
        </w:rPr>
        <w:t xml:space="preserve">considered to be </w:t>
      </w:r>
      <w:ins w:id="342" w:author="Stefan Bjornander" w:date="2015-04-25T14:35:00Z">
        <w:r w:rsidRPr="00903DBA">
          <w:rPr>
            <w:noProof/>
          </w:rPr>
          <w:t>equal if the type</w:t>
        </w:r>
      </w:ins>
      <w:r w:rsidRPr="00903DBA">
        <w:rPr>
          <w:noProof/>
        </w:rPr>
        <w:t>s</w:t>
      </w:r>
      <w:ins w:id="34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4" w:author="Stefan Bjornander" w:date="2015-04-25T14:56:00Z">
        <w:r w:rsidRPr="00903DBA">
          <w:rPr>
            <w:noProof/>
          </w:rPr>
          <w:t xml:space="preserve">wo arrays are </w:t>
        </w:r>
      </w:ins>
      <w:r w:rsidRPr="00903DBA">
        <w:rPr>
          <w:noProof/>
        </w:rPr>
        <w:t xml:space="preserve">equal </w:t>
      </w:r>
      <w:ins w:id="345" w:author="Stefan Bjornander" w:date="2015-04-25T17:26:00Z">
        <w:r w:rsidRPr="00903DBA">
          <w:rPr>
            <w:noProof/>
          </w:rPr>
          <w:t>if</w:t>
        </w:r>
      </w:ins>
      <w:r w:rsidRPr="00903DBA">
        <w:rPr>
          <w:noProof/>
        </w:rPr>
        <w:t xml:space="preserve"> </w:t>
      </w:r>
      <w:ins w:id="34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7" w:author="Stefan Bjornander" w:date="2015-04-25T14:58:00Z">
        <w:r w:rsidRPr="00903DBA">
          <w:rPr>
            <w:noProof/>
          </w:rPr>
          <w:t>Two struct</w:t>
        </w:r>
      </w:ins>
      <w:ins w:id="348" w:author="Stefan Bjornander" w:date="2015-04-25T16:07:00Z">
        <w:r w:rsidRPr="00903DBA">
          <w:rPr>
            <w:noProof/>
          </w:rPr>
          <w:t>s</w:t>
        </w:r>
      </w:ins>
      <w:ins w:id="349" w:author="Stefan Bjornander" w:date="2015-04-25T14:58:00Z">
        <w:r w:rsidRPr="00903DBA">
          <w:rPr>
            <w:noProof/>
          </w:rPr>
          <w:t xml:space="preserve"> or unions are equals if </w:t>
        </w:r>
      </w:ins>
      <w:ins w:id="350" w:author="Stefan Bjornander" w:date="2015-04-25T16:06:00Z">
        <w:r w:rsidRPr="00903DBA">
          <w:rPr>
            <w:noProof/>
          </w:rPr>
          <w:t xml:space="preserve">they both are incomplete </w:t>
        </w:r>
      </w:ins>
      <w:r w:rsidRPr="00903DBA">
        <w:rPr>
          <w:noProof/>
        </w:rPr>
        <w:t xml:space="preserve">(their member maps are null) </w:t>
      </w:r>
      <w:ins w:id="351" w:author="Stefan Bjornander" w:date="2015-04-25T16:06:00Z">
        <w:r w:rsidRPr="00903DBA">
          <w:rPr>
            <w:noProof/>
          </w:rPr>
          <w:t xml:space="preserve">or if </w:t>
        </w:r>
      </w:ins>
      <w:ins w:id="352" w:author="Stefan Bjornander" w:date="2015-04-25T14:58:00Z">
        <w:r w:rsidRPr="00903DBA">
          <w:rPr>
            <w:noProof/>
          </w:rPr>
          <w:t xml:space="preserve">their member </w:t>
        </w:r>
      </w:ins>
      <w:r w:rsidRPr="00903DBA">
        <w:rPr>
          <w:noProof/>
        </w:rPr>
        <w:t>maps</w:t>
      </w:r>
      <w:ins w:id="353" w:author="Stefan Bjornander" w:date="2015-04-25T14:58:00Z">
        <w:r w:rsidRPr="00903DBA">
          <w:rPr>
            <w:noProof/>
          </w:rPr>
          <w:t xml:space="preserve"> are equal</w:t>
        </w:r>
      </w:ins>
      <w:ins w:id="354" w:author="Stefan Bjornander" w:date="2015-04-25T16:07:00Z">
        <w:r w:rsidRPr="00903DBA">
          <w:rPr>
            <w:noProof/>
          </w:rPr>
          <w:t>. N</w:t>
        </w:r>
      </w:ins>
      <w:ins w:id="355" w:author="Stefan Bjornander" w:date="2015-04-25T16:05:00Z">
        <w:r w:rsidRPr="00903DBA">
          <w:rPr>
            <w:noProof/>
          </w:rPr>
          <w:t xml:space="preserve">ote that they </w:t>
        </w:r>
      </w:ins>
      <w:r w:rsidRPr="00903DBA">
        <w:rPr>
          <w:noProof/>
        </w:rPr>
        <w:t xml:space="preserve">must not only </w:t>
      </w:r>
      <w:ins w:id="356" w:author="Stefan Bjornander" w:date="2015-04-25T16:06:00Z">
        <w:r w:rsidRPr="00903DBA">
          <w:rPr>
            <w:noProof/>
          </w:rPr>
          <w:t>have the same members, the</w:t>
        </w:r>
      </w:ins>
      <w:r w:rsidRPr="00903DBA">
        <w:rPr>
          <w:noProof/>
        </w:rPr>
        <w:t xml:space="preserve"> members</w:t>
      </w:r>
      <w:ins w:id="357" w:author="Stefan Bjornander" w:date="2015-04-25T16:06:00Z">
        <w:r w:rsidRPr="00903DBA">
          <w:rPr>
            <w:noProof/>
          </w:rPr>
          <w:t xml:space="preserve"> </w:t>
        </w:r>
      </w:ins>
      <w:r w:rsidRPr="00903DBA">
        <w:rPr>
          <w:noProof/>
        </w:rPr>
        <w:t xml:space="preserve">must also appear in the </w:t>
      </w:r>
      <w:ins w:id="35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5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r>
        <w:rPr>
          <w:highlight w:val="white"/>
        </w:rPr>
        <w:t>Predefined Types</w:t>
      </w:r>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proofErr w:type="spellStart"/>
      <w:r>
        <w:rPr>
          <w:highlight w:val="white"/>
        </w:rPr>
        <w:t>ToString</w:t>
      </w:r>
      <w:proofErr w:type="spellEnd"/>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w:t>
      </w:r>
      <w:proofErr w:type="spellStart"/>
      <w:r w:rsidR="006E0C59">
        <w:rPr>
          <w:highlight w:val="white"/>
        </w:rPr>
        <w:t>bu</w:t>
      </w:r>
      <w:proofErr w:type="spellEnd"/>
      <w:r w:rsidR="006E0C59">
        <w:rPr>
          <w:highlight w:val="white"/>
        </w:rPr>
        <w:t xml:space="preserve"> spaces </w:t>
      </w:r>
      <w:proofErr w:type="gramStart"/>
      <w:r w:rsidR="006E0C59">
        <w:rPr>
          <w:highlight w:val="white"/>
        </w:rPr>
        <w:t>(‘ ‘</w:t>
      </w:r>
      <w:proofErr w:type="gramEnd"/>
      <w:r w:rsidR="006E0C59">
        <w:rPr>
          <w:highlight w:val="white"/>
        </w:rPr>
        <w:t xml:space="preserve">).For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0" w:name="_Toc57656045"/>
      <w:r w:rsidRPr="00903DBA">
        <w:t>Type Size</w:t>
      </w:r>
      <w:bookmarkEnd w:id="360"/>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28FEE78E"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21ABF">
        <w:rPr>
          <w:highlight w:val="white"/>
        </w:rPr>
        <w:t>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410C03C9"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21ABF">
        <w:rPr>
          <w:highlight w:val="white"/>
        </w:rPr>
        <w:t>The Windows environment</w:t>
      </w:r>
      <w:r w:rsidR="009D0A67" w:rsidRPr="00903DBA">
        <w:rPr>
          <w:highlight w:val="white"/>
        </w:rPr>
        <w: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5C13A22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5F3AD5">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361" w:name="_Toc57656046"/>
      <w:r w:rsidRPr="00903DBA">
        <w:t>Type Cast</w:t>
      </w:r>
      <w:bookmarkEnd w:id="361"/>
      <w:r w:rsidR="0026522D">
        <w:t>ing</w:t>
      </w:r>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r>
        <w:rPr>
          <w:highlight w:val="white"/>
        </w:rPr>
        <w:lastRenderedPageBreak/>
        <w:t>Implicit Cast</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r>
        <w:rPr>
          <w:highlight w:val="white"/>
        </w:rPr>
        <w:t>Explicit Cast</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proofErr w:type="gramStart"/>
      <w:r w:rsidR="009C3C27">
        <w:rPr>
          <w:highlight w:val="white"/>
        </w:rPr>
        <w:t>true-set</w:t>
      </w:r>
      <w:proofErr w:type="gramEnd"/>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proofErr w:type="gramStart"/>
      <w:r w:rsidR="00A76052">
        <w:rPr>
          <w:highlight w:val="white"/>
        </w:rPr>
        <w:t>false-set</w:t>
      </w:r>
      <w:proofErr w:type="gramEnd"/>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proofErr w:type="gramStart"/>
      <w:r w:rsidR="009C3C27">
        <w:rPr>
          <w:highlight w:val="white"/>
        </w:rPr>
        <w:t>true-set</w:t>
      </w:r>
      <w:proofErr w:type="gramEnd"/>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proofErr w:type="gramStart"/>
      <w:r w:rsidR="00A76052">
        <w:rPr>
          <w:highlight w:val="white"/>
        </w:rPr>
        <w:t>false-set</w:t>
      </w:r>
      <w:proofErr w:type="gramEnd"/>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362" w:name="_Toc57656047"/>
      <w:r w:rsidRPr="00903DBA">
        <w:t>Type Promotion</w:t>
      </w:r>
      <w:bookmarkEnd w:id="362"/>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w:t>
      </w:r>
      <w:proofErr w:type="gramStart"/>
      <w:r w:rsidRPr="00903DBA">
        <w:t>is considered to be</w:t>
      </w:r>
      <w:proofErr w:type="gramEnd"/>
      <w:r w:rsidRPr="00903DBA">
        <w:t xml:space="preserv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3" w:name="_Ref54016854"/>
      <w:bookmarkStart w:id="364" w:name="_Toc57656048"/>
      <w:r w:rsidRPr="00903DBA">
        <w:lastRenderedPageBreak/>
        <w:t>Constant Expression</w:t>
      </w:r>
      <w:bookmarkEnd w:id="363"/>
      <w:bookmarkEnd w:id="364"/>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r>
        <w:t>Unary and Binary Expressions</w:t>
      </w:r>
    </w:p>
    <w:p w14:paraId="2E47FB49" w14:textId="7683A831" w:rsidR="004558D5" w:rsidRPr="00903DBA" w:rsidRDefault="004558D5" w:rsidP="005A389B">
      <w:r>
        <w:t xml:space="preserve">The </w:t>
      </w:r>
      <w:r w:rsidRPr="004558D5">
        <w:rPr>
          <w:rStyle w:val="KeyWord0"/>
        </w:rPr>
        <w:t>ConstantExpression</w:t>
      </w:r>
      <w:r>
        <w:t xml:space="preserve"> class </w:t>
      </w:r>
      <w:r w:rsidR="00FB7BE9">
        <w:t xml:space="preserve">holds methods that calculates the value of unary and binary logical and arithmetic </w:t>
      </w:r>
      <w:proofErr w:type="gramStart"/>
      <w:r w:rsidR="00FB7BE9">
        <w:t>expressions, if</w:t>
      </w:r>
      <w:proofErr w:type="gramEnd"/>
      <w:r w:rsidR="00FB7BE9">
        <w:t xml:space="preserve"> their operands are constant.</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365" w:name="_Toc57656049"/>
      <w:r w:rsidRPr="00903DBA">
        <w:rPr>
          <w:highlight w:val="white"/>
        </w:rPr>
        <w:t>Relation Expressions</w:t>
      </w:r>
      <w:bookmarkEnd w:id="365"/>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proofErr w:type="gramStart"/>
      <w:r w:rsidR="009C3C27">
        <w:rPr>
          <w:highlight w:val="white"/>
        </w:rPr>
        <w:t>true-set</w:t>
      </w:r>
      <w:r w:rsidRPr="00903DBA">
        <w:rPr>
          <w:highlight w:val="white"/>
        </w:rPr>
        <w:t>s</w:t>
      </w:r>
      <w:proofErr w:type="gramEnd"/>
      <w:r w:rsidRPr="00903DBA">
        <w:rPr>
          <w:highlight w:val="white"/>
        </w:rPr>
        <w:t xml:space="preserve">. If the value is true, the unconditional </w:t>
      </w:r>
      <w:r w:rsidR="00987634" w:rsidRPr="00903DBA">
        <w:rPr>
          <w:highlight w:val="white"/>
        </w:rPr>
        <w:t xml:space="preserve">jump instruction is stored in its </w:t>
      </w:r>
      <w:proofErr w:type="gramStart"/>
      <w:r w:rsidR="009C3C27">
        <w:rPr>
          <w:highlight w:val="white"/>
        </w:rPr>
        <w:t>true-set</w:t>
      </w:r>
      <w:proofErr w:type="gramEnd"/>
      <w:r w:rsidR="00987634" w:rsidRPr="00903DBA">
        <w:rPr>
          <w:highlight w:val="white"/>
        </w:rPr>
        <w:t xml:space="preserve">. Otherwise, the value is stored in the </w:t>
      </w:r>
      <w:proofErr w:type="gramStart"/>
      <w:r w:rsidR="00A76052">
        <w:rPr>
          <w:highlight w:val="white"/>
        </w:rPr>
        <w:t>false-set</w:t>
      </w:r>
      <w:proofErr w:type="gramEnd"/>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366" w:name="_Toc57656050"/>
      <w:r w:rsidRPr="00903DBA">
        <w:rPr>
          <w:highlight w:val="white"/>
        </w:rPr>
        <w:t>Arithmetic Expressions</w:t>
      </w:r>
      <w:bookmarkEnd w:id="366"/>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w:t>
      </w:r>
      <w:proofErr w:type="gramStart"/>
      <w:r w:rsidRPr="00903DBA">
        <w:rPr>
          <w:highlight w:val="white"/>
        </w:rPr>
        <w:t>expression, since</w:t>
      </w:r>
      <w:proofErr w:type="gramEnd"/>
      <w:r w:rsidRPr="00903DBA">
        <w:rPr>
          <w:highlight w:val="white"/>
        </w:rPr>
        <w:t xml:space="preserv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367" w:name="_Toc57656051"/>
      <w:r w:rsidRPr="00903DBA">
        <w:rPr>
          <w:highlight w:val="white"/>
        </w:rPr>
        <w:t xml:space="preserve">Constant </w:t>
      </w:r>
      <w:r w:rsidR="0080006D" w:rsidRPr="00903DBA">
        <w:rPr>
          <w:highlight w:val="white"/>
        </w:rPr>
        <w:t>Type Cast</w:t>
      </w:r>
      <w:bookmarkEnd w:id="367"/>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proofErr w:type="gramStart"/>
      <w:r w:rsidR="00A76052">
        <w:rPr>
          <w:highlight w:val="white"/>
        </w:rPr>
        <w:t>false-set</w:t>
      </w:r>
      <w:r w:rsidR="00B904B5" w:rsidRPr="00903DBA">
        <w:rPr>
          <w:highlight w:val="white"/>
        </w:rPr>
        <w:t>s</w:t>
      </w:r>
      <w:proofErr w:type="gramEnd"/>
      <w:r w:rsidR="00B904B5" w:rsidRPr="00903DBA">
        <w:rPr>
          <w:highlight w:val="white"/>
        </w:rPr>
        <w:t xml:space="preserve">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proofErr w:type="gramStart"/>
      <w:r w:rsidR="009C3C27">
        <w:rPr>
          <w:highlight w:val="white"/>
        </w:rPr>
        <w:t>true-set</w:t>
      </w:r>
      <w:proofErr w:type="gramEnd"/>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proofErr w:type="gramStart"/>
      <w:r w:rsidR="00A76052">
        <w:rPr>
          <w:highlight w:val="white"/>
        </w:rPr>
        <w:t>false-set</w:t>
      </w:r>
      <w:proofErr w:type="gramEnd"/>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proofErr w:type="gramStart"/>
      <w:r w:rsidR="00A76052">
        <w:rPr>
          <w:highlight w:val="white"/>
        </w:rPr>
        <w:t>false-set</w:t>
      </w:r>
      <w:proofErr w:type="gramEnd"/>
      <w:r w:rsidR="00F3514C" w:rsidRPr="00903DBA">
        <w:rPr>
          <w:highlight w:val="white"/>
        </w:rPr>
        <w:t xml:space="preserve">. If it not zero, we create the target symbol with the jump set as its </w:t>
      </w:r>
      <w:proofErr w:type="gramStart"/>
      <w:r w:rsidR="009C3C27">
        <w:rPr>
          <w:highlight w:val="white"/>
        </w:rPr>
        <w:t>true-set</w:t>
      </w:r>
      <w:proofErr w:type="gramEnd"/>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r>
        <w:rPr>
          <w:highlight w:val="white"/>
        </w:rPr>
        <w:t>Constant Value</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58B8676A"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8" w:name="_Toc57656052"/>
      <w:r w:rsidRPr="00903DBA">
        <w:lastRenderedPageBreak/>
        <w:t xml:space="preserve">Static </w:t>
      </w:r>
      <w:r w:rsidR="00917F74" w:rsidRPr="00903DBA">
        <w:t xml:space="preserve">Address </w:t>
      </w:r>
      <w:r w:rsidRPr="00903DBA">
        <w:t>Expression</w:t>
      </w:r>
      <w:bookmarkEnd w:id="368"/>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r>
        <w:t>Static Value and Address</w:t>
      </w:r>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proofErr w:type="spellStart"/>
      <w:r w:rsidRPr="00903DBA">
        <w:t>Static</w:t>
      </w:r>
      <w:r>
        <w:t>Base</w:t>
      </w:r>
      <w:r w:rsidRPr="00903DBA">
        <w:t>.cs</w:t>
      </w:r>
      <w:proofErr w:type="spellEnd"/>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r>
        <w:t>Static Expression</w:t>
      </w:r>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369" w:name="_Toc57656053"/>
      <w:r w:rsidRPr="00903DBA">
        <w:lastRenderedPageBreak/>
        <w:t>Initialization</w:t>
      </w:r>
      <w:bookmarkEnd w:id="369"/>
    </w:p>
    <w:p w14:paraId="3E8BC185" w14:textId="6B9EBA18" w:rsidR="00CE2068" w:rsidRPr="00903DBA" w:rsidRDefault="00A5295F" w:rsidP="00A5295F">
      <w:r w:rsidRPr="00903DBA">
        <w:t xml:space="preserve">In C, it is possible to initialize simple and compound variables. Therefore, we need </w:t>
      </w:r>
      <w:ins w:id="370" w:author="Stefan Bjornander" w:date="2015-04-25T17:28:00Z">
        <w:r w:rsidRPr="00903DBA">
          <w:t xml:space="preserve">to check that </w:t>
        </w:r>
      </w:ins>
      <w:del w:id="371" w:author="Stefan Bjornander" w:date="2015-04-25T17:28:00Z">
        <w:r w:rsidRPr="00903DBA" w:rsidDel="00A35C17">
          <w:delText>a way to make sure</w:delText>
        </w:r>
      </w:del>
      <w:ins w:id="372" w:author="Stefan Bjornander" w:date="2015-04-25T17:27:00Z">
        <w:r w:rsidRPr="00903DBA">
          <w:t xml:space="preserve">the </w:t>
        </w:r>
      </w:ins>
      <w:r w:rsidRPr="00903DBA">
        <w:t xml:space="preserve">initialized </w:t>
      </w:r>
      <w:ins w:id="373"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proofErr w:type="spellStart"/>
      <w:r w:rsidR="00D818DE" w:rsidRPr="00903DBA">
        <w:t>initializat</w:t>
      </w:r>
      <w:r w:rsidR="00D818DE">
        <w:t>or</w:t>
      </w:r>
      <w:proofErr w:type="spellEnd"/>
      <w:r w:rsidR="00D818DE">
        <w:t xml:space="preserve">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4" w:author="Stefan Bjornander" w:date="2015-04-25T17:33:00Z"/>
        </w:rPr>
        <w:pPrChange w:id="375" w:author="Stefan Bjornander" w:date="2015-04-25T17:33:00Z">
          <w:pPr>
            <w:pStyle w:val="Code"/>
          </w:pPr>
        </w:pPrChange>
      </w:pPr>
      <w:bookmarkStart w:id="376" w:name="_Toc57656054"/>
      <w:r w:rsidRPr="00903DBA">
        <w:t>Auto</w:t>
      </w:r>
      <w:ins w:id="377" w:author="Stefan Bjornander" w:date="2015-04-25T17:33:00Z">
        <w:r w:rsidR="00A5295F" w:rsidRPr="00903DBA">
          <w:t xml:space="preserve"> </w:t>
        </w:r>
      </w:ins>
      <w:r w:rsidR="00A5295F" w:rsidRPr="00903DBA">
        <w:t>Initialization</w:t>
      </w:r>
      <w:bookmarkEnd w:id="376"/>
    </w:p>
    <w:p w14:paraId="53C92E22" w14:textId="3608C146" w:rsidR="00A5295F" w:rsidRPr="00903DBA" w:rsidRDefault="0083315B" w:rsidP="00A5295F">
      <w:r w:rsidRPr="00903DBA">
        <w:t>Auto</w:t>
      </w:r>
      <w:ins w:id="378" w:author="Stefan Bjornander" w:date="2015-04-25T17:33:00Z">
        <w:r w:rsidR="00A5295F" w:rsidRPr="00903DBA">
          <w:t xml:space="preserve"> </w:t>
        </w:r>
      </w:ins>
      <w:r w:rsidR="00A5295F" w:rsidRPr="00903DBA">
        <w:t>initialization</w:t>
      </w:r>
      <w:del w:id="379" w:author="Stefan Bjornander" w:date="2015-04-25T17:33:00Z">
        <w:r w:rsidR="00A5295F" w:rsidRPr="00903DBA" w:rsidDel="004F1667">
          <w:delText xml:space="preserve">  </w:delText>
        </w:r>
      </w:del>
      <w:ins w:id="380" w:author="Stefan Bjornander" w:date="2015-04-25T17:33:00Z">
        <w:r w:rsidR="00A5295F" w:rsidRPr="00903DBA">
          <w:t xml:space="preserve"> occurs when an auto or register </w:t>
        </w:r>
      </w:ins>
      <w:ins w:id="381" w:author="Stefan Bjornander" w:date="2015-04-25T17:34:00Z">
        <w:r w:rsidR="00A5295F" w:rsidRPr="00903DBA">
          <w:t xml:space="preserve">variable becomes </w:t>
        </w:r>
      </w:ins>
      <w:r w:rsidR="00A5295F" w:rsidRPr="00903DBA">
        <w:t>initialized</w:t>
      </w:r>
      <w:ins w:id="382" w:author="Stefan Bjornander" w:date="2015-04-25T17:34:00Z">
        <w:r w:rsidR="00A5295F" w:rsidRPr="00903DBA">
          <w:t xml:space="preserve">. Since the </w:t>
        </w:r>
      </w:ins>
      <w:r w:rsidR="00A5295F" w:rsidRPr="00903DBA">
        <w:t>initialization</w:t>
      </w:r>
      <w:ins w:id="383" w:author="Stefan Bjornander" w:date="2015-04-25T17:34:00Z">
        <w:r w:rsidR="00A5295F" w:rsidRPr="00903DBA">
          <w:t xml:space="preserve"> value can be non-</w:t>
        </w:r>
      </w:ins>
      <w:ins w:id="384" w:author="Stefan Bjornander" w:date="2015-04-25T17:46:00Z">
        <w:r w:rsidR="00A5295F" w:rsidRPr="00903DBA">
          <w:t>constant</w:t>
        </w:r>
      </w:ins>
      <w:ins w:id="385" w:author="Stefan Bjornander" w:date="2015-04-25T17:34:00Z">
        <w:r w:rsidR="00A5295F" w:rsidRPr="00903DBA">
          <w:t xml:space="preserve">, no memory block is created. Instead, </w:t>
        </w:r>
      </w:ins>
      <w:ins w:id="386" w:author="Stefan Bjornander" w:date="2015-04-25T17:46:00Z">
        <w:r w:rsidR="00A5295F" w:rsidRPr="00903DBA">
          <w:t>a se</w:t>
        </w:r>
      </w:ins>
      <w:r w:rsidR="00A5295F" w:rsidRPr="00903DBA">
        <w:t>quence</w:t>
      </w:r>
      <w:ins w:id="387" w:author="Stefan Bjornander" w:date="2015-04-25T17:46:00Z">
        <w:r w:rsidR="00A5295F" w:rsidRPr="00903DBA">
          <w:t xml:space="preserve"> of assign</w:t>
        </w:r>
      </w:ins>
      <w:r w:rsidR="00A5295F" w:rsidRPr="00903DBA">
        <w:t>ment</w:t>
      </w:r>
      <w:ins w:id="388" w:author="Stefan Bjornander" w:date="2015-04-25T17:46:00Z">
        <w:r w:rsidR="00A5295F" w:rsidRPr="00903DBA">
          <w:t xml:space="preserve"> instruction</w:t>
        </w:r>
      </w:ins>
      <w:ins w:id="389" w:author="Stefan Bjornander" w:date="2015-04-25T18:25:00Z">
        <w:r w:rsidR="00A5295F" w:rsidRPr="00903DBA">
          <w:t>s</w:t>
        </w:r>
      </w:ins>
      <w:ins w:id="390" w:author="Stefan Bjornander" w:date="2015-04-25T17:46:00Z">
        <w:r w:rsidR="00A5295F" w:rsidRPr="00903DBA">
          <w:t xml:space="preserve"> is added</w:t>
        </w:r>
      </w:ins>
      <w:r w:rsidR="00A5295F" w:rsidRPr="00903DBA">
        <w:t xml:space="preserve"> to the </w:t>
      </w:r>
      <w:ins w:id="391" w:author="Stefan Bjornander" w:date="2015-04-25T17:46:00Z">
        <w:r w:rsidR="00A5295F" w:rsidRPr="00903DBA">
          <w:t>mid</w:t>
        </w:r>
      </w:ins>
      <w:ins w:id="392" w:author="Stefan Bjornander" w:date="2015-04-25T18:25:00Z">
        <w:r w:rsidR="00A5295F" w:rsidRPr="00903DBA">
          <w:t>dle</w:t>
        </w:r>
      </w:ins>
      <w:ins w:id="393"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4" w:author="Stefan Bjornander" w:date="2015-04-25T17:29:00Z"/>
        </w:rPr>
        <w:pPrChange w:id="395" w:author="Stefan Bjornander" w:date="2015-04-25T17:29:00Z">
          <w:pPr>
            <w:pStyle w:val="Code"/>
          </w:pPr>
        </w:pPrChange>
      </w:pPr>
      <w:bookmarkStart w:id="396" w:name="_Toc57656055"/>
      <w:ins w:id="397" w:author="Stefan Bjornander" w:date="2015-04-25T17:28:00Z">
        <w:r w:rsidRPr="00903DBA">
          <w:t xml:space="preserve">Static </w:t>
        </w:r>
      </w:ins>
      <w:r w:rsidRPr="00903DBA">
        <w:t>Initialization</w:t>
      </w:r>
      <w:bookmarkEnd w:id="396"/>
    </w:p>
    <w:p w14:paraId="052D947E" w14:textId="77777777" w:rsidR="0083315B" w:rsidRPr="00903DBA" w:rsidRDefault="0083315B" w:rsidP="0083315B">
      <w:ins w:id="398" w:author="Stefan Bjornander" w:date="2015-04-25T17:29:00Z">
        <w:r w:rsidRPr="00903DBA">
          <w:t xml:space="preserve">Static </w:t>
        </w:r>
      </w:ins>
      <w:r w:rsidRPr="00903DBA">
        <w:t>initialization</w:t>
      </w:r>
      <w:ins w:id="399" w:author="Stefan Bjornander" w:date="2015-04-25T17:29:00Z">
        <w:r w:rsidRPr="00903DBA">
          <w:t xml:space="preserve"> occurs when a static variable </w:t>
        </w:r>
      </w:ins>
      <w:r w:rsidRPr="00903DBA">
        <w:t>becomes</w:t>
      </w:r>
      <w:ins w:id="400" w:author="Stefan Bjornander" w:date="2015-04-25T17:29:00Z">
        <w:r w:rsidRPr="00903DBA">
          <w:t xml:space="preserve"> </w:t>
        </w:r>
      </w:ins>
      <w:r w:rsidRPr="00903DBA">
        <w:t>initialized</w:t>
      </w:r>
      <w:ins w:id="401" w:author="Stefan Bjornander" w:date="2015-04-25T17:29:00Z">
        <w:r w:rsidRPr="00903DBA">
          <w:t>.</w:t>
        </w:r>
      </w:ins>
      <w:ins w:id="402" w:author="Stefan Bjornander" w:date="2015-04-25T17:32:00Z">
        <w:r w:rsidRPr="00903DBA">
          <w:t xml:space="preserve"> The </w:t>
        </w:r>
      </w:ins>
      <w:r w:rsidRPr="00903DBA">
        <w:t>initialization</w:t>
      </w:r>
      <w:ins w:id="403"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404"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5" w:name="_Toc57656056"/>
      <w:r w:rsidRPr="00903DBA">
        <w:rPr>
          <w:rStyle w:val="KeyWord0"/>
          <w:b/>
          <w:bCs/>
          <w:highlight w:val="white"/>
        </w:rPr>
        <w:t>Modify Initializer</w:t>
      </w:r>
      <w:bookmarkEnd w:id="405"/>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6" w:name="_Ref54016586"/>
      <w:bookmarkStart w:id="407" w:name="_Ref54016644"/>
      <w:bookmarkStart w:id="408" w:name="_Toc57656057"/>
      <w:r w:rsidRPr="00903DBA">
        <w:lastRenderedPageBreak/>
        <w:t>Middle Code Optimization</w:t>
      </w:r>
      <w:bookmarkEnd w:id="216"/>
      <w:bookmarkEnd w:id="406"/>
      <w:bookmarkEnd w:id="407"/>
      <w:bookmarkEnd w:id="408"/>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09" w:name="_Toc57656058"/>
      <w:r w:rsidRPr="00903DBA">
        <w:lastRenderedPageBreak/>
        <w:t>Object to Integer Addresses</w:t>
      </w:r>
      <w:bookmarkEnd w:id="409"/>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0" w:name="_Toc57656059"/>
      <w:r>
        <w:t>Jump</w:t>
      </w:r>
      <w:r w:rsidR="001B6658" w:rsidRPr="00903DBA">
        <w:t xml:space="preserve"> Next Instructions</w:t>
      </w:r>
      <w:bookmarkEnd w:id="410"/>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1" w:name="_Toc57656060"/>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11"/>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2" w:name="_Toc57656061"/>
      <w:r>
        <w:t>Jump</w:t>
      </w:r>
      <w:r w:rsidR="00036C5E" w:rsidRPr="00903DBA">
        <w:t xml:space="preserve"> Chains</w:t>
      </w:r>
      <w:bookmarkEnd w:id="412"/>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3" w:name="_Toc57656062"/>
      <w:r w:rsidRPr="00903DBA">
        <w:t>Remove</w:t>
      </w:r>
      <w:r w:rsidR="00036C5E" w:rsidRPr="00903DBA">
        <w:t xml:space="preserve"> Unreachable Code</w:t>
      </w:r>
      <w:bookmarkEnd w:id="413"/>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4" w:name="_Toc57656063"/>
      <w:r w:rsidRPr="00903DBA">
        <w:t>Remove Push-Pop Chains</w:t>
      </w:r>
      <w:bookmarkEnd w:id="414"/>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5" w:name="_Toc57656064"/>
      <w:r w:rsidRPr="00903DBA">
        <w:t>Merge</w:t>
      </w:r>
      <w:r w:rsidR="00E33CCC" w:rsidRPr="00903DBA">
        <w:t xml:space="preserve"> Pop-Push Chains</w:t>
      </w:r>
      <w:bookmarkEnd w:id="415"/>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6" w:name="_Toc57656065"/>
      <w:r w:rsidRPr="00903DBA">
        <w:t>Change Top-Pop to Pop</w:t>
      </w:r>
      <w:bookmarkEnd w:id="416"/>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417" w:name="_Toc57656066"/>
      <w:r w:rsidRPr="00903DBA">
        <w:rPr>
          <w:highlight w:val="white"/>
        </w:rPr>
        <w:t>Merge Binary</w:t>
      </w:r>
      <w:bookmarkEnd w:id="417"/>
    </w:p>
    <w:p w14:paraId="56B696BC" w14:textId="20AE9069"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5F3AD5">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8" w:name="_Toc57656067"/>
      <w:r w:rsidRPr="00903DBA">
        <w:rPr>
          <w:highlight w:val="white"/>
        </w:rPr>
        <w:t>Sema</w:t>
      </w:r>
      <w:r w:rsidR="0007123C" w:rsidRPr="00903DBA">
        <w:rPr>
          <w:highlight w:val="white"/>
        </w:rPr>
        <w:t>n</w:t>
      </w:r>
      <w:r w:rsidRPr="00903DBA">
        <w:rPr>
          <w:highlight w:val="white"/>
        </w:rPr>
        <w:t>tic Optimization</w:t>
      </w:r>
      <w:bookmarkEnd w:id="418"/>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19" w:name="_Toc57656068"/>
      <w:r w:rsidRPr="00903DBA">
        <w:rPr>
          <w:highlight w:val="white"/>
        </w:rPr>
        <w:t>Optimize Relation Expression</w:t>
      </w:r>
      <w:bookmarkEnd w:id="419"/>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286010C5"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3AD5">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0"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0"/>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1" w:name="_Toc57656070"/>
      <w:r w:rsidRPr="00903DBA">
        <w:t>Remove Trivial Assignment</w:t>
      </w:r>
      <w:bookmarkEnd w:id="421"/>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2" w:name="_Toc57656071"/>
      <w:r w:rsidRPr="00903DBA">
        <w:lastRenderedPageBreak/>
        <w:t xml:space="preserve">Remove </w:t>
      </w:r>
      <w:r w:rsidR="00F03A18" w:rsidRPr="00903DBA">
        <w:t>Cleared</w:t>
      </w:r>
      <w:r w:rsidRPr="00903DBA">
        <w:t xml:space="preserve"> Code</w:t>
      </w:r>
      <w:bookmarkEnd w:id="422"/>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3" w:name="_Ref54016612"/>
      <w:bookmarkStart w:id="424" w:name="_Ref54016688"/>
      <w:bookmarkStart w:id="425" w:name="_Toc57656072"/>
      <w:r w:rsidRPr="00903DBA">
        <w:lastRenderedPageBreak/>
        <w:t>Assembly Code Generation</w:t>
      </w:r>
      <w:bookmarkEnd w:id="423"/>
      <w:bookmarkEnd w:id="424"/>
      <w:bookmarkEnd w:id="425"/>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6" w:name="_Toc57656073"/>
      <w:r w:rsidRPr="00903DBA">
        <w:t>Runtime Management</w:t>
      </w:r>
      <w:bookmarkEnd w:id="426"/>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3C0E20D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w:t>
      </w:r>
      <w:proofErr w:type="gramStart"/>
      <w:r w:rsidR="00DA39EA" w:rsidRPr="00903DBA">
        <w:t>an</w:t>
      </w:r>
      <w:proofErr w:type="gramEnd"/>
      <w:r w:rsidR="00DA39EA" w:rsidRPr="00903DBA">
        <w:t xml:space="preserve"> </w:t>
      </w:r>
      <w:r w:rsidR="004A5B68">
        <w:t>variadic</w:t>
      </w:r>
      <w:r w:rsidR="00DA39EA" w:rsidRPr="00903DBA">
        <w:t xml:space="preserve"> function.</w:t>
      </w:r>
    </w:p>
    <w:p w14:paraId="65E84F62" w14:textId="2B139E5C"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4A5B68">
        <w:t>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non-</w:t>
      </w:r>
      <w:r w:rsidR="004A5B68">
        <w:t>variadic</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non-</w:t>
      </w:r>
      <w:r w:rsidR="004A5B68">
        <w:t>variadic</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C745F31" w:rsidR="00EB3ECD" w:rsidRPr="00903DBA" w:rsidRDefault="00EB3ECD" w:rsidP="00EB3ECD">
      <w:r>
        <w:t>The program above has the call stack as follows</w:t>
      </w:r>
      <w:r w:rsidR="00B422DB">
        <w:t xml:space="preserve"> when the execution of the program reached the point.</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D47EB7" w:rsidRPr="00D2146B" w:rsidRDefault="00D47EB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47EB7" w:rsidRPr="00D2146B" w:rsidRDefault="00D47EB7"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47EB7" w:rsidRPr="00D2146B" w:rsidRDefault="00D47EB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47EB7" w:rsidRPr="00D2146B" w:rsidRDefault="00D47EB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47EB7" w:rsidRPr="00D2146B" w:rsidRDefault="00D47EB7" w:rsidP="00D2146B">
                              <w:pPr>
                                <w:spacing w:before="0" w:after="0"/>
                                <w:rPr>
                                  <w:sz w:val="18"/>
                                  <w:szCs w:val="18"/>
                                  <w:lang w:val="sv-SE"/>
                                </w:rPr>
                              </w:pPr>
                              <w:r w:rsidRPr="00D2146B">
                                <w:rPr>
                                  <w:sz w:val="18"/>
                                  <w:szCs w:val="18"/>
                                  <w:lang w:val="sv-SE"/>
                                </w:rPr>
                                <w:t>Ellipse Frame Pointer</w:t>
                              </w:r>
                            </w:p>
                            <w:p w14:paraId="366E1AE1" w14:textId="757FAE9A" w:rsidR="00D47EB7" w:rsidRPr="00D2146B" w:rsidRDefault="00D47EB7" w:rsidP="00D2146B">
                              <w:pPr>
                                <w:spacing w:before="0" w:after="0"/>
                                <w:rPr>
                                  <w:sz w:val="18"/>
                                  <w:szCs w:val="18"/>
                                  <w:lang w:val="sv-SE"/>
                                </w:rPr>
                              </w:pPr>
                              <w:r w:rsidRPr="00D2146B">
                                <w:rPr>
                                  <w:sz w:val="18"/>
                                  <w:szCs w:val="18"/>
                                  <w:lang w:val="sv-SE"/>
                                </w:rPr>
                                <w:t>Regular Frame Pointer</w:t>
                              </w:r>
                            </w:p>
                            <w:p w14:paraId="3E5A4966" w14:textId="38836501" w:rsidR="00D47EB7" w:rsidRPr="00D2146B" w:rsidRDefault="00D47EB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47EB7" w:rsidRPr="00D2146B" w:rsidRDefault="00D47EB7" w:rsidP="00D2146B">
                              <w:pPr>
                                <w:spacing w:before="0" w:after="0"/>
                                <w:rPr>
                                  <w:sz w:val="18"/>
                                  <w:szCs w:val="18"/>
                                  <w:lang w:val="sv-SE"/>
                                </w:rPr>
                              </w:pPr>
                            </w:p>
                            <w:p w14:paraId="48B5950A" w14:textId="77777777" w:rsidR="00D47EB7" w:rsidRPr="00D2146B" w:rsidRDefault="00D47EB7"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D47EB7" w:rsidRPr="00D2146B" w:rsidRDefault="00D47EB7"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D47EB7" w:rsidRPr="00D2146B" w:rsidRDefault="00D47EB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47EB7" w:rsidRPr="00D2146B" w:rsidRDefault="00D47EB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47EB7" w:rsidRPr="00D2146B" w:rsidRDefault="00D47EB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47EB7" w:rsidRPr="00D2146B" w:rsidRDefault="00D47EB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47EB7" w:rsidRPr="00D2146B" w:rsidRDefault="00D47EB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47EB7" w:rsidRPr="00D2146B" w:rsidRDefault="00D47EB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47EB7" w:rsidRPr="00D2146B" w:rsidRDefault="00D47EB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47EB7" w:rsidRPr="00D2146B" w:rsidRDefault="00D47EB7" w:rsidP="00D2146B">
                              <w:pPr>
                                <w:spacing w:before="0" w:after="0" w:line="256" w:lineRule="auto"/>
                                <w:rPr>
                                  <w:sz w:val="18"/>
                                  <w:szCs w:val="18"/>
                                </w:rPr>
                              </w:pPr>
                              <w:r w:rsidRPr="00D2146B">
                                <w:rPr>
                                  <w:rFonts w:eastAsia="Calibri"/>
                                  <w:color w:val="000000"/>
                                  <w:sz w:val="18"/>
                                  <w:szCs w:val="18"/>
                                </w:rPr>
                                <w:t> </w:t>
                              </w:r>
                            </w:p>
                            <w:p w14:paraId="2924CD49" w14:textId="77777777" w:rsidR="00D47EB7" w:rsidRPr="00D2146B" w:rsidRDefault="00D47EB7"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D47EB7" w:rsidRPr="00D2146B" w:rsidRDefault="00D47EB7"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D47EB7" w:rsidRPr="00D2146B" w:rsidRDefault="00D47EB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47EB7" w:rsidRPr="00D2146B" w:rsidRDefault="00D47EB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47EB7" w:rsidRPr="00D2146B" w:rsidRDefault="00D47EB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47EB7" w:rsidRPr="00D2146B" w:rsidRDefault="00D47EB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47EB7" w:rsidRPr="00D2146B" w:rsidRDefault="00D47EB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47EB7" w:rsidRPr="00D2146B" w:rsidRDefault="00D47EB7" w:rsidP="00D2146B">
                              <w:pPr>
                                <w:spacing w:before="0" w:after="0" w:line="254" w:lineRule="auto"/>
                                <w:rPr>
                                  <w:sz w:val="18"/>
                                  <w:szCs w:val="18"/>
                                </w:rPr>
                              </w:pPr>
                              <w:r w:rsidRPr="00D2146B">
                                <w:rPr>
                                  <w:rFonts w:eastAsia="Calibri"/>
                                  <w:color w:val="000000"/>
                                  <w:sz w:val="18"/>
                                  <w:szCs w:val="18"/>
                                </w:rPr>
                                <w:t> </w:t>
                              </w:r>
                            </w:p>
                            <w:p w14:paraId="1ECBE518" w14:textId="77777777" w:rsidR="00D47EB7" w:rsidRPr="00D2146B" w:rsidRDefault="00D47EB7"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D47EB7" w:rsidRPr="00D2146B" w:rsidRDefault="00D47EB7"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D47EB7" w:rsidRPr="00D2146B" w:rsidRDefault="00D47EB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47EB7" w:rsidRPr="00D2146B" w:rsidRDefault="00D47EB7"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47EB7" w:rsidRPr="00D2146B" w:rsidRDefault="00D47EB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47EB7" w:rsidRPr="00D2146B" w:rsidRDefault="00D47EB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47EB7" w:rsidRPr="00D2146B" w:rsidRDefault="00D47EB7" w:rsidP="00D2146B">
                        <w:pPr>
                          <w:spacing w:before="0" w:after="0"/>
                          <w:rPr>
                            <w:sz w:val="18"/>
                            <w:szCs w:val="18"/>
                            <w:lang w:val="sv-SE"/>
                          </w:rPr>
                        </w:pPr>
                        <w:r w:rsidRPr="00D2146B">
                          <w:rPr>
                            <w:sz w:val="18"/>
                            <w:szCs w:val="18"/>
                            <w:lang w:val="sv-SE"/>
                          </w:rPr>
                          <w:t>Ellipse Frame Pointer</w:t>
                        </w:r>
                      </w:p>
                      <w:p w14:paraId="366E1AE1" w14:textId="757FAE9A" w:rsidR="00D47EB7" w:rsidRPr="00D2146B" w:rsidRDefault="00D47EB7" w:rsidP="00D2146B">
                        <w:pPr>
                          <w:spacing w:before="0" w:after="0"/>
                          <w:rPr>
                            <w:sz w:val="18"/>
                            <w:szCs w:val="18"/>
                            <w:lang w:val="sv-SE"/>
                          </w:rPr>
                        </w:pPr>
                        <w:r w:rsidRPr="00D2146B">
                          <w:rPr>
                            <w:sz w:val="18"/>
                            <w:szCs w:val="18"/>
                            <w:lang w:val="sv-SE"/>
                          </w:rPr>
                          <w:t>Regular Frame Pointer</w:t>
                        </w:r>
                      </w:p>
                      <w:p w14:paraId="3E5A4966" w14:textId="38836501" w:rsidR="00D47EB7" w:rsidRPr="00D2146B" w:rsidRDefault="00D47EB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47EB7" w:rsidRPr="00D2146B" w:rsidRDefault="00D47EB7" w:rsidP="00D2146B">
                        <w:pPr>
                          <w:spacing w:before="0" w:after="0"/>
                          <w:rPr>
                            <w:sz w:val="18"/>
                            <w:szCs w:val="18"/>
                            <w:lang w:val="sv-SE"/>
                          </w:rPr>
                        </w:pPr>
                      </w:p>
                      <w:p w14:paraId="48B5950A" w14:textId="77777777" w:rsidR="00D47EB7" w:rsidRPr="00D2146B" w:rsidRDefault="00D47EB7"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D47EB7" w:rsidRPr="00D2146B" w:rsidRDefault="00D47EB7"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D47EB7" w:rsidRPr="00D2146B" w:rsidRDefault="00D47EB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47EB7" w:rsidRPr="00D2146B" w:rsidRDefault="00D47EB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47EB7" w:rsidRPr="00D2146B" w:rsidRDefault="00D47EB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47EB7" w:rsidRPr="00D2146B" w:rsidRDefault="00D47EB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47EB7" w:rsidRPr="00D2146B" w:rsidRDefault="00D47EB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47EB7" w:rsidRPr="00D2146B" w:rsidRDefault="00D47EB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47EB7" w:rsidRPr="00D2146B" w:rsidRDefault="00D47EB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47EB7" w:rsidRPr="00D2146B" w:rsidRDefault="00D47EB7" w:rsidP="00D2146B">
                        <w:pPr>
                          <w:spacing w:before="0" w:after="0" w:line="256" w:lineRule="auto"/>
                          <w:rPr>
                            <w:sz w:val="18"/>
                            <w:szCs w:val="18"/>
                          </w:rPr>
                        </w:pPr>
                        <w:r w:rsidRPr="00D2146B">
                          <w:rPr>
                            <w:rFonts w:eastAsia="Calibri"/>
                            <w:color w:val="000000"/>
                            <w:sz w:val="18"/>
                            <w:szCs w:val="18"/>
                          </w:rPr>
                          <w:t> </w:t>
                        </w:r>
                      </w:p>
                      <w:p w14:paraId="2924CD49" w14:textId="77777777" w:rsidR="00D47EB7" w:rsidRPr="00D2146B" w:rsidRDefault="00D47EB7"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D47EB7" w:rsidRPr="00D2146B" w:rsidRDefault="00D47EB7"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D47EB7" w:rsidRPr="00D2146B" w:rsidRDefault="00D47EB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47EB7" w:rsidRPr="00D2146B" w:rsidRDefault="00D47EB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47EB7" w:rsidRPr="00D2146B" w:rsidRDefault="00D47EB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47EB7" w:rsidRPr="00D2146B" w:rsidRDefault="00D47EB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47EB7" w:rsidRPr="00D2146B" w:rsidRDefault="00D47EB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47EB7" w:rsidRPr="00D2146B" w:rsidRDefault="00D47EB7" w:rsidP="00D2146B">
                        <w:pPr>
                          <w:spacing w:before="0" w:after="0" w:line="254" w:lineRule="auto"/>
                          <w:rPr>
                            <w:sz w:val="18"/>
                            <w:szCs w:val="18"/>
                          </w:rPr>
                        </w:pPr>
                        <w:r w:rsidRPr="00D2146B">
                          <w:rPr>
                            <w:rFonts w:eastAsia="Calibri"/>
                            <w:color w:val="000000"/>
                            <w:sz w:val="18"/>
                            <w:szCs w:val="18"/>
                          </w:rPr>
                          <w:t> </w:t>
                        </w:r>
                      </w:p>
                      <w:p w14:paraId="1ECBE518" w14:textId="77777777" w:rsidR="00D47EB7" w:rsidRPr="00D2146B" w:rsidRDefault="00D47EB7"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D47EB7" w:rsidRPr="00D2146B" w:rsidRDefault="00D47EB7"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lastRenderedPageBreak/>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D47EB7" w:rsidRPr="00D2146B" w:rsidRDefault="00D47EB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47EB7" w:rsidRDefault="00D47EB7"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47EB7" w:rsidRDefault="00D47EB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47EB7" w:rsidRPr="00D2146B" w:rsidRDefault="00D47EB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47EB7" w:rsidRPr="00D2146B" w:rsidRDefault="00D47EB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47EB7" w:rsidRPr="00D2146B" w:rsidRDefault="00D47EB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47EB7" w:rsidRPr="00D2146B" w:rsidRDefault="00D47EB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47EB7" w:rsidRPr="00D2146B" w:rsidRDefault="00D47EB7" w:rsidP="002903DF">
                              <w:pPr>
                                <w:spacing w:before="0" w:after="0"/>
                                <w:rPr>
                                  <w:sz w:val="18"/>
                                  <w:szCs w:val="18"/>
                                  <w:lang w:val="sv-SE"/>
                                </w:rPr>
                              </w:pPr>
                              <w:r w:rsidRPr="00D2146B">
                                <w:rPr>
                                  <w:sz w:val="18"/>
                                  <w:szCs w:val="18"/>
                                  <w:lang w:val="sv-SE"/>
                                </w:rPr>
                                <w:t>Ellipse Frame Pointer</w:t>
                              </w:r>
                            </w:p>
                            <w:p w14:paraId="5718813E" w14:textId="77777777" w:rsidR="00D47EB7" w:rsidRPr="00D2146B" w:rsidRDefault="00D47EB7" w:rsidP="002903DF">
                              <w:pPr>
                                <w:spacing w:before="0" w:after="0"/>
                                <w:rPr>
                                  <w:sz w:val="18"/>
                                  <w:szCs w:val="18"/>
                                  <w:lang w:val="sv-SE"/>
                                </w:rPr>
                              </w:pPr>
                              <w:r w:rsidRPr="00D2146B">
                                <w:rPr>
                                  <w:sz w:val="18"/>
                                  <w:szCs w:val="18"/>
                                  <w:lang w:val="sv-SE"/>
                                </w:rPr>
                                <w:t>Regular Frame Pointer</w:t>
                              </w:r>
                            </w:p>
                            <w:p w14:paraId="62230721" w14:textId="77777777" w:rsidR="00D47EB7" w:rsidRPr="00D2146B" w:rsidRDefault="00D47EB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47EB7" w:rsidRPr="00D2146B" w:rsidRDefault="00D47EB7" w:rsidP="002903DF">
                              <w:pPr>
                                <w:spacing w:before="0" w:after="0"/>
                                <w:rPr>
                                  <w:sz w:val="18"/>
                                  <w:szCs w:val="18"/>
                                  <w:lang w:val="sv-SE"/>
                                </w:rPr>
                              </w:pPr>
                            </w:p>
                            <w:p w14:paraId="3BE3217A" w14:textId="77777777" w:rsidR="00D47EB7" w:rsidRPr="00D2146B" w:rsidRDefault="00D47EB7"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D47EB7" w:rsidRPr="00D2146B" w:rsidRDefault="00D47EB7"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47EB7" w:rsidRDefault="00D47EB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47EB7" w:rsidRPr="00D2146B" w:rsidRDefault="00D47EB7" w:rsidP="002903DF">
                              <w:pPr>
                                <w:spacing w:before="0" w:after="0" w:line="256" w:lineRule="auto"/>
                                <w:rPr>
                                  <w:sz w:val="18"/>
                                  <w:szCs w:val="18"/>
                                </w:rPr>
                              </w:pPr>
                              <w:r>
                                <w:rPr>
                                  <w:rFonts w:eastAsia="Calibri"/>
                                  <w:color w:val="000000"/>
                                  <w:sz w:val="18"/>
                                  <w:szCs w:val="18"/>
                                </w:rPr>
                                <w:t>Elliptic parameter: 21</w:t>
                              </w:r>
                            </w:p>
                            <w:p w14:paraId="0F8126A1"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w:t>
                              </w:r>
                            </w:p>
                            <w:p w14:paraId="28313E96"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D47EB7" w:rsidRPr="00D2146B" w:rsidRDefault="00D47EB7"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47EB7" w:rsidRPr="00D2146B" w:rsidRDefault="00D47EB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 </w:t>
                              </w:r>
                            </w:p>
                            <w:p w14:paraId="48FC4ABF"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D47EB7" w:rsidRPr="00D2146B" w:rsidRDefault="00D47EB7"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D47EB7" w:rsidRPr="00D2146B" w:rsidRDefault="00D47EB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47EB7" w:rsidRDefault="00D47EB7"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47EB7" w:rsidRDefault="00D47EB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47EB7" w:rsidRPr="00D2146B" w:rsidRDefault="00D47EB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47EB7" w:rsidRPr="00D2146B" w:rsidRDefault="00D47EB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47EB7" w:rsidRPr="00D2146B" w:rsidRDefault="00D47EB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47EB7" w:rsidRPr="00D2146B" w:rsidRDefault="00D47EB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47EB7" w:rsidRPr="00D2146B" w:rsidRDefault="00D47EB7" w:rsidP="002903DF">
                        <w:pPr>
                          <w:spacing w:before="0" w:after="0"/>
                          <w:rPr>
                            <w:sz w:val="18"/>
                            <w:szCs w:val="18"/>
                            <w:lang w:val="sv-SE"/>
                          </w:rPr>
                        </w:pPr>
                        <w:r w:rsidRPr="00D2146B">
                          <w:rPr>
                            <w:sz w:val="18"/>
                            <w:szCs w:val="18"/>
                            <w:lang w:val="sv-SE"/>
                          </w:rPr>
                          <w:t>Ellipse Frame Pointer</w:t>
                        </w:r>
                      </w:p>
                      <w:p w14:paraId="5718813E" w14:textId="77777777" w:rsidR="00D47EB7" w:rsidRPr="00D2146B" w:rsidRDefault="00D47EB7" w:rsidP="002903DF">
                        <w:pPr>
                          <w:spacing w:before="0" w:after="0"/>
                          <w:rPr>
                            <w:sz w:val="18"/>
                            <w:szCs w:val="18"/>
                            <w:lang w:val="sv-SE"/>
                          </w:rPr>
                        </w:pPr>
                        <w:r w:rsidRPr="00D2146B">
                          <w:rPr>
                            <w:sz w:val="18"/>
                            <w:szCs w:val="18"/>
                            <w:lang w:val="sv-SE"/>
                          </w:rPr>
                          <w:t>Regular Frame Pointer</w:t>
                        </w:r>
                      </w:p>
                      <w:p w14:paraId="62230721" w14:textId="77777777" w:rsidR="00D47EB7" w:rsidRPr="00D2146B" w:rsidRDefault="00D47EB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47EB7" w:rsidRPr="00D2146B" w:rsidRDefault="00D47EB7" w:rsidP="002903DF">
                        <w:pPr>
                          <w:spacing w:before="0" w:after="0"/>
                          <w:rPr>
                            <w:sz w:val="18"/>
                            <w:szCs w:val="18"/>
                            <w:lang w:val="sv-SE"/>
                          </w:rPr>
                        </w:pPr>
                      </w:p>
                      <w:p w14:paraId="3BE3217A" w14:textId="77777777" w:rsidR="00D47EB7" w:rsidRPr="00D2146B" w:rsidRDefault="00D47EB7"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D47EB7" w:rsidRPr="00D2146B" w:rsidRDefault="00D47EB7"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47EB7" w:rsidRDefault="00D47EB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47EB7" w:rsidRPr="00D2146B" w:rsidRDefault="00D47EB7" w:rsidP="002903DF">
                        <w:pPr>
                          <w:spacing w:before="0" w:after="0" w:line="256" w:lineRule="auto"/>
                          <w:rPr>
                            <w:sz w:val="18"/>
                            <w:szCs w:val="18"/>
                          </w:rPr>
                        </w:pPr>
                        <w:r>
                          <w:rPr>
                            <w:rFonts w:eastAsia="Calibri"/>
                            <w:color w:val="000000"/>
                            <w:sz w:val="18"/>
                            <w:szCs w:val="18"/>
                          </w:rPr>
                          <w:t>Elliptic parameter: 21</w:t>
                        </w:r>
                      </w:p>
                      <w:p w14:paraId="0F8126A1"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w:t>
                        </w:r>
                      </w:p>
                      <w:p w14:paraId="28313E96" w14:textId="77777777" w:rsidR="00D47EB7" w:rsidRPr="00D2146B" w:rsidRDefault="00D47EB7"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D47EB7" w:rsidRPr="00D2146B" w:rsidRDefault="00D47EB7"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47EB7" w:rsidRPr="00D2146B" w:rsidRDefault="00D47EB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 </w:t>
                        </w:r>
                      </w:p>
                      <w:p w14:paraId="48FC4ABF" w14:textId="77777777" w:rsidR="00D47EB7" w:rsidRPr="00D2146B" w:rsidRDefault="00D47EB7"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D47EB7" w:rsidRPr="00D2146B" w:rsidRDefault="00D47EB7"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427" w:name="_Toc57656074"/>
      <w:r w:rsidRPr="00903DBA">
        <w:t>Assembly Operator</w:t>
      </w:r>
      <w:bookmarkEnd w:id="427"/>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lastRenderedPageBreak/>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8" w:name="_Toc57656075"/>
      <w:r w:rsidRPr="00903DBA">
        <w:t>Assembly Code</w:t>
      </w:r>
      <w:bookmarkEnd w:id="428"/>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322499" w:rsidRDefault="00C6682C" w:rsidP="00322499">
      <w:pPr>
        <w:pStyle w:val="Liststycke"/>
        <w:numPr>
          <w:ilvl w:val="0"/>
          <w:numId w:val="183"/>
        </w:numPr>
        <w:rPr>
          <w:highlight w:val="white"/>
        </w:rPr>
      </w:pPr>
      <w:r w:rsidRPr="00322499">
        <w:rPr>
          <w:rStyle w:val="KeyWord0"/>
          <w:highlight w:val="white"/>
        </w:rPr>
        <w:t>Fram</w:t>
      </w:r>
      <w:r w:rsidR="004547FE" w:rsidRPr="00322499">
        <w:rPr>
          <w:rStyle w:val="KeyWord0"/>
          <w:highlight w:val="white"/>
        </w:rPr>
        <w:t>e</w:t>
      </w:r>
      <w:r w:rsidRPr="00322499">
        <w:rPr>
          <w:rStyle w:val="KeyWord0"/>
          <w:highlight w:val="white"/>
        </w:rPr>
        <w:t>Register</w:t>
      </w:r>
      <w:r w:rsidRPr="00322499">
        <w:rPr>
          <w:highlight w:val="white"/>
        </w:rPr>
        <w:t xml:space="preserve">. </w:t>
      </w:r>
      <w:r w:rsidR="00766F7D" w:rsidRPr="00322499">
        <w:rPr>
          <w:highlight w:val="white"/>
        </w:rPr>
        <w:t>T</w:t>
      </w:r>
      <w:r w:rsidRPr="00322499">
        <w:rPr>
          <w:highlight w:val="white"/>
        </w:rPr>
        <w:t xml:space="preserve">he </w:t>
      </w:r>
      <w:r w:rsidR="00766F7D" w:rsidRPr="00322499">
        <w:rPr>
          <w:highlight w:val="white"/>
        </w:rPr>
        <w:t xml:space="preserve">regular frame pointer: the address of the beginning of </w:t>
      </w:r>
      <w:r w:rsidRPr="00322499">
        <w:rPr>
          <w:highlight w:val="white"/>
        </w:rPr>
        <w:t>the current activation record.</w:t>
      </w:r>
    </w:p>
    <w:p w14:paraId="5681F8C8" w14:textId="0E3ACD4A" w:rsidR="001A45D1" w:rsidRPr="00322499" w:rsidRDefault="00C6682C" w:rsidP="00322499">
      <w:pPr>
        <w:pStyle w:val="Liststycke"/>
        <w:numPr>
          <w:ilvl w:val="0"/>
          <w:numId w:val="183"/>
        </w:numPr>
        <w:rPr>
          <w:highlight w:val="white"/>
        </w:rPr>
      </w:pPr>
      <w:r w:rsidRPr="00322499">
        <w:rPr>
          <w:rStyle w:val="KeyWord0"/>
          <w:highlight w:val="white"/>
        </w:rPr>
        <w:t>EllipseRegister</w:t>
      </w:r>
      <w:r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non-</w:t>
      </w:r>
      <w:r w:rsidR="004A5B68">
        <w:rPr>
          <w:highlight w:val="white"/>
        </w:rPr>
        <w:t>variadic</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lastRenderedPageBreak/>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29" w:name="_Toc57656076"/>
      <w:r w:rsidRPr="00903DBA">
        <w:rPr>
          <w:highlight w:val="white"/>
        </w:rPr>
        <w:t>Assembly Code Optimization</w:t>
      </w:r>
      <w:bookmarkEnd w:id="429"/>
    </w:p>
    <w:p w14:paraId="60537E46" w14:textId="6B327D61" w:rsidR="00AE79B1" w:rsidRPr="00903DBA" w:rsidRDefault="001D1EC5" w:rsidP="00034040">
      <w:pPr>
        <w:rPr>
          <w:highlight w:val="white"/>
        </w:rPr>
      </w:pPr>
      <w:proofErr w:type="gramStart"/>
      <w:r w:rsidRPr="00903DBA">
        <w:rPr>
          <w:highlight w:val="white"/>
        </w:rPr>
        <w:t xml:space="preserve">Similar </w:t>
      </w:r>
      <w:r w:rsidR="00B358AE">
        <w:rPr>
          <w:highlight w:val="white"/>
        </w:rPr>
        <w:t>to</w:t>
      </w:r>
      <w:proofErr w:type="gramEnd"/>
      <w:r w:rsidR="00B358AE">
        <w:rPr>
          <w:highlight w:val="white"/>
        </w:rPr>
        <w:t xml:space="preserve">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6F5D7F">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30" w:name="_Toc57656077"/>
      <w:r w:rsidRPr="00903DBA">
        <w:rPr>
          <w:highlight w:val="white"/>
        </w:rPr>
        <w:t xml:space="preserve">Operator </w:t>
      </w:r>
      <w:r w:rsidR="00CA5764" w:rsidRPr="00903DBA">
        <w:rPr>
          <w:highlight w:val="white"/>
        </w:rPr>
        <w:t>Test Methods</w:t>
      </w:r>
      <w:bookmarkEnd w:id="430"/>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1" w:name="_Toc57656078"/>
      <w:r w:rsidRPr="00903DBA">
        <w:rPr>
          <w:highlight w:val="white"/>
        </w:rPr>
        <w:t>Register Overlapping</w:t>
      </w:r>
      <w:bookmarkEnd w:id="431"/>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432" w:name="_Toc57656079"/>
      <w:r w:rsidRPr="00903DBA">
        <w:rPr>
          <w:highlight w:val="white"/>
        </w:rPr>
        <w:t>Register Size</w:t>
      </w:r>
      <w:bookmarkEnd w:id="432"/>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3" w:name="_Toc57656080"/>
      <w:proofErr w:type="spellStart"/>
      <w:r w:rsidRPr="00903DBA">
        <w:rPr>
          <w:highlight w:val="white"/>
        </w:rPr>
        <w:t>ToString</w:t>
      </w:r>
      <w:bookmarkEnd w:id="433"/>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4" w:name="_Toc57656081"/>
      <w:r w:rsidRPr="00903DBA">
        <w:t>Tracks</w:t>
      </w:r>
      <w:bookmarkEnd w:id="434"/>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488C2D5A"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of a non-</w:t>
      </w:r>
      <w:r w:rsidR="004A5B68">
        <w:t>variadic</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lastRenderedPageBreak/>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lastRenderedPageBreak/>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435" w:name="_Toc57656082"/>
      <w:r w:rsidRPr="00903DBA">
        <w:t>Register Allocation</w:t>
      </w:r>
      <w:bookmarkEnd w:id="435"/>
    </w:p>
    <w:p w14:paraId="02693415" w14:textId="1147F55E" w:rsidR="00B93420" w:rsidRDefault="00226C7F" w:rsidP="005F3AD5">
      <w:r>
        <w:t xml:space="preserve">The architecture holds a set of registers. On </w:t>
      </w:r>
      <w:proofErr w:type="gramStart"/>
      <w:r>
        <w:t>particular feature</w:t>
      </w:r>
      <w:proofErr w:type="gramEnd"/>
      <w:r>
        <w:t xml:space="preserv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5F3AD5">
        <w:t>B</w:t>
      </w:r>
      <w:r w:rsidR="005F3AD5">
        <w:fldChar w:fldCharType="end"/>
      </w:r>
      <w:r w:rsidR="005F3AD5">
        <w:t xml:space="preserve"> for a more detailed description.</w:t>
      </w:r>
    </w:p>
    <w:p w14:paraId="4DAF0B52" w14:textId="77777777" w:rsidR="00DD28E1" w:rsidRPr="00903DBA" w:rsidRDefault="00DD28E1" w:rsidP="00DD28E1">
      <w:pPr>
        <w:pStyle w:val="CodeHeader"/>
      </w:pPr>
      <w:proofErr w:type="spellStart"/>
      <w:r>
        <w:t>Register</w:t>
      </w:r>
      <w:r w:rsidRPr="00903DBA">
        <w:t>.cs</w:t>
      </w:r>
      <w:proofErr w:type="spellEnd"/>
    </w:p>
    <w:p w14:paraId="4F5236DC" w14:textId="77777777" w:rsidR="00DD28E1" w:rsidRPr="008911D1" w:rsidRDefault="00DD28E1" w:rsidP="00DD28E1">
      <w:pPr>
        <w:pStyle w:val="Code"/>
        <w:rPr>
          <w:highlight w:val="white"/>
        </w:rPr>
      </w:pPr>
      <w:r w:rsidRPr="008911D1">
        <w:rPr>
          <w:highlight w:val="white"/>
        </w:rPr>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lastRenderedPageBreak/>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lastRenderedPageBreak/>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 xml:space="preserve">When iterating through the code list, we also need to keep track of the current size of the tracks, </w:t>
      </w:r>
      <w:proofErr w:type="gramStart"/>
      <w:r>
        <w:rPr>
          <w:highlight w:val="white"/>
        </w:rPr>
        <w:t>in order to</w:t>
      </w:r>
      <w:proofErr w:type="gramEnd"/>
      <w:r>
        <w:rPr>
          <w:highlight w:val="white"/>
        </w:rPr>
        <w:t xml:space="preserve">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lastRenderedPageBreak/>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541D3E9F" w:rsidR="00730167" w:rsidRPr="00903DBA" w:rsidRDefault="00636B1C" w:rsidP="00636B1C">
      <w:pPr>
        <w:rPr>
          <w:highlight w:val="white"/>
        </w:rPr>
      </w:pPr>
      <w:r w:rsidRPr="00903DBA">
        <w:rPr>
          <w:highlight w:val="white"/>
        </w:rPr>
        <w:lastRenderedPageBreak/>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w:t>
      </w:r>
      <w:proofErr w:type="gramStart"/>
      <w:r w:rsidR="007B0D7A" w:rsidRPr="00903DBA">
        <w:rPr>
          <w:highlight w:val="white"/>
        </w:rPr>
        <w:t>an</w:t>
      </w:r>
      <w:proofErr w:type="gramEnd"/>
      <w:r w:rsidR="007B0D7A" w:rsidRPr="00903DBA">
        <w:rPr>
          <w:highlight w:val="white"/>
        </w:rPr>
        <w:t xml:space="preserve"> </w:t>
      </w:r>
      <w:r w:rsidR="004A5B68">
        <w:rPr>
          <w:highlight w:val="white"/>
        </w:rPr>
        <w:t>variadic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 non-</w:t>
      </w:r>
      <w:r w:rsidR="004A5B68">
        <w:rPr>
          <w:highlight w:val="white"/>
        </w:rPr>
        <w:t>variadic</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458130B1"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proofErr w:type="gramStart"/>
      <w:r w:rsidR="008A6229" w:rsidRPr="00903DBA">
        <w:rPr>
          <w:rStyle w:val="KeyWord0"/>
          <w:highlight w:val="white"/>
        </w:rPr>
        <w:t>PointerRegisterSetWithEllipse</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CA2B9C" w:rsidRPr="00903DBA">
        <w:rPr>
          <w:rStyle w:val="KeyWord0"/>
          <w:highlight w:val="white"/>
        </w:rPr>
        <w:t>PointerRegisterSetWithEllipse</w:t>
      </w:r>
      <w:r w:rsidR="00302A38" w:rsidRPr="00903DBA">
        <w:rPr>
          <w:highlight w:val="white"/>
        </w:rPr>
        <w:t xml:space="preserve">, since we need it to point at the activation record in </w:t>
      </w:r>
      <w:proofErr w:type="gramStart"/>
      <w:r w:rsidR="00302A38" w:rsidRPr="00903DBA">
        <w:rPr>
          <w:highlight w:val="white"/>
        </w:rPr>
        <w:t>an</w:t>
      </w:r>
      <w:proofErr w:type="gramEnd"/>
      <w:r w:rsidR="00302A38" w:rsidRPr="00903DBA">
        <w:rPr>
          <w:highlight w:val="white"/>
        </w:rPr>
        <w:t xml:space="preserve"> </w:t>
      </w:r>
      <w:r w:rsidR="004A5B68">
        <w:rPr>
          <w:highlight w:val="white"/>
        </w:rPr>
        <w:t>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lastRenderedPageBreak/>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6" w:name="_Toc57656083"/>
      <w:r w:rsidRPr="00903DBA">
        <w:t>Assembly Code Generation</w:t>
      </w:r>
      <w:bookmarkEnd w:id="436"/>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lastRenderedPageBreak/>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7"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7"/>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proofErr w:type="gramStart"/>
      <w:r w:rsidR="002F6544" w:rsidRPr="00903DBA">
        <w:rPr>
          <w:highlight w:val="white"/>
        </w:rPr>
        <w:t>is</w:t>
      </w:r>
      <w:r w:rsidR="005B4CB9">
        <w:rPr>
          <w:highlight w:val="white"/>
        </w:rPr>
        <w:t xml:space="preserve"> located</w:t>
      </w:r>
      <w:r w:rsidR="002F6544" w:rsidRPr="00903DBA">
        <w:rPr>
          <w:highlight w:val="white"/>
        </w:rPr>
        <w:t xml:space="preserve"> in</w:t>
      </w:r>
      <w:proofErr w:type="gramEnd"/>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lastRenderedPageBreak/>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lastRenderedPageBreak/>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lastRenderedPageBreak/>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lastRenderedPageBreak/>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8"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8"/>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lastRenderedPageBreak/>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w:t>
      </w:r>
      <w:proofErr w:type="gramStart"/>
      <w:r w:rsidR="00AD0790">
        <w:rPr>
          <w:highlight w:val="white"/>
        </w:rPr>
        <w:t>in order to</w:t>
      </w:r>
      <w:proofErr w:type="gramEnd"/>
      <w:r w:rsidR="00AD0790">
        <w:rPr>
          <w:highlight w:val="white"/>
        </w:rPr>
        <w:t xml:space="preserve">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39" w:name="_Toc57656086"/>
      <w:r w:rsidRPr="00903DBA">
        <w:rPr>
          <w:highlight w:val="white"/>
        </w:rPr>
        <w:t>Function Calls</w:t>
      </w:r>
      <w:bookmarkEnd w:id="439"/>
    </w:p>
    <w:p w14:paraId="407EEE07" w14:textId="63D5BFE5"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non-</w:t>
      </w:r>
      <w:r w:rsidR="004A5B68">
        <w:rPr>
          <w:highlight w:val="white"/>
        </w:rPr>
        <w:t>variadic</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lastRenderedPageBreak/>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4ABBCD4"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non-</w:t>
      </w:r>
      <w:r w:rsidR="004A5B68">
        <w:rPr>
          <w:highlight w:val="white"/>
        </w:rPr>
        <w:t>variadic</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w:t>
      </w:r>
      <w:proofErr w:type="spellStart"/>
      <w:r w:rsidR="00BC3E20" w:rsidRPr="00903DBA">
        <w:rPr>
          <w:highlight w:val="white"/>
        </w:rPr>
        <w:t>Tech</w:t>
      </w:r>
      <w:r w:rsidR="005813E2">
        <w:rPr>
          <w:highlight w:val="white"/>
        </w:rPr>
        <w:t>ically</w:t>
      </w:r>
      <w:proofErr w:type="spellEnd"/>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lastRenderedPageBreak/>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440"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lastRenderedPageBreak/>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737D77"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proofErr w:type="gramStart"/>
      <w:r w:rsidR="00784B16" w:rsidRPr="00903DBA">
        <w:rPr>
          <w:highlight w:val="white"/>
        </w:rPr>
        <w:t>an</w:t>
      </w:r>
      <w:proofErr w:type="gramEnd"/>
      <w:r w:rsidR="00784B16" w:rsidRPr="00903DBA">
        <w:rPr>
          <w:highlight w:val="white"/>
        </w:rPr>
        <w:t xml:space="preserve"> </w:t>
      </w:r>
      <w:r w:rsidR="004A5B68">
        <w:rPr>
          <w:highlight w:val="white"/>
        </w:rPr>
        <w:t>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lastRenderedPageBreak/>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5D347EF"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w:t>
      </w:r>
      <w:proofErr w:type="gramStart"/>
      <w:r w:rsidR="003A3642" w:rsidRPr="00903DBA">
        <w:rPr>
          <w:highlight w:val="white"/>
        </w:rPr>
        <w:t>an</w:t>
      </w:r>
      <w:proofErr w:type="gramEnd"/>
      <w:r w:rsidR="003A3642" w:rsidRPr="00903DBA">
        <w:rPr>
          <w:highlight w:val="white"/>
        </w:rPr>
        <w:t xml:space="preserve"> </w:t>
      </w:r>
      <w:r w:rsidR="004A5B68">
        <w:rPr>
          <w:highlight w:val="white"/>
        </w:rPr>
        <w:t>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0"/>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1" w:name="_Toc57656087"/>
      <w:r w:rsidRPr="00903DBA">
        <w:rPr>
          <w:highlight w:val="white"/>
        </w:rPr>
        <w:t>Loading Values into Registers</w:t>
      </w:r>
      <w:bookmarkEnd w:id="441"/>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lastRenderedPageBreak/>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lastRenderedPageBreak/>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lastRenderedPageBreak/>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2"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2"/>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lastRenderedPageBreak/>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lastRenderedPageBreak/>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4650BFA" w:rsidR="00710964" w:rsidRPr="00903DBA" w:rsidRDefault="00734CAC" w:rsidP="00734CAC">
      <w:pPr>
        <w:rPr>
          <w:highlight w:val="white"/>
        </w:rPr>
      </w:pPr>
      <w:r>
        <w:rPr>
          <w:highlight w:val="white"/>
        </w:rPr>
        <w:t xml:space="preserve">The code for the Windows </w:t>
      </w:r>
      <w:proofErr w:type="spellStart"/>
      <w:r>
        <w:rPr>
          <w:highlight w:val="white"/>
        </w:rPr>
        <w:t>envisonment</w:t>
      </w:r>
      <w:proofErr w:type="spellEnd"/>
      <w:r>
        <w:rPr>
          <w:highlight w:val="white"/>
        </w:rPr>
        <w:t xml:space="preserve">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lastRenderedPageBreak/>
        <w:t xml:space="preserve">    }</w:t>
      </w:r>
    </w:p>
    <w:p w14:paraId="2CBE3811" w14:textId="499E3A07" w:rsidR="00153408" w:rsidRPr="00903DBA" w:rsidRDefault="00153408" w:rsidP="00153408">
      <w:pPr>
        <w:pStyle w:val="Rubrik3"/>
        <w:rPr>
          <w:highlight w:val="white"/>
        </w:rPr>
      </w:pPr>
      <w:bookmarkStart w:id="443" w:name="_Toc57656089"/>
      <w:r w:rsidRPr="00903DBA">
        <w:rPr>
          <w:highlight w:val="white"/>
        </w:rPr>
        <w:t>Load and Inspect Registers</w:t>
      </w:r>
      <w:bookmarkEnd w:id="443"/>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lastRenderedPageBreak/>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4" w:name="_Toc57656090"/>
      <w:r w:rsidRPr="00903DBA">
        <w:rPr>
          <w:highlight w:val="white"/>
        </w:rPr>
        <w:t>Initialization</w:t>
      </w:r>
      <w:bookmarkEnd w:id="444"/>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5" w:name="_Toc57656091"/>
      <w:r w:rsidRPr="00903DBA">
        <w:rPr>
          <w:highlight w:val="white"/>
        </w:rPr>
        <w:t>Integral Multipl</w:t>
      </w:r>
      <w:r w:rsidR="00285456" w:rsidRPr="00903DBA">
        <w:rPr>
          <w:highlight w:val="white"/>
        </w:rPr>
        <w:t>i</w:t>
      </w:r>
      <w:r w:rsidRPr="00903DBA">
        <w:rPr>
          <w:highlight w:val="white"/>
        </w:rPr>
        <w:t>cation, Division, and Modulo</w:t>
      </w:r>
      <w:bookmarkEnd w:id="445"/>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lastRenderedPageBreak/>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lastRenderedPageBreak/>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6" w:name="_Toc57656092"/>
      <w:r w:rsidRPr="00903DBA">
        <w:rPr>
          <w:highlight w:val="white"/>
        </w:rPr>
        <w:t>Integral Assignment and Parameters</w:t>
      </w:r>
      <w:bookmarkEnd w:id="446"/>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lastRenderedPageBreak/>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lastRenderedPageBreak/>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lastRenderedPageBreak/>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7" w:name="_Toc57656093"/>
      <w:r w:rsidRPr="00903DBA">
        <w:rPr>
          <w:highlight w:val="white"/>
        </w:rPr>
        <w:t>Unary Integral Operations</w:t>
      </w:r>
      <w:bookmarkEnd w:id="447"/>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lastRenderedPageBreak/>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lastRenderedPageBreak/>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8" w:name="_Toc57656094"/>
      <w:r w:rsidRPr="00903DBA">
        <w:rPr>
          <w:highlight w:val="white"/>
        </w:rPr>
        <w:t>Integral Binary</w:t>
      </w:r>
      <w:bookmarkEnd w:id="448"/>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lastRenderedPageBreak/>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w:t>
      </w:r>
      <w:r w:rsidRPr="00903DBA">
        <w:rPr>
          <w:highlight w:val="white"/>
        </w:rPr>
        <w:lastRenderedPageBreak/>
        <w:t>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lastRenderedPageBreak/>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lastRenderedPageBreak/>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49" w:name="_Toc57656095"/>
      <w:r w:rsidRPr="00903DBA">
        <w:rPr>
          <w:highlight w:val="white"/>
        </w:rPr>
        <w:t>Base and Offset</w:t>
      </w:r>
      <w:bookmarkEnd w:id="449"/>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lastRenderedPageBreak/>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0" w:name="_Toc57656096"/>
      <w:r w:rsidRPr="00903DBA">
        <w:rPr>
          <w:highlight w:val="white"/>
        </w:rPr>
        <w:t>Case</w:t>
      </w:r>
      <w:bookmarkEnd w:id="450"/>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1" w:name="_Toc57656097"/>
      <w:r w:rsidRPr="00903DBA">
        <w:rPr>
          <w:highlight w:val="white"/>
        </w:rPr>
        <w:t>Address</w:t>
      </w:r>
      <w:bookmarkEnd w:id="451"/>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lastRenderedPageBreak/>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2" w:name="_Toc57656098"/>
      <w:r w:rsidRPr="00903DBA">
        <w:rPr>
          <w:highlight w:val="white"/>
        </w:rPr>
        <w:t>Floating Binary</w:t>
      </w:r>
      <w:bookmarkEnd w:id="452"/>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lastRenderedPageBreak/>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53" w:name="_Toc57656099"/>
      <w:r w:rsidRPr="00903DBA">
        <w:rPr>
          <w:highlight w:val="white"/>
        </w:rPr>
        <w:t>Floating Relation</w:t>
      </w:r>
      <w:bookmarkEnd w:id="453"/>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4" w:name="_Toc57656100"/>
      <w:r w:rsidRPr="00903DBA">
        <w:rPr>
          <w:highlight w:val="white"/>
        </w:rPr>
        <w:t>Floating Push and Pop</w:t>
      </w:r>
      <w:bookmarkEnd w:id="454"/>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lastRenderedPageBreak/>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lastRenderedPageBreak/>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lastRenderedPageBreak/>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5" w:name="_Toc57656101"/>
      <w:r w:rsidRPr="00903DBA">
        <w:rPr>
          <w:highlight w:val="white"/>
        </w:rPr>
        <w:t>Type Conversion</w:t>
      </w:r>
      <w:bookmarkEnd w:id="455"/>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lastRenderedPageBreak/>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lastRenderedPageBreak/>
        <w:t xml:space="preserve">    }</w:t>
      </w:r>
    </w:p>
    <w:p w14:paraId="2E4DE932" w14:textId="213AB8DC" w:rsidR="00D935A0" w:rsidRPr="00903DBA" w:rsidRDefault="009F60A9" w:rsidP="009F60A9">
      <w:pPr>
        <w:pStyle w:val="Rubrik3"/>
        <w:rPr>
          <w:highlight w:val="white"/>
        </w:rPr>
      </w:pPr>
      <w:bookmarkStart w:id="456" w:name="_Toc57656102"/>
      <w:r w:rsidRPr="00903DBA">
        <w:rPr>
          <w:highlight w:val="white"/>
        </w:rPr>
        <w:t>Struct and Union</w:t>
      </w:r>
      <w:bookmarkEnd w:id="456"/>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lastRenderedPageBreak/>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7" w:name="_Toc57656103"/>
      <w:r w:rsidRPr="00903DBA">
        <w:rPr>
          <w:highlight w:val="white"/>
        </w:rPr>
        <w:t>Initialization Code</w:t>
      </w:r>
      <w:bookmarkEnd w:id="457"/>
    </w:p>
    <w:p w14:paraId="4A5AAFA6" w14:textId="7D87DDFE" w:rsidR="001C492E" w:rsidRPr="00903DBA" w:rsidRDefault="00510899" w:rsidP="00B70491">
      <w:pPr>
        <w:rPr>
          <w:highlight w:val="white"/>
        </w:rPr>
      </w:pPr>
      <w:r w:rsidRPr="00903DBA">
        <w:rPr>
          <w:highlight w:val="white"/>
        </w:rPr>
        <w:t xml:space="preserve">The initialization of data blocks differs between the Linux and </w:t>
      </w:r>
      <w:r w:rsidR="00721ABF">
        <w:rPr>
          <w:highlight w:val="white"/>
        </w:rPr>
        <w:t>The Windows environment</w:t>
      </w:r>
      <w:r w:rsidRPr="00903DBA">
        <w:rPr>
          <w:highlight w:val="white"/>
        </w:rPr>
        <w: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lastRenderedPageBreak/>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8" w:name="_Toc57656104"/>
      <w:r w:rsidRPr="00903DBA">
        <w:rPr>
          <w:highlight w:val="white"/>
        </w:rPr>
        <w:t>Command Line Arguments</w:t>
      </w:r>
      <w:bookmarkEnd w:id="458"/>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D47EB7" w:rsidRPr="00DF14A9" w:rsidRDefault="00D47EB7"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D47EB7" w:rsidRPr="00490BCB" w:rsidRDefault="00D47EB7"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D47EB7" w:rsidRPr="00490BCB" w:rsidRDefault="00D47EB7"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D47EB7" w:rsidRPr="00490BCB" w:rsidRDefault="00D47EB7"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D47EB7" w:rsidRPr="00490BCB" w:rsidRDefault="00D47EB7"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D47EB7" w:rsidRPr="00490BCB" w:rsidRDefault="00D47EB7"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D47EB7" w:rsidRPr="00490BCB" w:rsidRDefault="00D47EB7"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D47EB7" w:rsidRPr="00090144" w:rsidRDefault="00D47EB7"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D47EB7" w:rsidRPr="00090144" w:rsidRDefault="00D47EB7" w:rsidP="00B70491">
                              <w:pPr>
                                <w:spacing w:before="0" w:after="0" w:line="240" w:lineRule="auto"/>
                                <w:rPr>
                                  <w:rFonts w:eastAsia="Calibri"/>
                                  <w:color w:val="000000"/>
                                </w:rPr>
                              </w:pPr>
                              <w:r w:rsidRPr="00090144">
                                <w:rPr>
                                  <w:rFonts w:eastAsia="Calibri"/>
                                  <w:color w:val="000000"/>
                                </w:rPr>
                                <w:t>Frame pointer of</w:t>
                              </w:r>
                            </w:p>
                            <w:p w14:paraId="77E191A3" w14:textId="77777777" w:rsidR="00D47EB7" w:rsidRPr="00090144" w:rsidRDefault="00D47EB7"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D47EB7" w:rsidRPr="00090144" w:rsidRDefault="00D47EB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47EB7" w:rsidRPr="00090144" w:rsidRDefault="00D47EB7"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D47EB7" w:rsidRPr="00090144" w:rsidRDefault="00D47EB7"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D47EB7" w:rsidRPr="00090144" w:rsidRDefault="00D47EB7"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D47EB7" w:rsidRDefault="00D47EB7"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D47EB7" w:rsidRDefault="00D47EB7"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D47EB7" w:rsidRDefault="00D47EB7"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D47EB7" w:rsidRDefault="00D47EB7"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D47EB7" w:rsidRPr="00DF14A9" w:rsidRDefault="00D47EB7"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D47EB7" w:rsidRPr="00490BCB" w:rsidRDefault="00D47EB7"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D47EB7" w:rsidRPr="00490BCB" w:rsidRDefault="00D47EB7"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D47EB7" w:rsidRPr="00490BCB" w:rsidRDefault="00D47EB7"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D47EB7" w:rsidRPr="00490BCB" w:rsidRDefault="00D47EB7"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D47EB7" w:rsidRPr="00490BCB" w:rsidRDefault="00D47EB7"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D47EB7" w:rsidRPr="00490BCB" w:rsidRDefault="00D47EB7"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D47EB7" w:rsidRPr="00490BCB" w:rsidRDefault="00D47EB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D47EB7" w:rsidRPr="00090144" w:rsidRDefault="00D47EB7"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D47EB7" w:rsidRPr="00090144" w:rsidRDefault="00D47EB7" w:rsidP="00B70491">
                        <w:pPr>
                          <w:spacing w:before="0" w:after="0" w:line="240" w:lineRule="auto"/>
                          <w:rPr>
                            <w:rFonts w:eastAsia="Calibri"/>
                            <w:color w:val="000000"/>
                          </w:rPr>
                        </w:pPr>
                        <w:r w:rsidRPr="00090144">
                          <w:rPr>
                            <w:rFonts w:eastAsia="Calibri"/>
                            <w:color w:val="000000"/>
                          </w:rPr>
                          <w:t>Frame pointer of</w:t>
                        </w:r>
                      </w:p>
                      <w:p w14:paraId="77E191A3" w14:textId="77777777" w:rsidR="00D47EB7" w:rsidRPr="00090144" w:rsidRDefault="00D47EB7"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D47EB7" w:rsidRPr="00090144" w:rsidRDefault="00D47EB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47EB7" w:rsidRPr="00090144" w:rsidRDefault="00D47EB7"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D47EB7" w:rsidRPr="00090144" w:rsidRDefault="00D47EB7"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D47EB7" w:rsidRPr="00090144" w:rsidRDefault="00D47EB7"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D47EB7" w:rsidRDefault="00D47EB7"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D47EB7" w:rsidRDefault="00D47EB7"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D47EB7" w:rsidRDefault="00D47EB7"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D47EB7" w:rsidRDefault="00D47EB7"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lastRenderedPageBreak/>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44B955E3"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21ABF">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lastRenderedPageBreak/>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59" w:name="_Toc57656105"/>
      <w:r w:rsidRPr="00903DBA">
        <w:rPr>
          <w:highlight w:val="white"/>
        </w:rPr>
        <w:t>Text List</w:t>
      </w:r>
      <w:bookmarkEnd w:id="459"/>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lastRenderedPageBreak/>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0" w:name="_Ref54009755"/>
      <w:bookmarkStart w:id="461" w:name="_Toc57656106"/>
      <w:bookmarkStart w:id="462" w:name="_Ref420874022"/>
      <w:r w:rsidRPr="00903DBA">
        <w:lastRenderedPageBreak/>
        <w:t>Executable Code Generation</w:t>
      </w:r>
      <w:bookmarkEnd w:id="460"/>
      <w:bookmarkEnd w:id="461"/>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4F8B89F7" w:rsidR="009D716B" w:rsidRPr="00903DBA" w:rsidRDefault="00721ABF" w:rsidP="009D716B">
      <w:pPr>
        <w:pStyle w:val="Rubrik2"/>
      </w:pPr>
      <w:r>
        <w:t>The Windows environment</w:t>
      </w:r>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w:t>
      </w:r>
      <w:proofErr w:type="gramStart"/>
      <w:r w:rsidRPr="00903DBA">
        <w:t>names</w:t>
      </w:r>
      <w:r w:rsidR="00C55029" w:rsidRPr="00903DBA">
        <w:t xml:space="preserve">, </w:t>
      </w:r>
      <w:r w:rsidR="00EE238A">
        <w:t>and</w:t>
      </w:r>
      <w:proofErr w:type="gramEnd"/>
      <w:r w:rsidR="00EE238A">
        <w:t xml:space="preserve">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3" w:name="_Toc57656108"/>
      <w:r w:rsidRPr="00903DBA">
        <w:rPr>
          <w:highlight w:val="white"/>
        </w:rPr>
        <w:t>Main</w:t>
      </w:r>
      <w:bookmarkEnd w:id="463"/>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2FB77340"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3AD5">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4" w:name="_Toc57656109"/>
      <w:r w:rsidRPr="00903DBA">
        <w:rPr>
          <w:highlight w:val="white"/>
        </w:rPr>
        <w:t>Type Size</w:t>
      </w:r>
      <w:bookmarkEnd w:id="464"/>
    </w:p>
    <w:p w14:paraId="67CDE55A" w14:textId="09E99F81"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21ABF">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21ABF">
        <w:rPr>
          <w:highlight w:val="white"/>
        </w:rPr>
        <w:t>The Windows environment, as opposed to the Linux environment.</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465" w:name="_Toc57656110"/>
      <w:r w:rsidRPr="00903DBA">
        <w:rPr>
          <w:highlight w:val="white"/>
        </w:rPr>
        <w:t>Static Symbol</w:t>
      </w:r>
      <w:bookmarkEnd w:id="465"/>
    </w:p>
    <w:p w14:paraId="2727885D" w14:textId="4A539C4D"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F84F49">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6" w:name="_Toc57656111"/>
      <w:r w:rsidRPr="00903DBA">
        <w:rPr>
          <w:highlight w:val="white"/>
        </w:rPr>
        <w:t>Static Value</w:t>
      </w:r>
      <w:bookmarkEnd w:id="466"/>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7" w:name="_Toc57656112"/>
      <w:r w:rsidRPr="00903DBA">
        <w:rPr>
          <w:highlight w:val="white"/>
        </w:rPr>
        <w:t>Function End</w:t>
      </w:r>
      <w:bookmarkEnd w:id="467"/>
    </w:p>
    <w:p w14:paraId="439B0D61" w14:textId="6FB54E53" w:rsidR="00022F16" w:rsidRPr="00903DBA" w:rsidRDefault="007F65F7" w:rsidP="007F65F7">
      <w:pPr>
        <w:rPr>
          <w:highlight w:val="white"/>
        </w:rPr>
      </w:pPr>
      <w:r w:rsidRPr="00903DBA">
        <w:rPr>
          <w:highlight w:val="white"/>
        </w:rPr>
        <w:t xml:space="preserve">When creating a function in </w:t>
      </w:r>
      <w:r w:rsidR="00721ABF">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68" w:name="_Toc57656113"/>
      <w:r w:rsidRPr="00903DBA">
        <w:rPr>
          <w:highlight w:val="white"/>
        </w:rPr>
        <w:t>Target Code Generation</w:t>
      </w:r>
      <w:bookmarkEnd w:id="46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69" w:name="_Toc57656114"/>
      <w:r w:rsidRPr="00903DBA">
        <w:rPr>
          <w:highlight w:val="white"/>
        </w:rPr>
        <w:t>Exit</w:t>
      </w:r>
      <w:bookmarkEnd w:id="469"/>
    </w:p>
    <w:p w14:paraId="7BCD1BC3" w14:textId="7A44B5AF"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21ABF">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0" w:name="_Toc57656115"/>
      <w:r w:rsidRPr="00903DBA">
        <w:rPr>
          <w:highlight w:val="white"/>
        </w:rPr>
        <w:t>Initialization Code</w:t>
      </w:r>
      <w:bookmarkEnd w:id="470"/>
    </w:p>
    <w:p w14:paraId="303A93D2" w14:textId="0E9BDFAB" w:rsidR="003D2653" w:rsidRPr="00903DBA" w:rsidRDefault="003D2653" w:rsidP="003D2653">
      <w:pPr>
        <w:rPr>
          <w:highlight w:val="white"/>
        </w:rPr>
      </w:pPr>
      <w:r w:rsidRPr="00903DBA">
        <w:rPr>
          <w:highlight w:val="white"/>
        </w:rPr>
        <w:t xml:space="preserve">The initialization of data blocks differs between the Linux and </w:t>
      </w:r>
      <w:r w:rsidR="00721ABF">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lastRenderedPageBreak/>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1" w:name="_Toc57656116"/>
      <w:r w:rsidRPr="00903DBA">
        <w:rPr>
          <w:highlight w:val="white"/>
        </w:rPr>
        <w:t>Command Line Arguments</w:t>
      </w:r>
      <w:bookmarkEnd w:id="47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D47EB7" w:rsidRPr="00DF14A9" w:rsidRDefault="00D47EB7"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D47EB7" w:rsidRPr="00490BCB" w:rsidRDefault="00D47EB7"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D47EB7" w:rsidRPr="00490BCB" w:rsidRDefault="00D47EB7"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D47EB7" w:rsidRPr="00490BCB" w:rsidRDefault="00D47EB7"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D47EB7" w:rsidRPr="00490BCB" w:rsidRDefault="00D47EB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D47EB7" w:rsidRPr="00090144" w:rsidRDefault="00D47EB7"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D47EB7" w:rsidRPr="00090144" w:rsidRDefault="00D47EB7" w:rsidP="00605AE9">
                              <w:pPr>
                                <w:spacing w:before="0" w:after="0" w:line="240" w:lineRule="auto"/>
                                <w:rPr>
                                  <w:rFonts w:eastAsia="Calibri"/>
                                  <w:color w:val="000000"/>
                                </w:rPr>
                              </w:pPr>
                              <w:r w:rsidRPr="00090144">
                                <w:rPr>
                                  <w:rFonts w:eastAsia="Calibri"/>
                                  <w:color w:val="000000"/>
                                </w:rPr>
                                <w:t>Frame pointer of</w:t>
                              </w:r>
                            </w:p>
                            <w:p w14:paraId="68E90914" w14:textId="77777777" w:rsidR="00D47EB7" w:rsidRPr="00090144" w:rsidRDefault="00D47EB7"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D47EB7" w:rsidRPr="00090144" w:rsidRDefault="00D47EB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47EB7" w:rsidRPr="00090144" w:rsidRDefault="00D47EB7"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D47EB7" w:rsidRPr="00090144" w:rsidRDefault="00D47EB7"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D47EB7" w:rsidRPr="00090144" w:rsidRDefault="00D47EB7"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D47EB7" w:rsidRDefault="00D47EB7"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D47EB7" w:rsidRDefault="00D47EB7"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D47EB7" w:rsidRDefault="00D47EB7"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D47EB7" w:rsidRDefault="00D47EB7"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D47EB7" w:rsidRDefault="00D47EB7"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D47EB7" w:rsidRDefault="00D47EB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47EB7" w:rsidRPr="00582B75" w:rsidRDefault="00D47EB7"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D47EB7" w:rsidRPr="00490BCB" w:rsidRDefault="00D47EB7"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D47EB7" w:rsidRPr="00490BCB" w:rsidRDefault="00D47EB7"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D47EB7" w:rsidRDefault="00D47EB7"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D47EB7" w:rsidRPr="00E55D4A" w:rsidRDefault="00D47EB7"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D47EB7" w:rsidRDefault="00D47EB7"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D47EB7" w:rsidRDefault="00D47EB7"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D47EB7" w:rsidRDefault="00D47EB7"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D47EB7" w:rsidRDefault="00D47EB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D47EB7" w:rsidRDefault="00D47EB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D47EB7" w:rsidRDefault="00D47EB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D47EB7" w:rsidRDefault="00D47EB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D47EB7" w:rsidRDefault="00D47EB7"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D47EB7" w:rsidRDefault="00D47EB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D47EB7" w:rsidRDefault="00D47EB7"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D47EB7" w:rsidRDefault="00D47EB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D47EB7" w:rsidRDefault="00D47EB7"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D47EB7" w:rsidRDefault="00D47EB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D47EB7" w:rsidRDefault="00D47EB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D47EB7" w:rsidRDefault="00D47EB7" w:rsidP="00496983">
                              <w:pPr>
                                <w:spacing w:before="0" w:line="257" w:lineRule="auto"/>
                                <w:jc w:val="center"/>
                                <w:rPr>
                                  <w:sz w:val="24"/>
                                  <w:szCs w:val="24"/>
                                </w:rPr>
                              </w:pPr>
                              <w:r>
                                <w:rPr>
                                  <w:rFonts w:eastAsia="Calibri"/>
                                  <w:color w:val="000000"/>
                                  <w:sz w:val="16"/>
                                  <w:szCs w:val="16"/>
                                </w:rPr>
                                <w:t>129</w:t>
                              </w:r>
                            </w:p>
                            <w:p w14:paraId="3E4A06D3" w14:textId="77777777" w:rsidR="00D47EB7" w:rsidRDefault="00D47EB7"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D47EB7" w:rsidRDefault="00D47EB7"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D47EB7" w:rsidRDefault="00D47EB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D47EB7" w:rsidRDefault="00D47EB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D47EB7" w:rsidRDefault="00D47EB7" w:rsidP="006A7496">
                              <w:pPr>
                                <w:spacing w:before="100" w:line="257" w:lineRule="auto"/>
                                <w:jc w:val="left"/>
                                <w:rPr>
                                  <w:sz w:val="24"/>
                                  <w:szCs w:val="24"/>
                                </w:rPr>
                              </w:pPr>
                              <w:r>
                                <w:rPr>
                                  <w:rFonts w:eastAsia="Calibri"/>
                                  <w:color w:val="000000"/>
                                  <w:sz w:val="16"/>
                                  <w:szCs w:val="16"/>
                                </w:rPr>
                                <w:t>Before</w:t>
                              </w:r>
                            </w:p>
                            <w:p w14:paraId="6B197F32" w14:textId="77777777" w:rsidR="00D47EB7" w:rsidRDefault="00D47EB7"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D47EB7" w:rsidRDefault="00D47EB7" w:rsidP="006A7496">
                              <w:pPr>
                                <w:spacing w:before="100" w:line="256" w:lineRule="auto"/>
                                <w:rPr>
                                  <w:sz w:val="24"/>
                                  <w:szCs w:val="24"/>
                                </w:rPr>
                              </w:pPr>
                              <w:r>
                                <w:rPr>
                                  <w:rFonts w:eastAsia="Calibri"/>
                                  <w:color w:val="000000"/>
                                  <w:sz w:val="16"/>
                                  <w:szCs w:val="16"/>
                                </w:rPr>
                                <w:t>After</w:t>
                              </w:r>
                            </w:p>
                            <w:p w14:paraId="7E3E04C8" w14:textId="77777777" w:rsidR="00D47EB7" w:rsidRDefault="00D47EB7"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D47EB7" w:rsidRPr="00DF14A9" w:rsidRDefault="00D47EB7"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D47EB7" w:rsidRPr="00490BCB" w:rsidRDefault="00D47EB7"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D47EB7" w:rsidRPr="00490BCB" w:rsidRDefault="00D47EB7"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D47EB7" w:rsidRPr="00490BCB" w:rsidRDefault="00D47EB7"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D47EB7" w:rsidRPr="00490BCB" w:rsidRDefault="00D47EB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D47EB7" w:rsidRPr="00490BCB" w:rsidRDefault="00D47EB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D47EB7" w:rsidRPr="00090144" w:rsidRDefault="00D47EB7"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D47EB7" w:rsidRPr="00090144" w:rsidRDefault="00D47EB7" w:rsidP="00605AE9">
                        <w:pPr>
                          <w:spacing w:before="0" w:after="0" w:line="240" w:lineRule="auto"/>
                          <w:rPr>
                            <w:rFonts w:eastAsia="Calibri"/>
                            <w:color w:val="000000"/>
                          </w:rPr>
                        </w:pPr>
                        <w:r w:rsidRPr="00090144">
                          <w:rPr>
                            <w:rFonts w:eastAsia="Calibri"/>
                            <w:color w:val="000000"/>
                          </w:rPr>
                          <w:t>Frame pointer of</w:t>
                        </w:r>
                      </w:p>
                      <w:p w14:paraId="68E90914" w14:textId="77777777" w:rsidR="00D47EB7" w:rsidRPr="00090144" w:rsidRDefault="00D47EB7"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D47EB7" w:rsidRPr="00090144" w:rsidRDefault="00D47EB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47EB7" w:rsidRPr="00090144" w:rsidRDefault="00D47EB7"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D47EB7" w:rsidRPr="00090144" w:rsidRDefault="00D47EB7"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D47EB7" w:rsidRPr="00090144" w:rsidRDefault="00D47EB7"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D47EB7" w:rsidRDefault="00D47EB7"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D47EB7" w:rsidRDefault="00D47EB7"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D47EB7" w:rsidRDefault="00D47EB7"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D47EB7" w:rsidRDefault="00D47EB7"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D47EB7" w:rsidRDefault="00D47EB7"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D47EB7" w:rsidRDefault="00D47EB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47EB7" w:rsidRPr="00582B75" w:rsidRDefault="00D47EB7"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D47EB7" w:rsidRPr="00490BCB" w:rsidRDefault="00D47EB7"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D47EB7" w:rsidRPr="00490BCB" w:rsidRDefault="00D47EB7"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D47EB7" w:rsidRDefault="00D47EB7"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D47EB7" w:rsidRPr="00E55D4A" w:rsidRDefault="00D47EB7"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D47EB7" w:rsidRDefault="00D47EB7"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D47EB7" w:rsidRDefault="00D47EB7"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D47EB7" w:rsidRDefault="00D47EB7"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D47EB7" w:rsidRDefault="00D47EB7"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D47EB7" w:rsidRDefault="00D47EB7"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D47EB7" w:rsidRDefault="00D47EB7"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D47EB7" w:rsidRDefault="00D47EB7"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D47EB7" w:rsidRDefault="00D47EB7"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D47EB7" w:rsidRDefault="00D47EB7"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D47EB7" w:rsidRDefault="00D47EB7"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D47EB7" w:rsidRDefault="00D47EB7"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D47EB7" w:rsidRDefault="00D47EB7"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D47EB7" w:rsidRDefault="00D47EB7"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D47EB7" w:rsidRDefault="00D47EB7"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D47EB7" w:rsidRDefault="00D47EB7" w:rsidP="00496983">
                        <w:pPr>
                          <w:spacing w:before="0" w:line="257" w:lineRule="auto"/>
                          <w:jc w:val="center"/>
                          <w:rPr>
                            <w:sz w:val="24"/>
                            <w:szCs w:val="24"/>
                          </w:rPr>
                        </w:pPr>
                        <w:r>
                          <w:rPr>
                            <w:rFonts w:eastAsia="Calibri"/>
                            <w:color w:val="000000"/>
                            <w:sz w:val="16"/>
                            <w:szCs w:val="16"/>
                          </w:rPr>
                          <w:t>129</w:t>
                        </w:r>
                      </w:p>
                      <w:p w14:paraId="3E4A06D3" w14:textId="77777777" w:rsidR="00D47EB7" w:rsidRDefault="00D47EB7"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D47EB7" w:rsidRDefault="00D47EB7"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D47EB7" w:rsidRDefault="00D47EB7"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D47EB7" w:rsidRDefault="00D47EB7"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D47EB7" w:rsidRDefault="00D47EB7" w:rsidP="006A7496">
                        <w:pPr>
                          <w:spacing w:before="100" w:line="257" w:lineRule="auto"/>
                          <w:jc w:val="left"/>
                          <w:rPr>
                            <w:sz w:val="24"/>
                            <w:szCs w:val="24"/>
                          </w:rPr>
                        </w:pPr>
                        <w:r>
                          <w:rPr>
                            <w:rFonts w:eastAsia="Calibri"/>
                            <w:color w:val="000000"/>
                            <w:sz w:val="16"/>
                            <w:szCs w:val="16"/>
                          </w:rPr>
                          <w:t>Before</w:t>
                        </w:r>
                      </w:p>
                      <w:p w14:paraId="6B197F32" w14:textId="77777777" w:rsidR="00D47EB7" w:rsidRDefault="00D47EB7"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D47EB7" w:rsidRDefault="00D47EB7" w:rsidP="006A7496">
                        <w:pPr>
                          <w:spacing w:before="100" w:line="256" w:lineRule="auto"/>
                          <w:rPr>
                            <w:sz w:val="24"/>
                            <w:szCs w:val="24"/>
                          </w:rPr>
                        </w:pPr>
                        <w:r>
                          <w:rPr>
                            <w:rFonts w:eastAsia="Calibri"/>
                            <w:color w:val="000000"/>
                            <w:sz w:val="16"/>
                            <w:szCs w:val="16"/>
                          </w:rPr>
                          <w:t>After</w:t>
                        </w:r>
                      </w:p>
                      <w:p w14:paraId="7E3E04C8" w14:textId="77777777" w:rsidR="00D47EB7" w:rsidRDefault="00D47EB7"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2" w:name="_Toc57656117"/>
      <w:r w:rsidRPr="00903DBA">
        <w:rPr>
          <w:highlight w:val="white"/>
        </w:rPr>
        <w:t>Windows Jump Info</w:t>
      </w:r>
      <w:bookmarkEnd w:id="472"/>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w:t>
      </w:r>
      <w:proofErr w:type="gramStart"/>
      <w:r w:rsidRPr="00903DBA">
        <w:rPr>
          <w:highlight w:val="white"/>
        </w:rPr>
        <w:t>At the moment</w:t>
      </w:r>
      <w:proofErr w:type="gramEnd"/>
      <w:r w:rsidRPr="00903DBA">
        <w:rPr>
          <w:highlight w:val="white"/>
        </w:rPr>
        <w: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3" w:name="_Toc57656118"/>
      <w:r w:rsidRPr="00903DBA">
        <w:rPr>
          <w:highlight w:val="white"/>
        </w:rPr>
        <w:t>Windows Byte List</w:t>
      </w:r>
      <w:bookmarkEnd w:id="47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4" w:name="_Hlk51314142"/>
      <w:r w:rsidRPr="00903DBA">
        <w:rPr>
          <w:highlight w:val="white"/>
        </w:rPr>
        <w:t>WindowsByteList</w:t>
      </w:r>
      <w:bookmarkEnd w:id="47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5" w:name="_Toc57656119"/>
      <w:r w:rsidRPr="00903DBA">
        <w:rPr>
          <w:highlight w:val="white"/>
        </w:rPr>
        <w:t>Byte</w:t>
      </w:r>
      <w:r w:rsidR="00D33B22" w:rsidRPr="00903DBA">
        <w:rPr>
          <w:highlight w:val="white"/>
        </w:rPr>
        <w:t xml:space="preserve"> </w:t>
      </w:r>
      <w:r w:rsidRPr="00903DBA">
        <w:rPr>
          <w:highlight w:val="white"/>
        </w:rPr>
        <w:t>List</w:t>
      </w:r>
      <w:bookmarkEnd w:id="47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7" w:name="_Ref419646553"/>
      <w:bookmarkStart w:id="478" w:name="_Toc57656120"/>
      <w:r w:rsidRPr="00903DBA">
        <w:t>Linking</w:t>
      </w:r>
      <w:bookmarkEnd w:id="477"/>
      <w:bookmarkEnd w:id="478"/>
    </w:p>
    <w:bookmarkEnd w:id="462"/>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479" w:name="_Toc57656121"/>
      <w:r w:rsidRPr="00903DBA">
        <w:lastRenderedPageBreak/>
        <w:t>The Linker Class</w:t>
      </w:r>
      <w:bookmarkEnd w:id="479"/>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w:t>
      </w:r>
      <w:proofErr w:type="gramStart"/>
      <w:r w:rsidR="00835721" w:rsidRPr="00903DBA">
        <w:t>address</w:t>
      </w:r>
      <w:proofErr w:type="gramEnd"/>
      <w:r w:rsidR="00835721" w:rsidRPr="00903DBA">
        <w:t xml:space="preserve">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693BCF">
      <w:pPr>
        <w:pStyle w:val="Liststycke"/>
        <w:numPr>
          <w:ilvl w:val="0"/>
          <w:numId w:val="186"/>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proofErr w:type="gramStart"/>
      <w:r w:rsidRPr="00903DBA">
        <w:t>First</w:t>
      </w:r>
      <w:proofErr w:type="gramEnd"/>
      <w:r w:rsidRPr="00903DBA">
        <w:t xml:space="preserve">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 xml:space="preserve">global </w:t>
      </w:r>
      <w:proofErr w:type="gramStart"/>
      <w:r w:rsidR="00B50D7B" w:rsidRPr="00903DBA">
        <w:t>variable</w:t>
      </w:r>
      <w:proofErr w:type="gramEnd"/>
      <w:r w:rsidR="00B50D7B" w:rsidRPr="00903DBA">
        <w:t xml:space="preserv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A255A1E" w:rsidR="00237A20" w:rsidRPr="00903DBA" w:rsidRDefault="004C5083" w:rsidP="00693BCF">
      <w:pPr>
        <w:pStyle w:val="Liststycke"/>
        <w:numPr>
          <w:ilvl w:val="0"/>
          <w:numId w:val="189"/>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3AD5">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81" w:name="_Toc57656122"/>
      <w:bookmarkStart w:id="482" w:name="_Ref58175578"/>
      <w:r w:rsidRPr="00903DBA">
        <w:lastRenderedPageBreak/>
        <w:t xml:space="preserve">The </w:t>
      </w:r>
      <w:r w:rsidR="002554E1" w:rsidRPr="00903DBA">
        <w:t>Standard Library</w:t>
      </w:r>
      <w:bookmarkEnd w:id="481"/>
      <w:bookmarkEnd w:id="482"/>
    </w:p>
    <w:p w14:paraId="21B660CB" w14:textId="0EAC07D4" w:rsidR="00EE220E" w:rsidRPr="00903DBA" w:rsidRDefault="00503728" w:rsidP="00265BDF">
      <w:pPr>
        <w:pStyle w:val="Rubrik2"/>
      </w:pPr>
      <w:bookmarkStart w:id="483" w:name="_Toc57656123"/>
      <w:r w:rsidRPr="00903DBA">
        <w:t>Integral and Floating Limits</w:t>
      </w:r>
      <w:bookmarkEnd w:id="483"/>
    </w:p>
    <w:p w14:paraId="1F710058" w14:textId="110261E4"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t>
      </w:r>
      <w:r w:rsidR="00721ABF">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6CEFE119" w:rsidR="001A5879" w:rsidRPr="00903DBA" w:rsidRDefault="001A5879" w:rsidP="001A5879">
      <w:pPr>
        <w:rPr>
          <w:highlight w:val="white"/>
        </w:rPr>
      </w:pPr>
      <w:r w:rsidRPr="00903DBA">
        <w:rPr>
          <w:highlight w:val="white"/>
        </w:rPr>
        <w:t xml:space="preserve">The file </w:t>
      </w:r>
      <w:proofErr w:type="spellStart"/>
      <w:proofErr w:type="gramStart"/>
      <w:r w:rsidRPr="00903DBA">
        <w:rPr>
          <w:highlight w:val="white"/>
        </w:rPr>
        <w:t>float</w:t>
      </w:r>
      <w:proofErr w:type="gramEnd"/>
      <w:r w:rsidRPr="00903DBA">
        <w:rPr>
          <w:highlight w:val="white"/>
        </w:rPr>
        <w:t>.h</w:t>
      </w:r>
      <w:proofErr w:type="spellEnd"/>
      <w:r w:rsidRPr="00903DBA">
        <w:rPr>
          <w:highlight w:val="white"/>
        </w:rPr>
        <w:t xml:space="preserve"> holds limits for floating-point values. Note that there is no difference between the Linux and </w:t>
      </w:r>
      <w:r w:rsidR="00721ABF">
        <w:rPr>
          <w:highlight w:val="white"/>
        </w:rPr>
        <w:t>The Windows environment</w:t>
      </w:r>
      <w:r w:rsidRPr="00903DBA">
        <w:rPr>
          <w:highlight w:val="white"/>
        </w:rPr>
        <w: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4" w:name="_Toc57656124"/>
      <w:r w:rsidRPr="00903DBA">
        <w:t xml:space="preserve">The </w:t>
      </w:r>
      <w:r w:rsidR="000E7301" w:rsidRPr="00903DBA">
        <w:t>a</w:t>
      </w:r>
      <w:r w:rsidR="00EE220E" w:rsidRPr="00903DBA">
        <w:t>sser</w:t>
      </w:r>
      <w:r w:rsidR="008E5D1A" w:rsidRPr="00903DBA">
        <w:t>t</w:t>
      </w:r>
      <w:r w:rsidRPr="00903DBA">
        <w:t xml:space="preserve"> Macro</w:t>
      </w:r>
      <w:bookmarkEnd w:id="48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5" w:name="_Ref55664393"/>
      <w:bookmarkStart w:id="486" w:name="_Toc57656125"/>
      <w:r w:rsidRPr="00903DBA">
        <w:t>Locale Data</w:t>
      </w:r>
      <w:bookmarkEnd w:id="485"/>
      <w:bookmarkEnd w:id="48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7" w:name="_Toc57656126"/>
      <w:r w:rsidRPr="00903DBA">
        <w:t>Character Types</w:t>
      </w:r>
      <w:bookmarkEnd w:id="487"/>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F975C85"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5F3AD5">
        <w:rPr>
          <w:highlight w:val="white"/>
        </w:rPr>
        <w:t>14.3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88" w:name="_Hlk55664765"/>
      <w:r w:rsidRPr="00903DBA">
        <w:rPr>
          <w:highlight w:val="white"/>
        </w:rPr>
        <w:t>locale convention</w:t>
      </w:r>
      <w:bookmarkEnd w:id="48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89" w:name="_Toc57656127"/>
      <w:r w:rsidRPr="00903DBA">
        <w:t>S</w:t>
      </w:r>
      <w:r w:rsidR="00EE220E" w:rsidRPr="00903DBA">
        <w:t>tring</w:t>
      </w:r>
      <w:r w:rsidRPr="00903DBA">
        <w:t>s</w:t>
      </w:r>
      <w:bookmarkEnd w:id="489"/>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0" w:name="_Toc57656128"/>
      <w:r w:rsidRPr="00903DBA">
        <w:t>Long Jumps</w:t>
      </w:r>
      <w:bookmarkEnd w:id="490"/>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1" w:name="_Toc57656129"/>
      <w:r w:rsidRPr="00903DBA">
        <w:t>Mathematical Functions</w:t>
      </w:r>
      <w:bookmarkEnd w:id="49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16674F"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16674F"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16674F"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16674F"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16674F"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3" w:name="_Toc57656131"/>
      <w:r w:rsidRPr="00903DBA">
        <w:rPr>
          <w:highlight w:val="white"/>
        </w:rPr>
        <w:t>Power</w:t>
      </w:r>
      <w:r w:rsidR="0083365C" w:rsidRPr="00903DBA">
        <w:rPr>
          <w:highlight w:val="white"/>
        </w:rPr>
        <w:t xml:space="preserve"> Functions</w:t>
      </w:r>
      <w:bookmarkEnd w:id="49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16674F"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16674F"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4" w:name="_Toc57656132"/>
      <w:r w:rsidRPr="00903DBA">
        <w:rPr>
          <w:highlight w:val="white"/>
        </w:rPr>
        <w:t>Square Root</w:t>
      </w:r>
      <w:bookmarkEnd w:id="49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16674F"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5" w:name="_Toc57656133"/>
      <w:r w:rsidRPr="00903DBA">
        <w:rPr>
          <w:highlight w:val="white"/>
        </w:rPr>
        <w:lastRenderedPageBreak/>
        <w:t>Modulo Functions</w:t>
      </w:r>
      <w:bookmarkEnd w:id="49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6" w:name="_Toc57656134"/>
      <w:r w:rsidRPr="00903DBA">
        <w:rPr>
          <w:highlight w:val="white"/>
        </w:rPr>
        <w:t>Trigonometric Functions</w:t>
      </w:r>
      <w:bookmarkEnd w:id="49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16674F"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16674F"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16674F"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16674F"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16674F"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16674F"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16674F"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16674F"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16674F"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16674F"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16674F"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98" w:name="_Toc57656136"/>
      <w:r w:rsidRPr="00903DBA">
        <w:rPr>
          <w:shd w:val="clear" w:color="auto" w:fill="FFFFFF"/>
        </w:rPr>
        <w:lastRenderedPageBreak/>
        <w:t>Hyperbolic Trigonometric Functions</w:t>
      </w:r>
      <w:bookmarkEnd w:id="49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16674F"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16674F"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16674F"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99" w:name="_Toc57656137"/>
      <w:r w:rsidRPr="00903DBA">
        <w:rPr>
          <w:highlight w:val="white"/>
        </w:rPr>
        <w:t>Floor, Ceiling, Absolute, and Rounding</w:t>
      </w:r>
      <w:r w:rsidR="0083365C" w:rsidRPr="00903DBA">
        <w:rPr>
          <w:highlight w:val="white"/>
        </w:rPr>
        <w:t xml:space="preserve"> Functions</w:t>
      </w:r>
      <w:bookmarkEnd w:id="49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16674F"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0" w:name="_Toc57656138"/>
      <w:bookmarkStart w:id="501" w:name="_Hlk55231095"/>
      <w:r w:rsidRPr="00903DBA">
        <w:lastRenderedPageBreak/>
        <w:t>Standard Input/Output</w:t>
      </w:r>
      <w:bookmarkEnd w:id="500"/>
    </w:p>
    <w:bookmarkEnd w:id="501"/>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2" w:name="_Toc57656139"/>
      <w:r w:rsidRPr="00903DBA">
        <w:t>Printing</w:t>
      </w:r>
      <w:bookmarkEnd w:id="502"/>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3" w:name="_Toc57656140"/>
      <w:r w:rsidRPr="00903DBA">
        <w:t>Scanning</w:t>
      </w:r>
      <w:bookmarkEnd w:id="503"/>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4" w:name="_Toc57656141"/>
      <w:r w:rsidRPr="00903DBA">
        <w:t>F</w:t>
      </w:r>
      <w:r w:rsidR="00AF06D6" w:rsidRPr="00903DBA">
        <w:t xml:space="preserve">ile </w:t>
      </w:r>
      <w:r w:rsidRPr="00903DBA">
        <w:t>H</w:t>
      </w:r>
      <w:r w:rsidR="00AF06D6" w:rsidRPr="00903DBA">
        <w:t>andling</w:t>
      </w:r>
      <w:bookmarkEnd w:id="504"/>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0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06" w:name="_Toc57656142"/>
      <w:r w:rsidRPr="00903DBA">
        <w:t>The Standard Library</w:t>
      </w:r>
      <w:bookmarkEnd w:id="50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5"/>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7" w:name="_Toc57656143"/>
      <w:r w:rsidRPr="00903DBA">
        <w:t>T</w:t>
      </w:r>
      <w:r w:rsidR="00D62A8B" w:rsidRPr="00903DBA">
        <w:t>ime</w:t>
      </w:r>
      <w:bookmarkEnd w:id="507"/>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08" w:name="_Ref54018755"/>
      <w:bookmarkStart w:id="50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0" w:name="_Toc57656144"/>
      <w:r w:rsidRPr="00903DBA">
        <w:rPr>
          <w:lang w:val="en-US"/>
        </w:rPr>
        <w:lastRenderedPageBreak/>
        <w:t>The Preprocessor</w:t>
      </w:r>
      <w:bookmarkEnd w:id="508"/>
      <w:bookmarkEnd w:id="51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1" w:name="_Ref418256130"/>
      <w:bookmarkStart w:id="512" w:name="_Toc57656145"/>
      <w:r w:rsidRPr="00903DBA">
        <w:t xml:space="preserve">The Expression </w:t>
      </w:r>
      <w:r w:rsidR="007C4A54" w:rsidRPr="00903DBA">
        <w:t xml:space="preserve">Scanner and </w:t>
      </w:r>
      <w:r w:rsidRPr="00903DBA">
        <w:t>Parser</w:t>
      </w:r>
      <w:bookmarkEnd w:id="511"/>
      <w:bookmarkEnd w:id="512"/>
    </w:p>
    <w:p w14:paraId="078B90C0" w14:textId="346EB434"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3AD5">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513" w:name="_Toc57656146"/>
      <w:r w:rsidRPr="00903DBA">
        <w:t>The Grammar</w:t>
      </w:r>
      <w:bookmarkEnd w:id="513"/>
    </w:p>
    <w:p w14:paraId="640DDAFA" w14:textId="33C44020"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3AD5">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4" w:name="_Toc57656147"/>
      <w:r w:rsidRPr="00903DBA">
        <w:t>The Parser</w:t>
      </w:r>
      <w:bookmarkEnd w:id="51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5"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6" w:name="_Toc57656148"/>
      <w:r w:rsidRPr="00903DBA">
        <w:t>The Scanner</w:t>
      </w:r>
      <w:bookmarkEnd w:id="515"/>
      <w:bookmarkEnd w:id="516"/>
    </w:p>
    <w:p w14:paraId="3C52097C" w14:textId="54033E7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3AD5">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7" w:name="_Toc57656149"/>
      <w:r w:rsidRPr="00903DBA">
        <w:t>The Pre</w:t>
      </w:r>
      <w:r w:rsidR="00921465" w:rsidRPr="00903DBA">
        <w:t xml:space="preserve">processor </w:t>
      </w:r>
      <w:r w:rsidR="007C4A54" w:rsidRPr="00903DBA">
        <w:t xml:space="preserve">Scanner and </w:t>
      </w:r>
      <w:r w:rsidRPr="00903DBA">
        <w:t>Parser</w:t>
      </w:r>
      <w:bookmarkEnd w:id="517"/>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7E02527F"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3AD5">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18" w:name="_Toc57656150"/>
      <w:r w:rsidRPr="00903DBA">
        <w:t>If</w:t>
      </w:r>
      <w:r w:rsidR="00BB03AD" w:rsidRPr="00903DBA">
        <w:t>-</w:t>
      </w:r>
      <w:r w:rsidRPr="00903DBA">
        <w:t>Else</w:t>
      </w:r>
      <w:r w:rsidR="00BB03AD" w:rsidRPr="00903DBA">
        <w:t>-</w:t>
      </w:r>
      <w:r w:rsidRPr="00903DBA">
        <w:t>Chain</w:t>
      </w:r>
      <w:bookmarkEnd w:id="51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19" w:name="_Toc57656151"/>
      <w:r w:rsidRPr="00903DBA">
        <w:t>The Preprocessor</w:t>
      </w:r>
      <w:bookmarkEnd w:id="51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0" w:name="_Toc57656152"/>
      <w:r w:rsidRPr="00903DBA">
        <w:t>Tri Graphs</w:t>
      </w:r>
      <w:bookmarkEnd w:id="52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1" w:name="_Toc57656153"/>
      <w:r w:rsidRPr="00903DBA">
        <w:t>Comments, Strings, and Characters</w:t>
      </w:r>
      <w:bookmarkEnd w:id="52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2" w:name="_Ref418258402"/>
      <w:bookmarkStart w:id="523" w:name="_Toc57656154"/>
      <w:r w:rsidRPr="00903DBA">
        <w:t>Slash Codes</w:t>
      </w:r>
      <w:bookmarkEnd w:id="522"/>
      <w:bookmarkEnd w:id="523"/>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24" w:name="_Toc57656155"/>
      <w:r w:rsidRPr="00903DBA">
        <w:t>The Line List</w:t>
      </w:r>
      <w:bookmarkEnd w:id="52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25" w:name="_Toc57656156"/>
      <w:r w:rsidRPr="00903DBA">
        <w:t>Lines</w:t>
      </w:r>
      <w:bookmarkEnd w:id="525"/>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6" w:name="_Toc57656157"/>
      <w:r w:rsidRPr="00903DBA">
        <w:t>Includes</w:t>
      </w:r>
      <w:bookmarkEnd w:id="52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7" w:name="_Toc57656158"/>
      <w:r w:rsidRPr="00903DBA">
        <w:t>Macros</w:t>
      </w:r>
      <w:bookmarkEnd w:id="52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28" w:name="_Toc57656159"/>
      <w:r w:rsidRPr="00903DBA">
        <w:t>Conditional Programming</w:t>
      </w:r>
      <w:bookmarkEnd w:id="528"/>
    </w:p>
    <w:p w14:paraId="526D3151" w14:textId="0B37E622"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3AD5">
        <w:t>14.11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29" w:name="_Toc57656160"/>
      <w:r w:rsidRPr="00903DBA">
        <w:t>Macro Expansion</w:t>
      </w:r>
      <w:bookmarkEnd w:id="52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165D7F9"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3AD5">
        <w:t>14.13.2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0" w:name="_Toc57656161"/>
      <w:r w:rsidRPr="00903DBA">
        <w:t>String Merging</w:t>
      </w:r>
      <w:bookmarkEnd w:id="53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531" w:name="_Toc57656162"/>
      <w:bookmarkStart w:id="532" w:name="_Ref57656298"/>
      <w:r w:rsidRPr="00903DBA">
        <w:t>Register Allocation</w:t>
      </w:r>
    </w:p>
    <w:p w14:paraId="0A3CF0AD" w14:textId="77777777" w:rsidR="00FE5DC0" w:rsidRDefault="00FE5DC0" w:rsidP="00FE5DC0">
      <w:r>
        <w:t xml:space="preserve">The architecture holds a set of registers. On </w:t>
      </w:r>
      <w:proofErr w:type="gramStart"/>
      <w:r>
        <w:t>particular feature</w:t>
      </w:r>
      <w:proofErr w:type="gramEnd"/>
      <w:r>
        <w:t xml:space="preserve"> of the registers is that they to some extent overlaps. More specifically, the a, b, c, and d registers </w:t>
      </w:r>
      <w:proofErr w:type="gramStart"/>
      <w:r>
        <w:t>overlaps</w:t>
      </w:r>
      <w:proofErr w:type="gramEnd"/>
      <w:r>
        <w:t xml:space="preserve">.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533" w:name="_Ref58762260"/>
      <w:r>
        <w:rPr>
          <w:lang w:val="en-US"/>
        </w:rPr>
        <w:lastRenderedPageBreak/>
        <w:t>The Register Set</w:t>
      </w:r>
      <w:bookmarkEnd w:id="53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proofErr w:type="spellStart"/>
            <w:r w:rsidRPr="001C01CD">
              <w:t>eax</w:t>
            </w:r>
            <w:proofErr w:type="spellEnd"/>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proofErr w:type="spellStart"/>
            <w:r w:rsidRPr="001C01CD">
              <w:t>rax</w:t>
            </w:r>
            <w:proofErr w:type="spellEnd"/>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proofErr w:type="spellStart"/>
            <w:r w:rsidRPr="001C01CD">
              <w:t>bh</w:t>
            </w:r>
            <w:proofErr w:type="spellEnd"/>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proofErr w:type="spellStart"/>
            <w:r w:rsidRPr="001C01CD">
              <w:t>ebx</w:t>
            </w:r>
            <w:proofErr w:type="spellEnd"/>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proofErr w:type="spellStart"/>
            <w:r w:rsidRPr="001C01CD">
              <w:t>rbx</w:t>
            </w:r>
            <w:proofErr w:type="spellEnd"/>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proofErr w:type="spellStart"/>
            <w:r w:rsidRPr="001C01CD">
              <w:t>ch</w:t>
            </w:r>
            <w:proofErr w:type="spellEnd"/>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proofErr w:type="spellStart"/>
            <w:r w:rsidRPr="001C01CD">
              <w:t>ecx</w:t>
            </w:r>
            <w:proofErr w:type="spellEnd"/>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proofErr w:type="spellStart"/>
            <w:r w:rsidRPr="001C01CD">
              <w:t>rcx</w:t>
            </w:r>
            <w:proofErr w:type="spellEnd"/>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proofErr w:type="spellStart"/>
            <w:r w:rsidRPr="001C01CD">
              <w:t>edx</w:t>
            </w:r>
            <w:proofErr w:type="spellEnd"/>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proofErr w:type="spellStart"/>
            <w:r w:rsidRPr="001C01CD">
              <w:t>rdx</w:t>
            </w:r>
            <w:proofErr w:type="spellEnd"/>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proofErr w:type="spellStart"/>
            <w:r>
              <w:t>si</w:t>
            </w:r>
            <w:proofErr w:type="spellEnd"/>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proofErr w:type="spellStart"/>
            <w:r w:rsidRPr="001C01CD">
              <w:t>e</w:t>
            </w:r>
            <w:r w:rsidR="008333C8">
              <w:t>si</w:t>
            </w:r>
            <w:proofErr w:type="spellEnd"/>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proofErr w:type="spellStart"/>
            <w:r w:rsidRPr="001C01CD">
              <w:t>r</w:t>
            </w:r>
            <w:r w:rsidR="008333C8">
              <w:t>si</w:t>
            </w:r>
            <w:proofErr w:type="spellEnd"/>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proofErr w:type="spellStart"/>
            <w:r w:rsidRPr="001C01CD">
              <w:t>e</w:t>
            </w:r>
            <w:r>
              <w:t>di</w:t>
            </w:r>
            <w:proofErr w:type="spellEnd"/>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proofErr w:type="spellStart"/>
            <w:r w:rsidRPr="001C01CD">
              <w:t>r</w:t>
            </w:r>
            <w:r>
              <w:t>di</w:t>
            </w:r>
            <w:proofErr w:type="spellEnd"/>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proofErr w:type="spellStart"/>
            <w:r w:rsidRPr="001C01CD">
              <w:t>e</w:t>
            </w:r>
            <w:r>
              <w:t>bp</w:t>
            </w:r>
            <w:proofErr w:type="spellEnd"/>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proofErr w:type="spellStart"/>
            <w:r w:rsidRPr="001C01CD">
              <w:t>r</w:t>
            </w:r>
            <w:r>
              <w:t>bp</w:t>
            </w:r>
            <w:proofErr w:type="spellEnd"/>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proofErr w:type="spellStart"/>
            <w:r>
              <w:t>sp</w:t>
            </w:r>
            <w:proofErr w:type="spellEnd"/>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proofErr w:type="spellStart"/>
            <w:r w:rsidRPr="001C01CD">
              <w:t>e</w:t>
            </w:r>
            <w:r>
              <w:t>sp</w:t>
            </w:r>
            <w:proofErr w:type="spellEnd"/>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proofErr w:type="spellStart"/>
            <w:r w:rsidRPr="001C01CD">
              <w:t>r</w:t>
            </w:r>
            <w:r>
              <w:t>sp</w:t>
            </w:r>
            <w:proofErr w:type="spellEnd"/>
          </w:p>
        </w:tc>
      </w:tr>
    </w:tbl>
    <w:p w14:paraId="5A67EAB2" w14:textId="68D3C910" w:rsidR="007D596B" w:rsidRPr="00903DBA" w:rsidRDefault="007D596B" w:rsidP="00845EA9">
      <w:pPr>
        <w:pStyle w:val="Appendix"/>
        <w:rPr>
          <w:lang w:val="en-US"/>
        </w:rPr>
      </w:pPr>
      <w:r w:rsidRPr="00903DBA">
        <w:rPr>
          <w:lang w:val="en-US"/>
        </w:rPr>
        <w:lastRenderedPageBreak/>
        <w:t>The C Grammar</w:t>
      </w:r>
      <w:bookmarkEnd w:id="509"/>
      <w:bookmarkEnd w:id="531"/>
      <w:bookmarkEnd w:id="532"/>
    </w:p>
    <w:p w14:paraId="5EE70CDE" w14:textId="3D3CD693" w:rsidR="00CB1AB5" w:rsidRPr="00903DBA" w:rsidRDefault="00CB1AB5" w:rsidP="00CB1AB5">
      <w:bookmarkStart w:id="534"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5" w:name="_Toc49764472"/>
      <w:bookmarkStart w:id="536" w:name="_Toc57656163"/>
      <w:r w:rsidRPr="00903DBA">
        <w:t>The Preprocessor Grammar</w:t>
      </w:r>
      <w:bookmarkEnd w:id="535"/>
      <w:bookmarkEnd w:id="536"/>
    </w:p>
    <w:p w14:paraId="6050AB4B" w14:textId="4F4023A3"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3AD5">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7" w:name="_Toc49764473"/>
      <w:bookmarkStart w:id="538" w:name="_Toc57656164"/>
      <w:r w:rsidRPr="00903DBA">
        <w:t>The Language Grammar</w:t>
      </w:r>
      <w:bookmarkEnd w:id="537"/>
      <w:bookmarkEnd w:id="538"/>
    </w:p>
    <w:p w14:paraId="69CBCC96" w14:textId="310588DF"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3AD5">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39" w:name="_Toc57656165"/>
      <w:bookmarkStart w:id="540" w:name="_Ref57657966"/>
      <w:r>
        <w:lastRenderedPageBreak/>
        <w:t xml:space="preserve"> T</w:t>
      </w:r>
      <w:r w:rsidRPr="00903DBA">
        <w:t xml:space="preserve">he </w:t>
      </w:r>
      <w:r w:rsidRPr="00903DBA">
        <w:rPr>
          <w:highlight w:val="white"/>
        </w:rPr>
        <w:t xml:space="preserve">Gardens Point </w:t>
      </w:r>
      <w:r w:rsidR="00CB7A05">
        <w:t>Tools</w:t>
      </w:r>
      <w:bookmarkEnd w:id="534"/>
      <w:bookmarkEnd w:id="539"/>
      <w:bookmarkEnd w:id="540"/>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1" w:name="_Toc57656166"/>
      <w:r w:rsidRPr="00903DBA">
        <w:t>The Language</w:t>
      </w:r>
      <w:bookmarkEnd w:id="541"/>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2" w:name="_Toc57656167"/>
      <w:r w:rsidRPr="00903DBA">
        <w:lastRenderedPageBreak/>
        <w:t>The Grammar</w:t>
      </w:r>
      <w:bookmarkEnd w:id="542"/>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3" w:name="_Toc57656168"/>
      <w:proofErr w:type="spellStart"/>
      <w:r w:rsidRPr="00903DBA">
        <w:t>GPPG</w:t>
      </w:r>
      <w:bookmarkEnd w:id="543"/>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4"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5" w:name="_Toc57656169"/>
      <w:proofErr w:type="spellStart"/>
      <w:r w:rsidRPr="00903DBA">
        <w:lastRenderedPageBreak/>
        <w:t>JPlex</w:t>
      </w:r>
      <w:bookmarkEnd w:id="544"/>
      <w:bookmarkEnd w:id="545"/>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46" w:name="_Toc57656170"/>
      <w:r w:rsidRPr="00903DBA">
        <w:t>Main</w:t>
      </w:r>
      <w:bookmarkEnd w:id="546"/>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7" w:name="_Toc57656171"/>
      <w:r w:rsidRPr="00903DBA">
        <w:rPr>
          <w:lang w:val="en-US"/>
        </w:rPr>
        <w:lastRenderedPageBreak/>
        <w:t>Auxiliary Classes</w:t>
      </w:r>
      <w:bookmarkEnd w:id="547"/>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8" w:name="_Toc57656172"/>
      <w:r w:rsidRPr="00903DBA">
        <w:t>Error Handling</w:t>
      </w:r>
      <w:bookmarkEnd w:id="548"/>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49" w:name="_Toc57656173"/>
      <w:r w:rsidRPr="00903DBA">
        <w:t>Container Classes</w:t>
      </w:r>
      <w:bookmarkEnd w:id="549"/>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50" w:name="_Toc57656174"/>
      <w:r w:rsidRPr="00903DBA">
        <w:t>Ordered Pair</w:t>
      </w:r>
      <w:bookmarkEnd w:id="550"/>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1" w:name="_Toc57656175"/>
      <w:r w:rsidRPr="00903DBA">
        <w:t>Graph</w:t>
      </w:r>
      <w:bookmarkEnd w:id="551"/>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2" w:name="_Toc57656176"/>
      <w:r w:rsidRPr="00903DBA">
        <w:t>Addition and Removal of Vertices and Edges</w:t>
      </w:r>
      <w:bookmarkEnd w:id="552"/>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3" w:name="_Toc57656177"/>
      <w:r w:rsidRPr="00903DBA">
        <w:t>Graph Partition</w:t>
      </w:r>
      <w:bookmarkEnd w:id="553"/>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4" w:name="_Toc32312748"/>
      <w:bookmarkStart w:id="555" w:name="_Toc128724229"/>
      <w:bookmarkStart w:id="556" w:name="_Toc323656800"/>
      <w:bookmarkStart w:id="557" w:name="_Toc324085682"/>
      <w:bookmarkStart w:id="558" w:name="_Ref324113434"/>
      <w:bookmarkStart w:id="559" w:name="_Toc324680324"/>
      <w:bookmarkStart w:id="560" w:name="_Toc57656178"/>
      <w:bookmarkStart w:id="561" w:name="_Ref57658095"/>
      <w:r w:rsidRPr="00903DBA">
        <w:rPr>
          <w:lang w:val="en-US"/>
        </w:rPr>
        <w:lastRenderedPageBreak/>
        <w:t>The ASCII Table</w:t>
      </w:r>
      <w:bookmarkEnd w:id="554"/>
      <w:bookmarkEnd w:id="555"/>
      <w:bookmarkEnd w:id="556"/>
      <w:bookmarkEnd w:id="557"/>
      <w:bookmarkEnd w:id="558"/>
      <w:bookmarkEnd w:id="559"/>
      <w:bookmarkEnd w:id="560"/>
      <w:bookmarkEnd w:id="561"/>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2" w:name="_Toc57656179"/>
      <w:r w:rsidRPr="00903DBA">
        <w:rPr>
          <w:lang w:val="en-US"/>
        </w:rPr>
        <w:lastRenderedPageBreak/>
        <w:t>A</w:t>
      </w:r>
      <w:r w:rsidR="00281D34" w:rsidRPr="00903DBA">
        <w:rPr>
          <w:lang w:val="en-US"/>
        </w:rPr>
        <w:t xml:space="preserve"> Crash Course in C</w:t>
      </w:r>
      <w:bookmarkEnd w:id="562"/>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3" w:name="_Toc320485572"/>
      <w:bookmarkStart w:id="564" w:name="_Toc323656681"/>
      <w:bookmarkStart w:id="565" w:name="_Toc324085419"/>
      <w:bookmarkStart w:id="566" w:name="_Toc383781071"/>
      <w:bookmarkStart w:id="567" w:name="_Toc57656180"/>
      <w:r w:rsidRPr="00903DBA">
        <w:t>The Compiler and the Linker</w:t>
      </w:r>
      <w:bookmarkEnd w:id="563"/>
      <w:bookmarkEnd w:id="564"/>
      <w:bookmarkEnd w:id="565"/>
      <w:bookmarkEnd w:id="566"/>
      <w:bookmarkEnd w:id="567"/>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47EB7" w:rsidRPr="003F7CF1" w:rsidRDefault="00D47EB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47EB7" w:rsidRPr="003F7CF1" w:rsidRDefault="00D47EB7"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47EB7" w:rsidRPr="003F7CF1" w:rsidRDefault="00D47EB7"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D47EB7" w:rsidRPr="003F7CF1" w:rsidRDefault="00D47EB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47EB7" w:rsidRPr="003F7CF1" w:rsidRDefault="00D47EB7"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D47EB7" w:rsidRPr="003F7CF1" w:rsidRDefault="00D47EB7"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47EB7" w:rsidRPr="003F7CF1" w:rsidRDefault="00D47EB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47EB7" w:rsidRPr="003F7CF1" w:rsidRDefault="00D47EB7"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47EB7" w:rsidRPr="003F7CF1" w:rsidRDefault="00D47EB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47EB7" w:rsidRPr="003F7CF1" w:rsidRDefault="00D47EB7"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47EB7" w:rsidRPr="003F7CF1" w:rsidRDefault="00D47EB7"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47EB7" w:rsidRPr="003F7CF1" w:rsidRDefault="00D47EB7"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D47EB7" w:rsidRPr="003F7CF1" w:rsidRDefault="00D47EB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47EB7" w:rsidRPr="003F7CF1" w:rsidRDefault="00D47EB7"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D47EB7" w:rsidRPr="003F7CF1" w:rsidRDefault="00D47EB7"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47EB7" w:rsidRPr="003F7CF1" w:rsidRDefault="00D47EB7"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47EB7" w:rsidRPr="003F7CF1" w:rsidRDefault="00D47EB7"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47EB7" w:rsidRPr="003F7CF1" w:rsidRDefault="00D47EB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8" w:name="_Toc320485573"/>
      <w:bookmarkStart w:id="569" w:name="_Toc323656682"/>
      <w:bookmarkStart w:id="570" w:name="_Toc324085420"/>
      <w:bookmarkStart w:id="571" w:name="_Toc383781072"/>
      <w:bookmarkStart w:id="572" w:name="_Toc57656181"/>
      <w:r w:rsidRPr="00903DBA">
        <w:t>The Hello-World Program</w:t>
      </w:r>
      <w:bookmarkEnd w:id="568"/>
      <w:bookmarkEnd w:id="569"/>
      <w:bookmarkEnd w:id="570"/>
      <w:bookmarkEnd w:id="571"/>
      <w:bookmarkEnd w:id="572"/>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3" w:name="_Toc320485574"/>
      <w:bookmarkStart w:id="574" w:name="_Toc323656683"/>
      <w:bookmarkStart w:id="575" w:name="_Toc324085421"/>
      <w:bookmarkStart w:id="576" w:name="_Toc383781073"/>
      <w:bookmarkStart w:id="577" w:name="_Toc57656182"/>
      <w:r w:rsidRPr="00903DBA">
        <w:lastRenderedPageBreak/>
        <w:t>Comments</w:t>
      </w:r>
      <w:bookmarkEnd w:id="573"/>
      <w:bookmarkEnd w:id="574"/>
      <w:bookmarkEnd w:id="575"/>
      <w:bookmarkEnd w:id="576"/>
      <w:bookmarkEnd w:id="577"/>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78CCD21C"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3AD5">
        <w:t>14.29</w:t>
      </w:r>
      <w:r w:rsidRPr="00903DBA">
        <w:fldChar w:fldCharType="end"/>
      </w:r>
      <w:r w:rsidRPr="00903DBA">
        <w:t>) for details.</w:t>
      </w:r>
    </w:p>
    <w:p w14:paraId="3920A6C7" w14:textId="77777777" w:rsidR="00E80032" w:rsidRPr="00903DBA" w:rsidRDefault="00E80032" w:rsidP="00E80032">
      <w:pPr>
        <w:pStyle w:val="Code"/>
      </w:pPr>
      <w:bookmarkStart w:id="578"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79" w:name="_Toc323656684"/>
      <w:bookmarkStart w:id="580" w:name="_Toc324085422"/>
      <w:bookmarkStart w:id="581" w:name="_Toc383781074"/>
      <w:bookmarkStart w:id="582" w:name="_Toc57656183"/>
      <w:r w:rsidRPr="00903DBA">
        <w:t>Types and Variables</w:t>
      </w:r>
      <w:bookmarkEnd w:id="578"/>
      <w:bookmarkEnd w:id="579"/>
      <w:bookmarkEnd w:id="580"/>
      <w:bookmarkEnd w:id="581"/>
      <w:bookmarkEnd w:id="582"/>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 w:name="_Toc320485576"/>
      <w:bookmarkStart w:id="584" w:name="_Toc323656685"/>
      <w:bookmarkStart w:id="585" w:name="_Toc324085423"/>
      <w:bookmarkStart w:id="586" w:name="_Toc383781075"/>
      <w:bookmarkStart w:id="587" w:name="_Ref383781525"/>
      <w:bookmarkStart w:id="588" w:name="_Toc57656184"/>
      <w:r w:rsidRPr="00903DBA">
        <w:t>Simple Types</w:t>
      </w:r>
      <w:bookmarkEnd w:id="583"/>
      <w:bookmarkEnd w:id="584"/>
      <w:bookmarkEnd w:id="585"/>
      <w:bookmarkEnd w:id="586"/>
      <w:bookmarkEnd w:id="587"/>
      <w:bookmarkEnd w:id="588"/>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proofErr w:type="gramStart"/>
      <w:r w:rsidRPr="00E65FE6">
        <w:t>double</w:t>
      </w:r>
      <w:r w:rsidRPr="00903DBA">
        <w:t>;</w:t>
      </w:r>
      <w:proofErr w:type="gramEnd"/>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 w:name="_Toc320485577"/>
      <w:bookmarkStart w:id="590" w:name="_Toc323656686"/>
      <w:bookmarkStart w:id="591" w:name="_Toc324085424"/>
      <w:bookmarkStart w:id="592" w:name="_Toc383781076"/>
      <w:bookmarkStart w:id="593" w:name="_Toc57656185"/>
      <w:r w:rsidRPr="00903DBA">
        <w:t>Variables</w:t>
      </w:r>
      <w:bookmarkEnd w:id="589"/>
      <w:bookmarkEnd w:id="590"/>
      <w:bookmarkEnd w:id="591"/>
      <w:bookmarkEnd w:id="592"/>
      <w:bookmarkEnd w:id="593"/>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47EB7" w:rsidRPr="003F7CF1" w:rsidRDefault="00D47EB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47EB7" w:rsidRPr="003F7CF1" w:rsidRDefault="00D47EB7"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47EB7" w:rsidRPr="003F7CF1" w:rsidRDefault="00D47EB7"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47EB7" w:rsidRPr="003F7CF1" w:rsidRDefault="00D47EB7"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47EB7" w:rsidRPr="003F7CF1" w:rsidRDefault="00D47EB7"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47EB7" w:rsidRPr="003F7CF1" w:rsidRDefault="00D47EB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47EB7" w:rsidRPr="003F7CF1" w:rsidRDefault="00D47EB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47EB7" w:rsidRPr="003F7CF1" w:rsidRDefault="00D47E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47EB7" w:rsidRPr="003F7CF1" w:rsidRDefault="00D47EB7"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47EB7" w:rsidRPr="003F7CF1" w:rsidRDefault="00D47EB7"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47EB7" w:rsidRPr="003F7CF1" w:rsidRDefault="00D47EB7"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47EB7" w:rsidRPr="003F7CF1" w:rsidRDefault="00D47EB7"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47EB7" w:rsidRPr="003F7CF1" w:rsidRDefault="00D47EB7"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47EB7" w:rsidRPr="003F7CF1" w:rsidRDefault="00D47EB7"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47EB7" w:rsidRPr="003F7CF1" w:rsidRDefault="00D47EB7"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47EB7" w:rsidRPr="003F7CF1" w:rsidRDefault="00D47EB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 w:name="_Toc320485578"/>
      <w:bookmarkStart w:id="595" w:name="_Toc323656687"/>
      <w:bookmarkStart w:id="596" w:name="_Toc324085425"/>
      <w:bookmarkStart w:id="597" w:name="_Toc383781077"/>
      <w:bookmarkStart w:id="598" w:name="_Toc57656186"/>
      <w:bookmarkStart w:id="599" w:name="_Toc320485579"/>
      <w:r w:rsidRPr="00903DBA">
        <w:t>Constants</w:t>
      </w:r>
      <w:bookmarkEnd w:id="594"/>
      <w:bookmarkEnd w:id="595"/>
      <w:bookmarkEnd w:id="596"/>
      <w:bookmarkEnd w:id="597"/>
      <w:bookmarkEnd w:id="598"/>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3656688"/>
      <w:bookmarkStart w:id="601" w:name="_Toc324085426"/>
      <w:bookmarkStart w:id="602" w:name="_Toc383781078"/>
      <w:bookmarkStart w:id="603" w:name="_Toc57656187"/>
      <w:r w:rsidRPr="00903DBA">
        <w:t>Output</w:t>
      </w:r>
      <w:bookmarkEnd w:id="599"/>
      <w:bookmarkEnd w:id="600"/>
      <w:bookmarkEnd w:id="601"/>
      <w:bookmarkEnd w:id="602"/>
      <w:bookmarkEnd w:id="603"/>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 w:name="_Toc320485580"/>
      <w:bookmarkStart w:id="605" w:name="_Toc323656689"/>
      <w:bookmarkStart w:id="606" w:name="_Toc324085427"/>
      <w:bookmarkStart w:id="607" w:name="_Toc383781079"/>
      <w:bookmarkStart w:id="608" w:name="_Toc57656188"/>
      <w:r w:rsidRPr="00903DBA">
        <w:t>Input</w:t>
      </w:r>
      <w:bookmarkEnd w:id="604"/>
      <w:bookmarkEnd w:id="605"/>
      <w:bookmarkEnd w:id="606"/>
      <w:bookmarkEnd w:id="607"/>
      <w:bookmarkEnd w:id="608"/>
    </w:p>
    <w:p w14:paraId="299686DD" w14:textId="77777777" w:rsidR="00E80032" w:rsidRPr="00903DBA" w:rsidRDefault="00E80032" w:rsidP="00E65FE6">
      <w:pPr>
        <w:pStyle w:val="CodeHeader"/>
      </w:pPr>
      <w:r w:rsidRPr="00903DBA">
        <w:t xml:space="preserve">The standard functions for input </w:t>
      </w:r>
      <w:proofErr w:type="gramStart"/>
      <w:r w:rsidRPr="00903DBA">
        <w:t>is</w:t>
      </w:r>
      <w:proofErr w:type="gramEnd"/>
      <w:r w:rsidRPr="00903DBA">
        <w:t xml:space="preserve">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proofErr w:type="gramStart"/>
      <w:r w:rsidRPr="00903DBA">
        <w:t>Similar to</w:t>
      </w:r>
      <w:proofErr w:type="gramEnd"/>
      <w:r w:rsidRPr="00903DBA">
        <w:t xml:space="preserve">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BB83F96"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3AD5">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09"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0"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3656690"/>
      <w:bookmarkStart w:id="612" w:name="_Toc324085428"/>
      <w:bookmarkStart w:id="613" w:name="_Toc383781080"/>
      <w:bookmarkStart w:id="614" w:name="_Toc57656189"/>
      <w:r w:rsidRPr="00903DBA">
        <w:t>Enumerations</w:t>
      </w:r>
      <w:bookmarkEnd w:id="609"/>
      <w:bookmarkEnd w:id="611"/>
      <w:bookmarkEnd w:id="612"/>
      <w:bookmarkEnd w:id="613"/>
      <w:bookmarkEnd w:id="614"/>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82"/>
      <w:bookmarkStart w:id="616" w:name="_Toc323656691"/>
      <w:bookmarkStart w:id="617" w:name="_Toc324085429"/>
      <w:bookmarkStart w:id="618" w:name="_Toc383781081"/>
      <w:bookmarkStart w:id="619" w:name="_Toc57656190"/>
      <w:r w:rsidRPr="00903DBA">
        <w:lastRenderedPageBreak/>
        <w:t>Arrays</w:t>
      </w:r>
      <w:bookmarkEnd w:id="615"/>
      <w:bookmarkEnd w:id="616"/>
      <w:bookmarkEnd w:id="617"/>
      <w:bookmarkEnd w:id="618"/>
      <w:bookmarkEnd w:id="619"/>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47EB7" w:rsidRPr="003F7CF1" w:rsidRDefault="00D47EB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D47EB7" w:rsidRPr="003F7CF1" w:rsidRDefault="00D47EB7"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47EB7" w:rsidRPr="003F7CF1" w:rsidRDefault="00D47EB7"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47EB7" w:rsidRPr="003F7CF1" w:rsidRDefault="00D47EB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47EB7" w:rsidRPr="003F7CF1" w:rsidRDefault="00D47EB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47EB7" w:rsidRPr="003F7CF1" w:rsidRDefault="00D47E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47EB7" w:rsidRPr="003F7CF1" w:rsidRDefault="00D47EB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47EB7" w:rsidRPr="003F7CF1" w:rsidRDefault="00D47EB7"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47EB7" w:rsidRPr="003F7CF1" w:rsidRDefault="00D47EB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47EB7" w:rsidRPr="003F7CF1" w:rsidRDefault="00D47EB7"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47EB7" w:rsidRPr="003F7CF1" w:rsidRDefault="00D47EB7"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47EB7" w:rsidRPr="003F7CF1" w:rsidRDefault="00D47EB7"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47EB7" w:rsidRPr="003F7CF1" w:rsidRDefault="00D47E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47EB7" w:rsidRPr="003F7CF1" w:rsidRDefault="00D47E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47EB7" w:rsidRPr="003F7CF1" w:rsidRDefault="00D47E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47EB7" w:rsidRPr="003F7CF1" w:rsidRDefault="00D47E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47EB7" w:rsidRPr="003F7CF1" w:rsidRDefault="00D47EB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47EB7" w:rsidRPr="003F7CF1" w:rsidRDefault="00D47E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47EB7" w:rsidRPr="003F7CF1" w:rsidRDefault="00D47E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47EB7" w:rsidRPr="003F7CF1" w:rsidRDefault="00D47EB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47EB7" w:rsidRPr="003F7CF1" w:rsidRDefault="00D47E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47EB7" w:rsidRPr="003F7CF1" w:rsidRDefault="00D47E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47EB7" w:rsidRPr="003F7CF1" w:rsidRDefault="00D47E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47EB7" w:rsidRPr="003F7CF1" w:rsidRDefault="00D47E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47EB7" w:rsidRPr="003F7CF1" w:rsidRDefault="00D47EB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47EB7" w:rsidRPr="003F7CF1" w:rsidRDefault="00D47EB7"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47EB7" w:rsidRPr="003F7CF1" w:rsidRDefault="00D47E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47EB7" w:rsidRPr="003F7CF1" w:rsidRDefault="00D47E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47EB7" w:rsidRPr="003F7CF1" w:rsidRDefault="00D47EB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47EB7" w:rsidRPr="003F7CF1" w:rsidRDefault="00D47EB7"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47EB7" w:rsidRPr="003F7CF1" w:rsidRDefault="00D47EB7"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47EB7" w:rsidRPr="003F7CF1" w:rsidRDefault="00D47EB7"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47EB7" w:rsidRPr="003F7CF1" w:rsidRDefault="00D47EB7"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47EB7" w:rsidRPr="003F7CF1" w:rsidRDefault="00D47EB7"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47EB7" w:rsidRPr="003F7CF1" w:rsidRDefault="00D47EB7"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47EB7" w:rsidRPr="003F7CF1" w:rsidRDefault="00D47EB7"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47EB7" w:rsidRPr="003F7CF1" w:rsidRDefault="00D47EB7"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47EB7" w:rsidRPr="003F7CF1" w:rsidRDefault="00D47EB7"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47EB7" w:rsidRPr="003F7CF1" w:rsidRDefault="00D47EB7"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47EB7" w:rsidRPr="003F7CF1" w:rsidRDefault="00D47EB7"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47EB7" w:rsidRPr="003F7CF1" w:rsidRDefault="00D47EB7"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47EB7" w:rsidRPr="003F7CF1" w:rsidRDefault="00D47EB7"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47EB7" w:rsidRPr="003F7CF1" w:rsidRDefault="00D47EB7"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47EB7" w:rsidRPr="003F7CF1" w:rsidRDefault="00D47EB7"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47EB7" w:rsidRPr="003F7CF1" w:rsidRDefault="00D47EB7"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47EB7" w:rsidRPr="003F7CF1" w:rsidRDefault="00D47EB7"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47EB7" w:rsidRPr="003F7CF1" w:rsidRDefault="00D47EB7"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47EB7" w:rsidRPr="003F7CF1" w:rsidRDefault="00D47EB7"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47EB7" w:rsidRPr="003F7CF1" w:rsidRDefault="00D47EB7"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47EB7" w:rsidRPr="003F7CF1" w:rsidRDefault="00D47EB7"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47EB7" w:rsidRPr="003F7CF1" w:rsidRDefault="00D47EB7"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47EB7" w:rsidRPr="003F7CF1" w:rsidRDefault="00D47EB7"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47EB7" w:rsidRPr="003F7CF1" w:rsidRDefault="00D47EB7"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47EB7" w:rsidRPr="003F7CF1" w:rsidRDefault="00D47EB7"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47EB7" w:rsidRPr="003F7CF1" w:rsidRDefault="00D47EB7"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47EB7" w:rsidRPr="003F7CF1" w:rsidRDefault="00D47EB7"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47EB7" w:rsidRPr="003F7CF1" w:rsidRDefault="00D47EB7"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47EB7" w:rsidRPr="003F7CF1" w:rsidRDefault="00D47EB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47EB7" w:rsidRPr="003F7CF1" w:rsidRDefault="00D47EB7"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47EB7" w:rsidRPr="003F7CF1" w:rsidRDefault="00D47EB7"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47EB7" w:rsidRPr="003F7CF1" w:rsidRDefault="00D47EB7"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47EB7" w:rsidRPr="003F7CF1" w:rsidRDefault="00D47EB7"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47EB7" w:rsidRPr="003F7CF1" w:rsidRDefault="00D47EB7"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47EB7" w:rsidRPr="003F7CF1" w:rsidRDefault="00D47EB7"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47EB7" w:rsidRPr="003F7CF1" w:rsidRDefault="00D47EB7"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47EB7" w:rsidRPr="003F7CF1" w:rsidRDefault="00D47EB7"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47EB7" w:rsidRPr="003F7CF1" w:rsidRDefault="00D47EB7"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47EB7" w:rsidRPr="003F7CF1" w:rsidRDefault="00D47EB7"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83"/>
      <w:bookmarkStart w:id="621" w:name="_Toc323656692"/>
      <w:bookmarkStart w:id="622" w:name="_Toc324085430"/>
      <w:bookmarkStart w:id="623" w:name="_Toc383781082"/>
      <w:bookmarkStart w:id="624" w:name="_Toc57656191"/>
      <w:r w:rsidRPr="00903DBA">
        <w:t>Characters and Strings</w:t>
      </w:r>
      <w:bookmarkEnd w:id="620"/>
      <w:bookmarkEnd w:id="621"/>
      <w:bookmarkEnd w:id="622"/>
      <w:bookmarkEnd w:id="623"/>
      <w:bookmarkEnd w:id="624"/>
    </w:p>
    <w:p w14:paraId="15688872" w14:textId="225C94FD"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3AD5">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47EB7" w:rsidRPr="003F7CF1" w:rsidRDefault="00D47EB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47EB7" w:rsidRPr="003F7CF1" w:rsidRDefault="00D47E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47EB7" w:rsidRPr="003F7CF1" w:rsidRDefault="00D47EB7"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47EB7" w:rsidRPr="003F7CF1" w:rsidRDefault="00D47EB7"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47EB7" w:rsidRPr="003F7CF1" w:rsidRDefault="00D47EB7"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47EB7" w:rsidRPr="003F7CF1" w:rsidRDefault="00D47EB7"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47EB7" w:rsidRPr="003F7CF1" w:rsidRDefault="00D47EB7"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47EB7" w:rsidRPr="003F7CF1" w:rsidRDefault="00D47EB7"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5" w:name="_Toc323656693"/>
      <w:bookmarkStart w:id="626" w:name="_Toc324085431"/>
      <w:bookmarkStart w:id="627" w:name="_Toc383781083"/>
      <w:bookmarkStart w:id="628" w:name="_Toc57656192"/>
      <w:r w:rsidRPr="00903DBA">
        <w:lastRenderedPageBreak/>
        <w:t>The ASCII Table</w:t>
      </w:r>
      <w:bookmarkEnd w:id="625"/>
      <w:bookmarkEnd w:id="626"/>
      <w:bookmarkEnd w:id="627"/>
      <w:bookmarkEnd w:id="628"/>
    </w:p>
    <w:p w14:paraId="3B8A786D" w14:textId="33F671C4" w:rsidR="00E80032" w:rsidRPr="00903DBA" w:rsidRDefault="00E80032" w:rsidP="00E65FE6">
      <w:pPr>
        <w:pStyle w:val="CodeHeader"/>
      </w:pPr>
      <w:r w:rsidRPr="00903DBA">
        <w:t xml:space="preserve">So </w:t>
      </w:r>
      <w:proofErr w:type="gramStart"/>
      <w:r w:rsidRPr="00903DBA">
        <w:t>far</w:t>
      </w:r>
      <w:proofErr w:type="gramEnd"/>
      <w:r w:rsidRPr="00903DBA">
        <w:t xml:space="preserve">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3AD5">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4"/>
      <w:bookmarkStart w:id="630" w:name="_Toc323656694"/>
      <w:bookmarkStart w:id="631" w:name="_Toc324085432"/>
      <w:bookmarkStart w:id="632" w:name="_Ref383780778"/>
      <w:bookmarkStart w:id="633" w:name="_Toc383781084"/>
      <w:bookmarkStart w:id="634" w:name="_Toc57656193"/>
      <w:r w:rsidRPr="00903DBA">
        <w:t>Pointers</w:t>
      </w:r>
      <w:bookmarkEnd w:id="629"/>
      <w:bookmarkEnd w:id="630"/>
      <w:bookmarkEnd w:id="631"/>
      <w:bookmarkEnd w:id="632"/>
      <w:bookmarkEnd w:id="633"/>
      <w:bookmarkEnd w:id="634"/>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47EB7" w:rsidRPr="003F7CF1" w:rsidRDefault="00D47EB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47EB7" w:rsidRPr="003F7CF1" w:rsidRDefault="00D47EB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47EB7" w:rsidRPr="003F7CF1" w:rsidRDefault="00D47EB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47EB7" w:rsidRPr="003F7CF1" w:rsidRDefault="00D47EB7"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47EB7" w:rsidRPr="003F7CF1" w:rsidRDefault="00D47EB7"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47EB7" w:rsidRPr="003F7CF1" w:rsidRDefault="00D47EB7"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47EB7" w:rsidRPr="003F7CF1" w:rsidRDefault="00D47EB7"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47EB7" w:rsidRPr="003F7CF1" w:rsidRDefault="00D47EB7"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47EB7" w:rsidRPr="003F7CF1" w:rsidRDefault="00D47EB7"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47EB7" w:rsidRPr="003F7CF1" w:rsidRDefault="00D47EB7"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47EB7" w:rsidRPr="003F7CF1" w:rsidRDefault="00D47EB7"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47EB7" w:rsidRPr="003F7CF1" w:rsidRDefault="00D47EB7"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47EB7" w:rsidRPr="003F7CF1" w:rsidRDefault="00D47EB7"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47EB7" w:rsidRPr="003F7CF1" w:rsidRDefault="00D47EB7"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47EB7" w:rsidRPr="003F7CF1" w:rsidRDefault="00D47EB7"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47EB7" w:rsidRPr="003F7CF1" w:rsidRDefault="00D47EB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47EB7" w:rsidRPr="003F7CF1" w:rsidRDefault="00D47EB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47EB7" w:rsidRPr="003F7CF1" w:rsidRDefault="00D47EB7"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47EB7" w:rsidRPr="003F7CF1" w:rsidRDefault="00D47EB7"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47EB7" w:rsidRPr="003F7CF1" w:rsidRDefault="00D47EB7"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5"/>
      <w:bookmarkStart w:id="636" w:name="_Toc323656695"/>
      <w:bookmarkStart w:id="637" w:name="_Toc324085433"/>
      <w:bookmarkStart w:id="638" w:name="_Toc383781085"/>
      <w:bookmarkStart w:id="639" w:name="_Toc57656194"/>
      <w:r w:rsidRPr="00903DBA">
        <w:t>Pointers and Dynamic Memory</w:t>
      </w:r>
      <w:bookmarkEnd w:id="635"/>
      <w:bookmarkEnd w:id="636"/>
      <w:bookmarkEnd w:id="637"/>
      <w:bookmarkEnd w:id="638"/>
      <w:bookmarkEnd w:id="639"/>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47EB7" w:rsidRPr="003F7CF1" w:rsidRDefault="00D47EB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47EB7" w:rsidRPr="003F7CF1" w:rsidRDefault="00D47EB7"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47EB7" w:rsidRPr="003F7CF1" w:rsidRDefault="00D47EB7"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47EB7" w:rsidRPr="003F7CF1" w:rsidRDefault="00D47EB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47EB7" w:rsidRPr="003F7CF1" w:rsidRDefault="00D47EB7"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47EB7" w:rsidRPr="003F7CF1" w:rsidRDefault="00D47EB7"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47EB7" w:rsidRPr="003F7CF1" w:rsidRDefault="00D47E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47EB7" w:rsidRPr="003F7CF1" w:rsidRDefault="00D47E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47EB7" w:rsidRPr="003F7CF1" w:rsidRDefault="00D47EB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47EB7" w:rsidRPr="003F7CF1" w:rsidRDefault="00D47EB7"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47EB7" w:rsidRPr="003F7CF1" w:rsidRDefault="00D47EB7"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47EB7" w:rsidRPr="003F7CF1" w:rsidRDefault="00D47EB7"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47EB7" w:rsidRPr="003F7CF1" w:rsidRDefault="00D47EB7"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47EB7" w:rsidRPr="003F7CF1" w:rsidRDefault="00D47EB7"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47EB7" w:rsidRPr="003F7CF1" w:rsidRDefault="00D47EB7"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47EB7" w:rsidRPr="003F7CF1" w:rsidRDefault="00D47EB7"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47EB7" w:rsidRPr="003F7CF1" w:rsidRDefault="00D47EB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47EB7" w:rsidRPr="003F7CF1" w:rsidRDefault="00D47EB7"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47EB7" w:rsidRPr="003F7CF1" w:rsidRDefault="00D47EB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47EB7" w:rsidRPr="003F7CF1" w:rsidRDefault="00D47EB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47EB7" w:rsidRPr="003F7CF1" w:rsidRDefault="00D47EB7"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47EB7" w:rsidRPr="003F7CF1" w:rsidRDefault="00D47EB7"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47EB7" w:rsidRPr="003F7CF1" w:rsidRDefault="00D47EB7"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47EB7" w:rsidRPr="003F7CF1" w:rsidRDefault="00D47EB7"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47EB7" w:rsidRPr="003F7CF1" w:rsidRDefault="00D47EB7"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47EB7" w:rsidRPr="003F7CF1" w:rsidRDefault="00D47EB7"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47EB7" w:rsidRPr="003F7CF1" w:rsidRDefault="00D47EB7"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47EB7" w:rsidRPr="003F7CF1" w:rsidRDefault="00D47EB7"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47EB7" w:rsidRPr="003F7CF1" w:rsidRDefault="00D47EB7"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w:t>
      </w:r>
      <w:proofErr w:type="gramStart"/>
      <w:r w:rsidRPr="00903DBA">
        <w:t>actually marks</w:t>
      </w:r>
      <w:proofErr w:type="gramEnd"/>
      <w:r w:rsidRPr="00903DBA">
        <w:t xml:space="preserve">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47EB7" w:rsidRPr="003F7CF1" w:rsidRDefault="00D47EB7"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47EB7" w:rsidRPr="003F7CF1" w:rsidRDefault="00D47EB7"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47EB7" w:rsidRPr="003F7CF1" w:rsidRDefault="00D47EB7"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proofErr w:type="gramStart"/>
      <w:r w:rsidRPr="00E65FE6">
        <w:t>p</w:t>
      </w:r>
      <w:proofErr w:type="gramEnd"/>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47EB7" w:rsidRPr="003F7CF1" w:rsidRDefault="00D47EB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47EB7" w:rsidRPr="003F7CF1" w:rsidRDefault="00D47EB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47EB7" w:rsidRPr="003F7CF1" w:rsidRDefault="00D47EB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47EB7" w:rsidRPr="003F7CF1" w:rsidRDefault="00D47EB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47EB7" w:rsidRPr="003F7CF1" w:rsidRDefault="00D47EB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47EB7" w:rsidRPr="003F7CF1" w:rsidRDefault="00D47EB7"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47EB7" w:rsidRPr="003F7CF1" w:rsidRDefault="00D47EB7"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47EB7" w:rsidRPr="003F7CF1" w:rsidRDefault="00D47EB7"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47EB7" w:rsidRPr="003F7CF1" w:rsidRDefault="00D47EB7"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47EB7" w:rsidRPr="003F7CF1" w:rsidRDefault="00D47EB7"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47EB7" w:rsidRPr="003F7CF1" w:rsidRDefault="00D47EB7"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47EB7" w:rsidRPr="003F7CF1" w:rsidRDefault="00D47EB7"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47EB7" w:rsidRPr="003F7CF1" w:rsidRDefault="00D47EB7"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47EB7" w:rsidRPr="003F7CF1" w:rsidRDefault="00D47EB7"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47EB7" w:rsidRPr="003F7CF1" w:rsidRDefault="00D47EB7"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47EB7" w:rsidRPr="003F7CF1" w:rsidRDefault="00D47EB7"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47EB7" w:rsidRPr="003F7CF1" w:rsidRDefault="00D47EB7"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47EB7" w:rsidRPr="003F7CF1" w:rsidRDefault="00D47EB7"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6"/>
      <w:bookmarkStart w:id="641" w:name="_Toc323656696"/>
      <w:bookmarkStart w:id="642" w:name="_Toc324085434"/>
      <w:bookmarkStart w:id="643" w:name="_Toc383781086"/>
      <w:bookmarkStart w:id="644" w:name="_Toc57656195"/>
      <w:r w:rsidRPr="00903DBA">
        <w:t>Defining our own types</w:t>
      </w:r>
      <w:bookmarkEnd w:id="640"/>
      <w:bookmarkEnd w:id="641"/>
      <w:bookmarkEnd w:id="642"/>
      <w:bookmarkEnd w:id="643"/>
      <w:bookmarkEnd w:id="644"/>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587"/>
      <w:bookmarkStart w:id="646" w:name="_Toc323656697"/>
      <w:bookmarkStart w:id="647" w:name="_Toc324085435"/>
      <w:bookmarkStart w:id="648" w:name="_Toc383781087"/>
      <w:bookmarkStart w:id="649" w:name="_Toc57656196"/>
      <w:r w:rsidRPr="00903DBA">
        <w:t>The Type Size</w:t>
      </w:r>
      <w:bookmarkEnd w:id="645"/>
      <w:bookmarkEnd w:id="646"/>
      <w:bookmarkEnd w:id="647"/>
      <w:bookmarkEnd w:id="648"/>
      <w:bookmarkEnd w:id="649"/>
    </w:p>
    <w:p w14:paraId="2A85A616" w14:textId="587BADF3"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0"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1" w:name="_Toc320485588"/>
      <w:bookmarkStart w:id="652" w:name="_Toc323656698"/>
      <w:bookmarkStart w:id="653" w:name="_Toc324085436"/>
      <w:bookmarkStart w:id="654" w:name="_Toc383781088"/>
      <w:bookmarkStart w:id="655" w:name="_Toc57656197"/>
      <w:r w:rsidRPr="00903DBA">
        <w:t>Expressions and Operators</w:t>
      </w:r>
      <w:bookmarkEnd w:id="651"/>
      <w:bookmarkEnd w:id="652"/>
      <w:bookmarkEnd w:id="653"/>
      <w:bookmarkEnd w:id="654"/>
      <w:bookmarkEnd w:id="655"/>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47EB7" w:rsidRPr="003F7CF1" w:rsidRDefault="00D47EB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64402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47EB7" w:rsidRPr="003F7CF1" w:rsidRDefault="00D47EB7"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47EB7" w:rsidRPr="003F7CF1" w:rsidRDefault="00D47EB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47EB7" w:rsidRPr="003F7CF1" w:rsidRDefault="00D47EB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47EB7" w:rsidRPr="003F7CF1" w:rsidRDefault="00D47EB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64402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47EB7" w:rsidRPr="003F7CF1" w:rsidRDefault="00D47EB7"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47EB7" w:rsidRPr="003F7CF1" w:rsidRDefault="00D47EB7"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47EB7" w:rsidRPr="003F7CF1" w:rsidRDefault="00D47EB7"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589"/>
      <w:bookmarkStart w:id="657" w:name="_Toc323656699"/>
      <w:bookmarkStart w:id="658" w:name="_Toc324085437"/>
      <w:bookmarkStart w:id="659" w:name="_Toc383781089"/>
      <w:bookmarkStart w:id="660" w:name="_Toc57656198"/>
      <w:r w:rsidRPr="00903DBA">
        <w:t>Arithmetic Operators</w:t>
      </w:r>
      <w:bookmarkEnd w:id="656"/>
      <w:bookmarkEnd w:id="657"/>
      <w:bookmarkEnd w:id="658"/>
      <w:bookmarkEnd w:id="659"/>
      <w:bookmarkEnd w:id="660"/>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1" w:name="_Toc320485590"/>
      <w:bookmarkStart w:id="662" w:name="_Toc323656700"/>
      <w:bookmarkStart w:id="663" w:name="_Toc324085438"/>
      <w:bookmarkStart w:id="664" w:name="_Toc383781090"/>
      <w:bookmarkStart w:id="665" w:name="_Toc57656199"/>
      <w:r w:rsidRPr="00903DBA">
        <w:rPr>
          <w:rStyle w:val="Italic"/>
          <w:i w:val="0"/>
        </w:rPr>
        <w:t>Pointer Arithmetic</w:t>
      </w:r>
      <w:bookmarkEnd w:id="661"/>
      <w:bookmarkEnd w:id="662"/>
      <w:bookmarkEnd w:id="663"/>
      <w:bookmarkEnd w:id="664"/>
      <w:bookmarkEnd w:id="665"/>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47EB7" w:rsidRPr="003F7CF1" w:rsidRDefault="00D47EB7"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47EB7" w:rsidRPr="003F7CF1" w:rsidRDefault="00D47EB7"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47EB7" w:rsidRPr="003F7CF1" w:rsidRDefault="00D47EB7"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47EB7" w:rsidRPr="003F7CF1" w:rsidRDefault="00D47EB7"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47EB7" w:rsidRPr="003F7CF1" w:rsidRDefault="00D47EB7"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47EB7" w:rsidRPr="003F7CF1" w:rsidRDefault="00D47EB7"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47EB7" w:rsidRPr="003F7CF1" w:rsidRDefault="00D47EB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47EB7" w:rsidRPr="003F7CF1" w:rsidRDefault="00D47EB7"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47EB7" w:rsidRPr="003F7CF1" w:rsidRDefault="00D47EB7"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47EB7" w:rsidRPr="003F7CF1" w:rsidRDefault="00D47EB7"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47EB7" w:rsidRPr="003F7CF1" w:rsidRDefault="00D47EB7"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47EB7" w:rsidRPr="003F7CF1" w:rsidRDefault="00D47EB7"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47EB7" w:rsidRPr="003F7CF1" w:rsidRDefault="00D47EB7"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47EB7" w:rsidRPr="003F7CF1" w:rsidRDefault="00D47EB7"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47EB7" w:rsidRPr="003F7CF1" w:rsidRDefault="00D47EB7"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47EB7" w:rsidRPr="003F7CF1" w:rsidRDefault="00D47EB7"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47EB7" w:rsidRPr="003F7CF1" w:rsidRDefault="00D47EB7"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47EB7" w:rsidRPr="003F7CF1" w:rsidRDefault="00D47EB7"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47EB7" w:rsidRPr="003F7CF1" w:rsidRDefault="00D47EB7"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591"/>
      <w:bookmarkStart w:id="667" w:name="_Toc323656701"/>
      <w:bookmarkStart w:id="668" w:name="_Toc324085439"/>
      <w:bookmarkStart w:id="669" w:name="_Toc383781091"/>
      <w:bookmarkStart w:id="670" w:name="_Toc57656200"/>
      <w:r w:rsidRPr="00903DBA">
        <w:lastRenderedPageBreak/>
        <w:t>Increment and decrement</w:t>
      </w:r>
      <w:bookmarkEnd w:id="666"/>
      <w:bookmarkEnd w:id="667"/>
      <w:bookmarkEnd w:id="668"/>
      <w:bookmarkEnd w:id="669"/>
      <w:bookmarkEnd w:id="670"/>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0485592"/>
      <w:bookmarkStart w:id="672" w:name="_Toc323656702"/>
      <w:bookmarkStart w:id="673" w:name="_Toc324085440"/>
      <w:bookmarkStart w:id="674" w:name="_Toc383781092"/>
      <w:bookmarkStart w:id="675" w:name="_Toc57656201"/>
      <w:r w:rsidRPr="00903DBA">
        <w:t>Relational Operators</w:t>
      </w:r>
      <w:bookmarkEnd w:id="671"/>
      <w:bookmarkEnd w:id="672"/>
      <w:bookmarkEnd w:id="673"/>
      <w:bookmarkEnd w:id="674"/>
      <w:bookmarkEnd w:id="675"/>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93"/>
      <w:bookmarkStart w:id="677" w:name="_Toc323656703"/>
      <w:bookmarkStart w:id="678" w:name="_Toc324085441"/>
      <w:bookmarkStart w:id="679" w:name="_Toc383781093"/>
      <w:bookmarkStart w:id="680" w:name="_Toc57656202"/>
      <w:r w:rsidRPr="00903DBA">
        <w:t>Logical Operators</w:t>
      </w:r>
      <w:bookmarkEnd w:id="676"/>
      <w:bookmarkEnd w:id="677"/>
      <w:bookmarkEnd w:id="678"/>
      <w:bookmarkEnd w:id="679"/>
      <w:bookmarkEnd w:id="680"/>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65FE6">
        <w:t>i</w:t>
      </w:r>
      <w:proofErr w:type="spellEnd"/>
      <w:r w:rsidRPr="00E65FE6">
        <w:t xml:space="preserve"> !</w:t>
      </w:r>
      <w:proofErr w:type="gramEnd"/>
      <w:r w:rsidRPr="00E65FE6">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1" w:name="_Toc320485594"/>
      <w:bookmarkStart w:id="682" w:name="_Toc323656704"/>
      <w:bookmarkStart w:id="683" w:name="_Toc324085442"/>
      <w:bookmarkStart w:id="684" w:name="_Toc383781094"/>
      <w:bookmarkStart w:id="685" w:name="_Toc57656203"/>
      <w:r w:rsidRPr="00903DBA">
        <w:t>Bitwise Operators</w:t>
      </w:r>
      <w:bookmarkEnd w:id="681"/>
      <w:bookmarkEnd w:id="682"/>
      <w:bookmarkEnd w:id="683"/>
      <w:bookmarkEnd w:id="684"/>
      <w:bookmarkEnd w:id="685"/>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7.65pt" o:ole="">
            <v:imagedata r:id="rId12" o:title=""/>
          </v:shape>
          <o:OLEObject Type="Embed" ProgID="Equation.3" ShapeID="_x0000_i1027" DrawAspect="Content" ObjectID="_1669644015"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7.65pt" o:ole="">
            <v:imagedata r:id="rId14" o:title=""/>
          </v:shape>
          <o:OLEObject Type="Embed" ProgID="Equation.3" ShapeID="_x0000_i1028" DrawAspect="Content" ObjectID="_1669644016"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5"/>
      <w:bookmarkStart w:id="687" w:name="_Toc323656705"/>
      <w:bookmarkStart w:id="688" w:name="_Toc324085443"/>
      <w:bookmarkStart w:id="689" w:name="_Toc383781095"/>
      <w:bookmarkStart w:id="690" w:name="_Toc57656204"/>
      <w:r w:rsidRPr="00903DBA">
        <w:t>Assignment</w:t>
      </w:r>
      <w:bookmarkEnd w:id="686"/>
      <w:bookmarkEnd w:id="687"/>
      <w:bookmarkEnd w:id="688"/>
      <w:bookmarkEnd w:id="689"/>
      <w:bookmarkEnd w:id="690"/>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6"/>
      <w:bookmarkStart w:id="692" w:name="_Toc323656706"/>
      <w:bookmarkStart w:id="693" w:name="_Toc324085444"/>
      <w:bookmarkStart w:id="694" w:name="_Toc383781096"/>
      <w:bookmarkStart w:id="695" w:name="_Toc57656205"/>
      <w:r w:rsidRPr="00903DBA">
        <w:t>The Condition Operator</w:t>
      </w:r>
      <w:bookmarkEnd w:id="691"/>
      <w:bookmarkEnd w:id="692"/>
      <w:bookmarkEnd w:id="693"/>
      <w:bookmarkEnd w:id="694"/>
      <w:bookmarkEnd w:id="695"/>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7"/>
      <w:bookmarkStart w:id="697" w:name="_Toc323656707"/>
      <w:bookmarkStart w:id="698" w:name="_Toc324085445"/>
      <w:bookmarkStart w:id="699" w:name="_Toc383781097"/>
      <w:bookmarkStart w:id="700" w:name="_Toc57656206"/>
      <w:r w:rsidRPr="00903DBA">
        <w:t>Precedence and Associatively</w:t>
      </w:r>
      <w:bookmarkEnd w:id="696"/>
      <w:bookmarkEnd w:id="697"/>
      <w:bookmarkEnd w:id="698"/>
      <w:bookmarkEnd w:id="699"/>
      <w:bookmarkEnd w:id="700"/>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1" w:name="_Toc320485598"/>
      <w:bookmarkStart w:id="702" w:name="_Toc323656708"/>
      <w:bookmarkStart w:id="703" w:name="_Toc324085446"/>
      <w:bookmarkStart w:id="704" w:name="_Toc383781098"/>
      <w:bookmarkStart w:id="705" w:name="_Toc57656207"/>
      <w:r w:rsidRPr="00903DBA">
        <w:t>Statements</w:t>
      </w:r>
      <w:bookmarkEnd w:id="701"/>
      <w:bookmarkEnd w:id="702"/>
      <w:bookmarkEnd w:id="703"/>
      <w:bookmarkEnd w:id="704"/>
      <w:bookmarkEnd w:id="705"/>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9"/>
      <w:bookmarkStart w:id="707" w:name="_Toc323656709"/>
      <w:bookmarkStart w:id="708" w:name="_Toc324085447"/>
      <w:bookmarkStart w:id="709" w:name="_Toc383781099"/>
      <w:bookmarkStart w:id="710" w:name="_Toc57656208"/>
      <w:r w:rsidRPr="00903DBA">
        <w:t>Selection statements</w:t>
      </w:r>
      <w:bookmarkEnd w:id="706"/>
      <w:bookmarkEnd w:id="707"/>
      <w:bookmarkEnd w:id="708"/>
      <w:bookmarkEnd w:id="709"/>
      <w:bookmarkEnd w:id="710"/>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600"/>
      <w:bookmarkStart w:id="712" w:name="_Toc323656710"/>
      <w:bookmarkStart w:id="713" w:name="_Toc324085448"/>
      <w:bookmarkStart w:id="714" w:name="_Toc383781100"/>
      <w:bookmarkStart w:id="715" w:name="_Toc57656209"/>
      <w:r w:rsidRPr="00903DBA">
        <w:t>Iteration statements</w:t>
      </w:r>
      <w:bookmarkEnd w:id="711"/>
      <w:bookmarkEnd w:id="712"/>
      <w:bookmarkEnd w:id="713"/>
      <w:bookmarkEnd w:id="714"/>
      <w:bookmarkEnd w:id="715"/>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E65FE6">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proofErr w:type="gramStart"/>
      <w:r w:rsidRPr="00903DBA">
        <w:t>Similar to</w:t>
      </w:r>
      <w:proofErr w:type="gramEnd"/>
      <w:r w:rsidRPr="00903DBA">
        <w:t xml:space="preserve">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601"/>
      <w:bookmarkStart w:id="717" w:name="_Toc323656711"/>
      <w:bookmarkStart w:id="718" w:name="_Toc324085449"/>
      <w:bookmarkStart w:id="719" w:name="_Toc383781101"/>
      <w:bookmarkStart w:id="720" w:name="_Toc57656210"/>
      <w:r w:rsidRPr="00903DBA">
        <w:t>Jump statements</w:t>
      </w:r>
      <w:bookmarkEnd w:id="716"/>
      <w:bookmarkEnd w:id="717"/>
      <w:bookmarkEnd w:id="718"/>
      <w:bookmarkEnd w:id="719"/>
      <w:bookmarkEnd w:id="720"/>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1" w:name="_Toc320485602"/>
      <w:bookmarkStart w:id="722" w:name="_Toc323656712"/>
      <w:bookmarkStart w:id="723" w:name="_Toc324085450"/>
      <w:bookmarkStart w:id="724" w:name="_Toc383781102"/>
      <w:bookmarkStart w:id="725" w:name="_Toc57656211"/>
      <w:r w:rsidRPr="00903DBA">
        <w:t>Expression statements</w:t>
      </w:r>
      <w:bookmarkEnd w:id="721"/>
      <w:bookmarkEnd w:id="722"/>
      <w:bookmarkEnd w:id="723"/>
      <w:bookmarkEnd w:id="724"/>
      <w:bookmarkEnd w:id="725"/>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3656713"/>
      <w:bookmarkStart w:id="727" w:name="_Toc324085451"/>
      <w:bookmarkStart w:id="728" w:name="_Toc383781103"/>
      <w:bookmarkStart w:id="729" w:name="_Toc57656212"/>
      <w:r w:rsidRPr="00903DBA">
        <w:t>Volatile</w:t>
      </w:r>
      <w:bookmarkEnd w:id="726"/>
      <w:bookmarkEnd w:id="727"/>
      <w:bookmarkEnd w:id="728"/>
      <w:bookmarkEnd w:id="729"/>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0"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1" w:author="Stefan Björnander" w:date="2012-05-06T21:16:00Z">
          <w:pPr>
            <w:pStyle w:val="CommandLine"/>
          </w:pPr>
        </w:pPrChange>
      </w:pPr>
    </w:p>
    <w:p w14:paraId="0D44E5CA" w14:textId="77777777" w:rsidR="00E80032" w:rsidRPr="00903DBA" w:rsidRDefault="00E80032">
      <w:pPr>
        <w:pStyle w:val="Code"/>
        <w:pPrChange w:id="732" w:author="Stefan Björnander" w:date="2012-05-06T21:16:00Z">
          <w:pPr>
            <w:pStyle w:val="CommandLine"/>
          </w:pPr>
        </w:pPrChange>
      </w:pPr>
      <w:r w:rsidRPr="00903DBA">
        <w:rPr>
          <w:rFonts w:eastAsia="Times New Roman"/>
          <w:noProof w:val="0"/>
          <w:color w:val="000000" w:themeColor="text1"/>
          <w:rPrChange w:id="733"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34"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5"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6" w:name="_Toc320485603"/>
      <w:bookmarkStart w:id="737" w:name="_Toc323656714"/>
      <w:bookmarkStart w:id="738" w:name="_Toc324085452"/>
      <w:bookmarkStart w:id="739" w:name="_Toc383781104"/>
      <w:bookmarkStart w:id="740" w:name="_Toc57656213"/>
      <w:r w:rsidRPr="00903DBA">
        <w:t>Functions</w:t>
      </w:r>
      <w:bookmarkEnd w:id="736"/>
      <w:bookmarkEnd w:id="737"/>
      <w:bookmarkEnd w:id="738"/>
      <w:bookmarkEnd w:id="739"/>
      <w:bookmarkEnd w:id="740"/>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47EB7" w:rsidRPr="003F7CF1" w:rsidRDefault="00D47EB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47EB7" w:rsidRPr="003F7CF1" w:rsidRDefault="00D47EB7"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47EB7" w:rsidRPr="003F7CF1" w:rsidRDefault="00D47EB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47EB7" w:rsidRPr="003F7CF1" w:rsidRDefault="00D47EB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47EB7" w:rsidRPr="003F7CF1" w:rsidRDefault="00D47EB7"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47EB7" w:rsidRPr="003F7CF1" w:rsidRDefault="00D47EB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47EB7" w:rsidRPr="003F7CF1" w:rsidRDefault="00D47EB7"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47EB7" w:rsidRPr="003F7CF1" w:rsidRDefault="00D47EB7"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47EB7" w:rsidRPr="003F7CF1" w:rsidRDefault="00D47EB7"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47EB7" w:rsidRPr="003F7CF1" w:rsidRDefault="00D47EB7"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47EB7" w:rsidRPr="003F7CF1" w:rsidRDefault="00D47EB7"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47EB7" w:rsidRPr="003F7CF1" w:rsidRDefault="00D47EB7"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1" w:name="_Toc320485604"/>
      <w:bookmarkStart w:id="742" w:name="_Toc323656715"/>
      <w:bookmarkStart w:id="743" w:name="_Toc324085453"/>
      <w:bookmarkStart w:id="744" w:name="_Toc383781105"/>
      <w:bookmarkStart w:id="745" w:name="_Toc57656214"/>
      <w:r w:rsidRPr="00903DBA">
        <w:t>Void Functions</w:t>
      </w:r>
      <w:bookmarkEnd w:id="741"/>
      <w:bookmarkEnd w:id="742"/>
      <w:bookmarkEnd w:id="743"/>
      <w:bookmarkEnd w:id="744"/>
      <w:bookmarkEnd w:id="745"/>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6" w:name="_Toc320485605"/>
      <w:bookmarkStart w:id="747" w:name="_Toc323656716"/>
      <w:bookmarkStart w:id="748" w:name="_Toc324085454"/>
      <w:bookmarkStart w:id="749" w:name="_Toc383781106"/>
      <w:bookmarkStart w:id="750" w:name="_Toc57656215"/>
      <w:r w:rsidRPr="00903DBA">
        <w:t>Local and global variables</w:t>
      </w:r>
      <w:bookmarkEnd w:id="746"/>
      <w:bookmarkEnd w:id="747"/>
      <w:bookmarkEnd w:id="748"/>
      <w:bookmarkEnd w:id="749"/>
      <w:bookmarkEnd w:id="750"/>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1" w:name="_Toc323656717"/>
      <w:bookmarkStart w:id="752" w:name="_Toc324085455"/>
      <w:bookmarkStart w:id="753" w:name="_Toc383781107"/>
      <w:bookmarkStart w:id="754" w:name="_Toc57656216"/>
      <w:r w:rsidRPr="00903DBA">
        <w:t>Inner Blocks with Local Variables</w:t>
      </w:r>
      <w:bookmarkEnd w:id="751"/>
      <w:bookmarkEnd w:id="752"/>
      <w:bookmarkEnd w:id="753"/>
      <w:bookmarkEnd w:id="754"/>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755"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56"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7" w:author="Stefan Björnander" w:date="2012-05-06T21:51:00Z">
            <w:rPr>
              <w:color w:val="0000FF"/>
            </w:rPr>
          </w:rPrChange>
        </w:rPr>
        <w:t>struct</w:t>
      </w:r>
      <w:r w:rsidRPr="00903DBA">
        <w:t xml:space="preserve"> IntPair Block(</w:t>
      </w:r>
      <w:r w:rsidRPr="00903DBA">
        <w:rPr>
          <w:color w:val="000000" w:themeColor="text1"/>
          <w:rPrChange w:id="758"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59" w:name="_Toc320485606"/>
      <w:bookmarkStart w:id="760" w:name="_Toc323656718"/>
      <w:bookmarkStart w:id="761" w:name="_Toc324085456"/>
      <w:bookmarkStart w:id="762" w:name="_Toc383781108"/>
      <w:bookmarkStart w:id="763" w:name="_Toc57656217"/>
      <w:r w:rsidRPr="00903DBA">
        <w:t>Call-by-Value and Call-by-Reference</w:t>
      </w:r>
      <w:bookmarkEnd w:id="759"/>
      <w:bookmarkEnd w:id="760"/>
      <w:bookmarkEnd w:id="761"/>
      <w:bookmarkEnd w:id="762"/>
      <w:bookmarkEnd w:id="763"/>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47EB7" w:rsidRPr="003F7CF1" w:rsidRDefault="00D47EB7"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47EB7" w:rsidRPr="003F7CF1" w:rsidRDefault="00D47EB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47EB7" w:rsidRPr="003F7CF1" w:rsidRDefault="00D47EB7"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47EB7" w:rsidRPr="003F7CF1" w:rsidRDefault="00D47E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47EB7" w:rsidRPr="003F7CF1" w:rsidRDefault="00D47E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47EB7" w:rsidRPr="003F7CF1" w:rsidRDefault="00D47EB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47EB7" w:rsidRPr="003F7CF1" w:rsidRDefault="00D47E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47EB7" w:rsidRPr="003F7CF1" w:rsidRDefault="00D47E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47EB7" w:rsidRPr="003F7CF1" w:rsidRDefault="00D47E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47EB7" w:rsidRPr="003F7CF1" w:rsidRDefault="00D47E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47EB7" w:rsidRPr="003F7CF1" w:rsidRDefault="00D47E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47EB7" w:rsidRPr="003F7CF1" w:rsidRDefault="00D47E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47EB7" w:rsidRPr="003F7CF1" w:rsidRDefault="00D47E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47EB7" w:rsidRPr="003F7CF1" w:rsidRDefault="00D47EB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47EB7" w:rsidRPr="003F7CF1" w:rsidRDefault="00D47EB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47EB7" w:rsidRPr="003F7CF1" w:rsidRDefault="00D47E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47EB7" w:rsidRPr="003F7CF1" w:rsidRDefault="00D47EB7"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47EB7" w:rsidRPr="003F7CF1" w:rsidRDefault="00D47EB7"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47EB7" w:rsidRPr="003F7CF1" w:rsidRDefault="00D47EB7"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47EB7" w:rsidRPr="003F7CF1" w:rsidRDefault="00D47EB7"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47EB7" w:rsidRPr="003F7CF1" w:rsidRDefault="00D47EB7"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47EB7" w:rsidRPr="003F7CF1" w:rsidRDefault="00D47EB7"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47EB7" w:rsidRPr="003F7CF1" w:rsidRDefault="00D47EB7"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47EB7" w:rsidRPr="003F7CF1" w:rsidRDefault="00D47EB7"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47EB7" w:rsidRPr="003F7CF1" w:rsidRDefault="00D47EB7"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47EB7" w:rsidRPr="003F7CF1" w:rsidRDefault="00D47EB7"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47EB7" w:rsidRPr="003F7CF1" w:rsidRDefault="00D47EB7"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47EB7" w:rsidRPr="003F7CF1" w:rsidRDefault="00D47EB7"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47EB7" w:rsidRPr="003F7CF1" w:rsidRDefault="00D47EB7"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47EB7" w:rsidRPr="003F7CF1" w:rsidRDefault="00D47EB7"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47EB7" w:rsidRPr="003F7CF1" w:rsidRDefault="00D47EB7"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47EB7" w:rsidRPr="003F7CF1" w:rsidRDefault="00D47EB7"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47EB7" w:rsidRPr="003F7CF1" w:rsidRDefault="00D47EB7"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47EB7" w:rsidRPr="003F7CF1" w:rsidRDefault="00D47EB7"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47EB7" w:rsidRPr="003F7CF1" w:rsidRDefault="00D47EB7"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47EB7" w:rsidRPr="003F7CF1" w:rsidRDefault="00D47EB7"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47EB7" w:rsidRPr="003F7CF1" w:rsidRDefault="00D47EB7"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47EB7" w:rsidRPr="003F7CF1" w:rsidRDefault="00D47EB7"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47EB7" w:rsidRPr="003F7CF1" w:rsidRDefault="00D47EB7"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47EB7" w:rsidRPr="003F7CF1" w:rsidRDefault="00D47EB7"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47EB7" w:rsidRPr="003F7CF1" w:rsidRDefault="00D47EB7"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47EB7" w:rsidRPr="003F7CF1" w:rsidRDefault="00D47EB7"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47EB7" w:rsidRPr="003F7CF1" w:rsidRDefault="00D47EB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47EB7" w:rsidRPr="003F7CF1" w:rsidRDefault="00D47EB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47EB7" w:rsidRPr="003F7CF1" w:rsidRDefault="00D47E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47EB7" w:rsidRPr="003F7CF1" w:rsidRDefault="00D47E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47EB7" w:rsidRPr="003F7CF1" w:rsidRDefault="00D47EB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47EB7" w:rsidRPr="003F7CF1" w:rsidRDefault="00D47E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47EB7" w:rsidRPr="003F7CF1" w:rsidRDefault="00D47EB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47EB7" w:rsidRPr="003F7CF1" w:rsidRDefault="00D47EB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47EB7" w:rsidRPr="003F7CF1" w:rsidRDefault="00D47E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47EB7" w:rsidRPr="003F7CF1" w:rsidRDefault="00D47E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47EB7" w:rsidRPr="003F7CF1" w:rsidRDefault="00D47E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47EB7" w:rsidRPr="003F7CF1" w:rsidRDefault="00D47EB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47EB7" w:rsidRPr="003F7CF1" w:rsidRDefault="00D47EB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47EB7" w:rsidRPr="003F7CF1" w:rsidRDefault="00D47EB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47EB7" w:rsidRPr="003F7CF1" w:rsidRDefault="00D47EB7"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47EB7" w:rsidRPr="003F7CF1" w:rsidRDefault="00D47EB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47EB7" w:rsidRPr="003F7CF1" w:rsidRDefault="00D47EB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47EB7" w:rsidRPr="003F7CF1" w:rsidRDefault="00D47EB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47EB7" w:rsidRPr="003F7CF1" w:rsidRDefault="00D47EB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47EB7" w:rsidRPr="003F7CF1" w:rsidRDefault="00D47EB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47EB7" w:rsidRPr="003F7CF1" w:rsidRDefault="00D47EB7"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47EB7" w:rsidRPr="003F7CF1" w:rsidRDefault="00D47EB7"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47EB7" w:rsidRPr="003F7CF1" w:rsidRDefault="00D47EB7"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47EB7" w:rsidRPr="003F7CF1" w:rsidRDefault="00D47EB7"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47EB7" w:rsidRPr="003F7CF1" w:rsidRDefault="00D47EB7"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47EB7" w:rsidRPr="003F7CF1" w:rsidRDefault="00D47EB7"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47EB7" w:rsidRPr="003F7CF1" w:rsidRDefault="00D47EB7"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47EB7" w:rsidRPr="003F7CF1" w:rsidRDefault="00D47EB7"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47EB7" w:rsidRPr="003F7CF1" w:rsidRDefault="00D47EB7"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47EB7" w:rsidRPr="003F7CF1" w:rsidRDefault="00D47EB7"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47EB7" w:rsidRPr="003F7CF1" w:rsidRDefault="00D47EB7"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47EB7" w:rsidRPr="003F7CF1" w:rsidRDefault="00D47EB7"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47EB7" w:rsidRPr="003F7CF1" w:rsidRDefault="00D47EB7"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47EB7" w:rsidRPr="003F7CF1" w:rsidRDefault="00D47EB7"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47EB7" w:rsidRPr="003F7CF1" w:rsidRDefault="00D47EB7"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47EB7" w:rsidRPr="003F7CF1" w:rsidRDefault="00D47EB7"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47EB7" w:rsidRPr="003F7CF1" w:rsidRDefault="00D47EB7"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47EB7" w:rsidRPr="003F7CF1" w:rsidRDefault="00D47EB7"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47EB7" w:rsidRPr="003F7CF1" w:rsidRDefault="00D47EB7"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47EB7" w:rsidRPr="003F7CF1" w:rsidRDefault="00D47EB7"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47EB7" w:rsidRPr="003F7CF1" w:rsidRDefault="00D47EB7"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47EB7" w:rsidRPr="003F7CF1" w:rsidRDefault="00D47EB7"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47EB7" w:rsidRPr="003F7CF1" w:rsidRDefault="00D47EB7"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47EB7" w:rsidRPr="003F7CF1" w:rsidRDefault="00D47EB7"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47EB7" w:rsidRPr="003F7CF1" w:rsidRDefault="00D47EB7"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47EB7" w:rsidRPr="003F7CF1" w:rsidRDefault="00D47EB7"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47EB7" w:rsidRPr="003F7CF1" w:rsidRDefault="00D47EB7"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47EB7" w:rsidRPr="003F7CF1" w:rsidRDefault="00D47EB7"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47EB7" w:rsidRPr="003F7CF1" w:rsidRDefault="00D47EB7"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47EB7" w:rsidRPr="003F7CF1" w:rsidRDefault="00D47EB7"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47EB7" w:rsidRPr="003F7CF1" w:rsidRDefault="00D47EB7"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4" w:name="_Toc320485607"/>
      <w:bookmarkStart w:id="765" w:name="_Toc323656719"/>
      <w:bookmarkStart w:id="766" w:name="_Toc324085457"/>
      <w:bookmarkStart w:id="767" w:name="_Toc383781109"/>
      <w:bookmarkStart w:id="768" w:name="_Toc57656218"/>
      <w:r w:rsidRPr="00903DBA">
        <w:t>Static, Extern, and Register Variables</w:t>
      </w:r>
      <w:bookmarkEnd w:id="764"/>
      <w:bookmarkEnd w:id="765"/>
      <w:bookmarkEnd w:id="766"/>
      <w:bookmarkEnd w:id="767"/>
      <w:bookmarkEnd w:id="768"/>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69" w:name="_Toc320485608"/>
      <w:bookmarkStart w:id="770" w:name="_Toc323656720"/>
      <w:bookmarkStart w:id="771" w:name="_Toc324085458"/>
      <w:bookmarkStart w:id="772" w:name="_Toc383781110"/>
      <w:bookmarkStart w:id="773" w:name="_Toc57656219"/>
      <w:r w:rsidRPr="00903DBA">
        <w:t>Recursion</w:t>
      </w:r>
      <w:bookmarkEnd w:id="769"/>
      <w:bookmarkEnd w:id="770"/>
      <w:bookmarkEnd w:id="771"/>
      <w:bookmarkEnd w:id="772"/>
      <w:bookmarkEnd w:id="773"/>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4pt;height:11.65pt" o:ole="" fillcolor="window">
            <v:imagedata r:id="rId16" o:title=""/>
          </v:shape>
          <o:OLEObject Type="Embed" ProgID="Equation.3" ShapeID="_x0000_i1029" DrawAspect="Content" ObjectID="_1669644017"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4" w:name="_Toc320485609"/>
      <w:bookmarkStart w:id="775" w:name="_Toc323656721"/>
      <w:bookmarkStart w:id="776" w:name="_Toc324085459"/>
      <w:bookmarkStart w:id="777" w:name="_Toc383781111"/>
      <w:bookmarkStart w:id="778" w:name="_Toc57656220"/>
      <w:r w:rsidRPr="00903DBA">
        <w:t>Definition</w:t>
      </w:r>
      <w:r w:rsidR="00E80032" w:rsidRPr="00903DBA">
        <w:t xml:space="preserve"> and Declaration</w:t>
      </w:r>
      <w:bookmarkEnd w:id="774"/>
      <w:bookmarkEnd w:id="775"/>
      <w:bookmarkEnd w:id="776"/>
      <w:bookmarkEnd w:id="777"/>
      <w:bookmarkEnd w:id="778"/>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4665D81B"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3AD5">
        <w:t>14.27</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9644018"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9644019"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79" w:name="_Toc320485610"/>
      <w:bookmarkStart w:id="780" w:name="_Toc323656722"/>
      <w:bookmarkStart w:id="781" w:name="_Toc324085460"/>
      <w:bookmarkStart w:id="782" w:name="_Toc383781112"/>
      <w:bookmarkStart w:id="783" w:name="_Toc57656221"/>
      <w:r w:rsidRPr="00903DBA">
        <w:t>Higher-Order Functions</w:t>
      </w:r>
      <w:bookmarkEnd w:id="779"/>
      <w:bookmarkEnd w:id="780"/>
      <w:bookmarkEnd w:id="781"/>
      <w:bookmarkEnd w:id="782"/>
      <w:bookmarkEnd w:id="783"/>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4" w:name="_Toc320485611"/>
      <w:bookmarkStart w:id="785" w:name="_Toc323656723"/>
      <w:bookmarkStart w:id="786" w:name="_Toc324085461"/>
      <w:bookmarkStart w:id="787" w:name="_Toc383781113"/>
      <w:bookmarkStart w:id="788" w:name="_Ref383865210"/>
      <w:bookmarkStart w:id="789" w:name="_Toc57656222"/>
      <w:r w:rsidRPr="00903DBA">
        <w:t>Structures and Linked Lists</w:t>
      </w:r>
      <w:bookmarkEnd w:id="784"/>
      <w:bookmarkEnd w:id="785"/>
      <w:bookmarkEnd w:id="786"/>
      <w:bookmarkEnd w:id="787"/>
      <w:bookmarkEnd w:id="788"/>
      <w:bookmarkEnd w:id="789"/>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47EB7" w:rsidRPr="003F7CF1" w:rsidRDefault="00D47EB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47EB7" w:rsidRPr="003F7CF1" w:rsidRDefault="00D47EB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47EB7" w:rsidRPr="003F7CF1" w:rsidRDefault="00D47EB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47EB7" w:rsidRPr="003F7CF1" w:rsidRDefault="00D47EB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47EB7" w:rsidRPr="003F7CF1" w:rsidRDefault="00D47EB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47EB7" w:rsidRPr="003F7CF1" w:rsidRDefault="00D47EB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47EB7" w:rsidRPr="003F7CF1" w:rsidRDefault="00D47EB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47EB7" w:rsidRPr="003F7CF1" w:rsidRDefault="00D47EB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47EB7" w:rsidRPr="003F7CF1" w:rsidRDefault="00D47EB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47EB7" w:rsidRPr="003F7CF1" w:rsidRDefault="00D47EB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47EB7" w:rsidRPr="003F7CF1" w:rsidRDefault="00D47EB7"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47EB7" w:rsidRPr="003F7CF1" w:rsidRDefault="00D47EB7"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47EB7" w:rsidRPr="003F7CF1" w:rsidRDefault="00D47EB7"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47EB7" w:rsidRPr="003F7CF1" w:rsidRDefault="00D47EB7"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47EB7" w:rsidRPr="003F7CF1" w:rsidRDefault="00D47EB7"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47EB7" w:rsidRPr="003F7CF1" w:rsidRDefault="00D47EB7"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47EB7" w:rsidRPr="003F7CF1" w:rsidRDefault="00D47EB7"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47EB7" w:rsidRPr="003F7CF1" w:rsidRDefault="00D47EB7"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47EB7" w:rsidRPr="003F7CF1" w:rsidRDefault="00D47EB7"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47EB7" w:rsidRPr="003F7CF1" w:rsidRDefault="00D47EB7"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47EB7" w:rsidRPr="003F7CF1" w:rsidRDefault="00D47EB7"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47EB7" w:rsidRPr="003F7CF1" w:rsidRDefault="00D47EB7"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47EB7" w:rsidRPr="003F7CF1" w:rsidRDefault="00D47EB7"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0" w:name="_Toc320485612"/>
      <w:bookmarkStart w:id="791" w:name="_Toc323656724"/>
      <w:bookmarkStart w:id="792" w:name="_Toc324085462"/>
      <w:bookmarkStart w:id="793" w:name="_Toc383781114"/>
      <w:bookmarkStart w:id="794" w:name="_Toc57656223"/>
      <w:r w:rsidRPr="00903DBA">
        <w:t>Stacks and Linked Lists</w:t>
      </w:r>
      <w:bookmarkEnd w:id="790"/>
      <w:bookmarkEnd w:id="791"/>
      <w:bookmarkEnd w:id="792"/>
      <w:bookmarkEnd w:id="793"/>
      <w:bookmarkEnd w:id="794"/>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47EB7" w:rsidRPr="003F7CF1" w:rsidRDefault="00D47EB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47EB7" w:rsidRPr="003F7CF1" w:rsidRDefault="00D47EB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47EB7" w:rsidRPr="003F7CF1" w:rsidRDefault="00D47EB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47EB7" w:rsidRPr="003F7CF1" w:rsidRDefault="00D47EB7" w:rsidP="00E80032">
                              <w:pPr>
                                <w:pStyle w:val="SourceCodeBoxText"/>
                                <w:rPr>
                                  <w:sz w:val="19"/>
                                  <w:szCs w:val="19"/>
                                  <w:lang w:val="en-US"/>
                                </w:rPr>
                              </w:pPr>
                              <w:r w:rsidRPr="003F7CF1">
                                <w:rPr>
                                  <w:sz w:val="19"/>
                                  <w:szCs w:val="19"/>
                                  <w:lang w:val="en-US"/>
                                </w:rPr>
                                <w:t>push 1</w:t>
                              </w:r>
                            </w:p>
                            <w:p w14:paraId="3C159322" w14:textId="77777777" w:rsidR="00D47EB7" w:rsidRPr="003F7CF1" w:rsidRDefault="00D47EB7" w:rsidP="00E80032">
                              <w:pPr>
                                <w:pStyle w:val="SourceCodeBoxText"/>
                                <w:rPr>
                                  <w:sz w:val="19"/>
                                  <w:szCs w:val="19"/>
                                  <w:lang w:val="en-US"/>
                                </w:rPr>
                              </w:pPr>
                              <w:r w:rsidRPr="003F7CF1">
                                <w:rPr>
                                  <w:sz w:val="19"/>
                                  <w:szCs w:val="19"/>
                                  <w:lang w:val="en-US"/>
                                </w:rPr>
                                <w:t>push 2</w:t>
                              </w:r>
                            </w:p>
                            <w:p w14:paraId="22BA48C9" w14:textId="77777777" w:rsidR="00D47EB7" w:rsidRPr="003F7CF1" w:rsidRDefault="00D47EB7" w:rsidP="00E80032">
                              <w:pPr>
                                <w:pStyle w:val="SourceCodeBoxText"/>
                                <w:rPr>
                                  <w:sz w:val="19"/>
                                  <w:szCs w:val="19"/>
                                  <w:lang w:val="en-US"/>
                                </w:rPr>
                              </w:pPr>
                              <w:r w:rsidRPr="003F7CF1">
                                <w:rPr>
                                  <w:sz w:val="19"/>
                                  <w:szCs w:val="19"/>
                                  <w:lang w:val="en-US"/>
                                </w:rPr>
                                <w:t>push 3</w:t>
                              </w:r>
                            </w:p>
                            <w:p w14:paraId="5F86FACB"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47EB7" w:rsidRPr="003F7CF1" w:rsidRDefault="00D47EB7"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47EB7" w:rsidRPr="003F7CF1" w:rsidRDefault="00D47EB7"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47EB7" w:rsidRPr="003F7CF1" w:rsidRDefault="00D47EB7"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47EB7" w:rsidRPr="003F7CF1" w:rsidRDefault="00D47EB7" w:rsidP="00E80032">
                        <w:pPr>
                          <w:pStyle w:val="SourceCodeBoxText"/>
                          <w:rPr>
                            <w:sz w:val="19"/>
                            <w:szCs w:val="19"/>
                            <w:lang w:val="en-US"/>
                          </w:rPr>
                        </w:pPr>
                        <w:r w:rsidRPr="003F7CF1">
                          <w:rPr>
                            <w:sz w:val="19"/>
                            <w:szCs w:val="19"/>
                            <w:lang w:val="en-US"/>
                          </w:rPr>
                          <w:t>push 1</w:t>
                        </w:r>
                      </w:p>
                      <w:p w14:paraId="3C159322" w14:textId="77777777" w:rsidR="00D47EB7" w:rsidRPr="003F7CF1" w:rsidRDefault="00D47EB7" w:rsidP="00E80032">
                        <w:pPr>
                          <w:pStyle w:val="SourceCodeBoxText"/>
                          <w:rPr>
                            <w:sz w:val="19"/>
                            <w:szCs w:val="19"/>
                            <w:lang w:val="en-US"/>
                          </w:rPr>
                        </w:pPr>
                        <w:r w:rsidRPr="003F7CF1">
                          <w:rPr>
                            <w:sz w:val="19"/>
                            <w:szCs w:val="19"/>
                            <w:lang w:val="en-US"/>
                          </w:rPr>
                          <w:t>push 2</w:t>
                        </w:r>
                      </w:p>
                      <w:p w14:paraId="22BA48C9" w14:textId="77777777" w:rsidR="00D47EB7" w:rsidRPr="003F7CF1" w:rsidRDefault="00D47EB7" w:rsidP="00E80032">
                        <w:pPr>
                          <w:pStyle w:val="SourceCodeBoxText"/>
                          <w:rPr>
                            <w:sz w:val="19"/>
                            <w:szCs w:val="19"/>
                            <w:lang w:val="en-US"/>
                          </w:rPr>
                        </w:pPr>
                        <w:r w:rsidRPr="003F7CF1">
                          <w:rPr>
                            <w:sz w:val="19"/>
                            <w:szCs w:val="19"/>
                            <w:lang w:val="en-US"/>
                          </w:rPr>
                          <w:t>push 3</w:t>
                        </w:r>
                      </w:p>
                      <w:p w14:paraId="5F86FACB" w14:textId="77777777" w:rsidR="00D47EB7" w:rsidRPr="003F7CF1" w:rsidRDefault="00D47EB7"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47EB7" w:rsidRPr="003F7CF1" w:rsidRDefault="00D47EB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47EB7" w:rsidRPr="003F7CF1" w:rsidRDefault="00D47EB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47EB7" w:rsidRPr="003F7CF1" w:rsidRDefault="00D47EB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47EB7" w:rsidRPr="003F7CF1" w:rsidRDefault="00D47EB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47EB7" w:rsidRPr="003F7CF1" w:rsidRDefault="00D47EB7"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47EB7" w:rsidRPr="003F7CF1" w:rsidRDefault="00D47EB7"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47EB7" w:rsidRPr="003F7CF1" w:rsidRDefault="00D47EB7"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47EB7" w:rsidRPr="003F7CF1" w:rsidRDefault="00D47EB7"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47EB7" w:rsidRPr="003F7CF1" w:rsidRDefault="00D47EB7"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47EB7" w:rsidRPr="003F7CF1" w:rsidRDefault="00D47EB7"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47EB7" w:rsidRPr="003F7CF1" w:rsidRDefault="00D47EB7"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47EB7" w:rsidRPr="003F7CF1" w:rsidRDefault="00D47EB7"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47EB7" w:rsidRPr="003F7CF1" w:rsidRDefault="00D47EB7"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47EB7" w:rsidRPr="003F7CF1" w:rsidRDefault="00D47EB7"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47EB7" w:rsidRPr="003F7CF1" w:rsidRDefault="00D47EB7"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47EB7" w:rsidRPr="003F7CF1" w:rsidRDefault="00D47EB7"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47EB7" w:rsidRPr="003F7CF1" w:rsidRDefault="00D47EB7"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47EB7" w:rsidRPr="003F7CF1" w:rsidRDefault="00D47EB7"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47EB7" w:rsidRPr="003F7CF1" w:rsidRDefault="00D47EB7"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47EB7" w:rsidRPr="003F7CF1" w:rsidRDefault="00D47EB7"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00902BD"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3AD5">
        <w:t>14.29</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47EB7" w:rsidRPr="003F7CF1" w:rsidRDefault="00D47EB7" w:rsidP="00E80032">
                              <w:pPr>
                                <w:pStyle w:val="SourceCodeBoxText"/>
                                <w:rPr>
                                  <w:sz w:val="19"/>
                                  <w:szCs w:val="19"/>
                                  <w:lang w:val="en-US"/>
                                </w:rPr>
                              </w:pPr>
                              <w:r w:rsidRPr="003F7CF1">
                                <w:rPr>
                                  <w:sz w:val="19"/>
                                  <w:szCs w:val="19"/>
                                  <w:lang w:val="en-US"/>
                                </w:rPr>
                                <w:t>3</w:t>
                              </w:r>
                            </w:p>
                            <w:p w14:paraId="40F6D3AC" w14:textId="77777777" w:rsidR="00D47EB7" w:rsidRPr="003F7CF1" w:rsidRDefault="00D47EB7"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47EB7" w:rsidRPr="003F7CF1" w:rsidRDefault="00D47EB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47EB7" w:rsidRPr="003F7CF1" w:rsidRDefault="00D47EB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47EB7" w:rsidRPr="003F7CF1" w:rsidRDefault="00D47EB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47EB7" w:rsidRPr="003F7CF1" w:rsidRDefault="00D47EB7"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47EB7" w:rsidRPr="003F7CF1" w:rsidRDefault="00D47EB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47EB7" w:rsidRPr="003F7CF1" w:rsidRDefault="00D47EB7"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47EB7" w:rsidRPr="003F7CF1" w:rsidRDefault="00D47EB7" w:rsidP="00E80032">
                        <w:pPr>
                          <w:pStyle w:val="SourceCodeBoxText"/>
                          <w:rPr>
                            <w:sz w:val="19"/>
                            <w:szCs w:val="19"/>
                            <w:lang w:val="en-US"/>
                          </w:rPr>
                        </w:pPr>
                        <w:r w:rsidRPr="003F7CF1">
                          <w:rPr>
                            <w:sz w:val="19"/>
                            <w:szCs w:val="19"/>
                            <w:lang w:val="en-US"/>
                          </w:rPr>
                          <w:t>3</w:t>
                        </w:r>
                      </w:p>
                      <w:p w14:paraId="40F6D3AC" w14:textId="77777777" w:rsidR="00D47EB7" w:rsidRPr="003F7CF1" w:rsidRDefault="00D47EB7"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47EB7" w:rsidRPr="003F7CF1" w:rsidRDefault="00D47EB7"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47EB7" w:rsidRPr="003F7CF1" w:rsidRDefault="00D47EB7"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47EB7" w:rsidRPr="003F7CF1" w:rsidRDefault="00D47EB7"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47EB7" w:rsidRPr="003F7CF1" w:rsidRDefault="00D47EB7"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47EB7" w:rsidRPr="003F7CF1" w:rsidRDefault="00D47EB7"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47EB7" w:rsidRPr="003F7CF1" w:rsidRDefault="00D47EB7"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47EB7" w:rsidRPr="003F7CF1" w:rsidRDefault="00D47EB7"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47EB7" w:rsidRPr="003F7CF1" w:rsidRDefault="00D47EB7"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47EB7" w:rsidRPr="003F7CF1" w:rsidRDefault="00D47EB7"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47EB7" w:rsidRPr="003F7CF1" w:rsidRDefault="00D47EB7"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47EB7" w:rsidRPr="003F7CF1" w:rsidRDefault="00D47EB7"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795" w:name="_Toc320485613"/>
      <w:bookmarkStart w:id="796" w:name="_Toc323656725"/>
      <w:bookmarkStart w:id="797" w:name="_Toc324085463"/>
      <w:bookmarkStart w:id="798" w:name="_Toc383781115"/>
      <w:bookmarkStart w:id="799" w:name="_Toc57656224"/>
      <w:r w:rsidRPr="00903DBA">
        <w:t>Unions</w:t>
      </w:r>
      <w:bookmarkEnd w:id="795"/>
      <w:bookmarkEnd w:id="796"/>
      <w:bookmarkEnd w:id="797"/>
      <w:bookmarkEnd w:id="798"/>
      <w:bookmarkEnd w:id="799"/>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0" w:name="_Toc320485614"/>
      <w:bookmarkStart w:id="801" w:name="_Toc323656726"/>
      <w:bookmarkStart w:id="802" w:name="_Toc324085464"/>
      <w:bookmarkStart w:id="803" w:name="_Toc383781116"/>
      <w:bookmarkStart w:id="804" w:name="_Toc57656225"/>
      <w:r w:rsidRPr="00903DBA">
        <w:t>Bitfields</w:t>
      </w:r>
      <w:bookmarkEnd w:id="800"/>
      <w:bookmarkEnd w:id="801"/>
      <w:bookmarkEnd w:id="802"/>
      <w:bookmarkEnd w:id="803"/>
      <w:bookmarkEnd w:id="804"/>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5"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6" w:name="_Toc320485616"/>
      <w:bookmarkStart w:id="807" w:name="_Toc323656727"/>
      <w:bookmarkStart w:id="808" w:name="_Toc324085465"/>
      <w:bookmarkStart w:id="809" w:name="_Toc383781117"/>
      <w:bookmarkStart w:id="810" w:name="_Toc57656226"/>
      <w:r w:rsidRPr="00903DBA">
        <w:t>Structures with function pointers</w:t>
      </w:r>
      <w:bookmarkEnd w:id="806"/>
      <w:bookmarkEnd w:id="807"/>
      <w:bookmarkEnd w:id="808"/>
      <w:bookmarkEnd w:id="809"/>
      <w:bookmarkEnd w:id="810"/>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1" w:name="_Toc320485619"/>
      <w:bookmarkStart w:id="812" w:name="_Toc323656728"/>
      <w:bookmarkStart w:id="813" w:name="_Toc324085466"/>
      <w:bookmarkStart w:id="814" w:name="_Toc383781118"/>
      <w:bookmarkStart w:id="815" w:name="_Ref383781494"/>
      <w:bookmarkStart w:id="816" w:name="_Ref383865235"/>
      <w:bookmarkStart w:id="817" w:name="_Ref383865434"/>
      <w:bookmarkStart w:id="818" w:name="_Ref383866090"/>
      <w:bookmarkStart w:id="819" w:name="_Toc57656227"/>
      <w:r w:rsidRPr="00903DBA">
        <w:t>The Preprocessor</w:t>
      </w:r>
      <w:bookmarkEnd w:id="811"/>
      <w:bookmarkEnd w:id="812"/>
      <w:bookmarkEnd w:id="813"/>
      <w:bookmarkEnd w:id="814"/>
      <w:bookmarkEnd w:id="815"/>
      <w:bookmarkEnd w:id="816"/>
      <w:bookmarkEnd w:id="817"/>
      <w:bookmarkEnd w:id="818"/>
      <w:bookmarkEnd w:id="819"/>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xml:space="preserve">). </w:t>
      </w:r>
      <w:proofErr w:type="gramStart"/>
      <w:r w:rsidRPr="00903DBA">
        <w:t>Later on</w:t>
      </w:r>
      <w:proofErr w:type="gramEnd"/>
      <w:r w:rsidRPr="00903DBA">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4DE7F3AD"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3AD5">
        <w:t>14.29</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0" w:name="_Toc320485618"/>
      <w:bookmarkStart w:id="821" w:name="_Toc323656729"/>
      <w:bookmarkStart w:id="822" w:name="_Toc324085467"/>
      <w:bookmarkStart w:id="823" w:name="_Toc383781119"/>
      <w:bookmarkStart w:id="824" w:name="_Toc57656228"/>
      <w:bookmarkStart w:id="825" w:name="_Toc320485621"/>
      <w:r w:rsidRPr="00903DBA">
        <w:t>The Standard Library</w:t>
      </w:r>
      <w:bookmarkEnd w:id="820"/>
      <w:bookmarkEnd w:id="821"/>
      <w:bookmarkEnd w:id="822"/>
      <w:bookmarkEnd w:id="823"/>
      <w:bookmarkEnd w:id="824"/>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6" w:name="_Toc323656730"/>
      <w:bookmarkStart w:id="827" w:name="_Toc324085468"/>
      <w:bookmarkStart w:id="828" w:name="_Toc383781120"/>
      <w:bookmarkStart w:id="829" w:name="_Toc57656229"/>
      <w:r w:rsidRPr="00903DBA">
        <w:t>File Management</w:t>
      </w:r>
      <w:bookmarkEnd w:id="826"/>
      <w:bookmarkEnd w:id="827"/>
      <w:bookmarkEnd w:id="828"/>
      <w:bookmarkEnd w:id="829"/>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 xml:space="preserve">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0" w:name="_Toc323656731"/>
      <w:bookmarkStart w:id="831" w:name="_Toc324085469"/>
      <w:bookmarkStart w:id="832" w:name="_Toc383781121"/>
      <w:bookmarkStart w:id="833" w:name="_Toc57656230"/>
      <w:r w:rsidRPr="00903DBA">
        <w:t>Program Parameters</w:t>
      </w:r>
      <w:bookmarkEnd w:id="830"/>
      <w:bookmarkEnd w:id="831"/>
      <w:bookmarkEnd w:id="832"/>
      <w:bookmarkEnd w:id="833"/>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proofErr w:type="gramStart"/>
      <w:r w:rsidRPr="00E65FE6">
        <w:rPr>
          <w:rStyle w:val="CodeInText"/>
        </w:rPr>
        <w:t>argv</w:t>
      </w:r>
      <w:proofErr w:type="spellEnd"/>
      <w:r w:rsidRPr="00E65FE6">
        <w:rPr>
          <w:rStyle w:val="CodeInText"/>
        </w:rPr>
        <w:t>[</w:t>
      </w:r>
      <w:proofErr w:type="gram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4" w:name="_Toc323656732"/>
      <w:bookmarkStart w:id="835" w:name="_Toc324085470"/>
      <w:bookmarkStart w:id="836" w:name="_Toc383781122"/>
      <w:bookmarkStart w:id="837" w:name="_Toc57656231"/>
      <w:r w:rsidRPr="00903DBA">
        <w:t>Environment Functions</w:t>
      </w:r>
      <w:bookmarkEnd w:id="834"/>
      <w:bookmarkEnd w:id="835"/>
      <w:bookmarkEnd w:id="836"/>
      <w:bookmarkEnd w:id="837"/>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8"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39" w:author="Stefan Björnander" w:date="2012-05-06T21:51:00Z">
            <w:rPr>
              <w:color w:val="0000FF"/>
            </w:rPr>
          </w:rPrChange>
        </w:rPr>
        <w:t>void</w:t>
      </w:r>
      <w:r w:rsidRPr="00903DBA">
        <w:t xml:space="preserve"> ExitFunction(</w:t>
      </w:r>
      <w:r w:rsidRPr="00903DBA">
        <w:rPr>
          <w:color w:val="000000" w:themeColor="text1"/>
          <w:rPrChange w:id="840"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1"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2" w:name="_Toc323656733"/>
      <w:bookmarkStart w:id="843" w:name="_Toc324085471"/>
      <w:bookmarkStart w:id="844" w:name="_Toc383781123"/>
      <w:bookmarkStart w:id="845" w:name="_Ref383865473"/>
      <w:bookmarkStart w:id="846" w:name="_Ref383865556"/>
      <w:bookmarkStart w:id="847" w:name="_Toc57656232"/>
      <w:r w:rsidRPr="00903DBA">
        <w:lastRenderedPageBreak/>
        <w:t>Searching and Sorting</w:t>
      </w:r>
      <w:bookmarkEnd w:id="842"/>
      <w:bookmarkEnd w:id="843"/>
      <w:bookmarkEnd w:id="844"/>
      <w:bookmarkEnd w:id="845"/>
      <w:bookmarkEnd w:id="846"/>
      <w:bookmarkEnd w:id="847"/>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8"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49" w:author="Stefan Björnander" w:date="2012-05-06T21:51:00Z">
            <w:rPr>
              <w:color w:val="0000FF"/>
            </w:rPr>
          </w:rPrChange>
        </w:rPr>
        <w:t>int</w:t>
      </w:r>
      <w:r w:rsidRPr="00903DBA">
        <w:t xml:space="preserve"> CompareIntegers(</w:t>
      </w:r>
      <w:r w:rsidRPr="00903DBA">
        <w:rPr>
          <w:color w:val="000000" w:themeColor="text1"/>
          <w:rPrChange w:id="850" w:author="Stefan Björnander" w:date="2012-05-06T21:51:00Z">
            <w:rPr>
              <w:color w:val="0000FF"/>
            </w:rPr>
          </w:rPrChange>
        </w:rPr>
        <w:t>const</w:t>
      </w:r>
      <w:r w:rsidRPr="00903DBA">
        <w:t xml:space="preserve"> </w:t>
      </w:r>
      <w:r w:rsidRPr="00903DBA">
        <w:rPr>
          <w:color w:val="000000" w:themeColor="text1"/>
          <w:rPrChange w:id="851" w:author="Stefan Björnander" w:date="2012-05-06T21:51:00Z">
            <w:rPr>
              <w:color w:val="0000FF"/>
            </w:rPr>
          </w:rPrChange>
        </w:rPr>
        <w:t>int</w:t>
      </w:r>
      <w:r w:rsidRPr="00903DBA">
        <w:t xml:space="preserve">* intPtr1, </w:t>
      </w:r>
      <w:r w:rsidRPr="00903DBA">
        <w:rPr>
          <w:color w:val="000000" w:themeColor="text1"/>
          <w:rPrChange w:id="852" w:author="Stefan Björnander" w:date="2012-05-06T21:51:00Z">
            <w:rPr>
              <w:color w:val="0000FF"/>
            </w:rPr>
          </w:rPrChange>
        </w:rPr>
        <w:t>const</w:t>
      </w:r>
      <w:r w:rsidRPr="00903DBA">
        <w:t xml:space="preserve"> </w:t>
      </w:r>
      <w:r w:rsidRPr="00903DBA">
        <w:rPr>
          <w:color w:val="000000" w:themeColor="text1"/>
          <w:rPrChange w:id="853"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5"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6"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7"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8"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59"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0"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1"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2" w:name="_Toc323656734"/>
      <w:bookmarkStart w:id="863" w:name="_Toc324085472"/>
      <w:bookmarkStart w:id="864" w:name="_Toc383781124"/>
      <w:bookmarkStart w:id="865" w:name="_Toc57656233"/>
      <w:r w:rsidRPr="00903DBA">
        <w:t xml:space="preserve">Functions with </w:t>
      </w:r>
      <w:bookmarkStart w:id="866" w:name="_Toc320485620"/>
      <w:r w:rsidRPr="00903DBA">
        <w:t>Variable Number of Parameters</w:t>
      </w:r>
      <w:bookmarkEnd w:id="862"/>
      <w:bookmarkEnd w:id="863"/>
      <w:bookmarkEnd w:id="864"/>
      <w:bookmarkEnd w:id="866"/>
      <w:bookmarkEnd w:id="865"/>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7" w:name="_Toc323656735"/>
      <w:bookmarkStart w:id="868" w:name="_Toc324085473"/>
      <w:bookmarkStart w:id="869" w:name="_Toc383781125"/>
      <w:bookmarkStart w:id="870" w:name="_Toc57656234"/>
      <w:r w:rsidRPr="00903DBA">
        <w:t>String Management</w:t>
      </w:r>
      <w:bookmarkEnd w:id="867"/>
      <w:bookmarkEnd w:id="868"/>
      <w:bookmarkEnd w:id="869"/>
      <w:bookmarkEnd w:id="870"/>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1" w:author="Stefan Björnander" w:date="2012-05-06T21:51:00Z">
            <w:rPr>
              <w:color w:val="0000FF"/>
            </w:rPr>
          </w:rPrChange>
        </w:rPr>
        <w:t>int</w:t>
      </w:r>
      <w:r w:rsidRPr="00903DBA">
        <w:t xml:space="preserve"> FirstIndexOf(char s[], </w:t>
      </w:r>
      <w:r w:rsidRPr="00903DBA">
        <w:rPr>
          <w:color w:val="000000" w:themeColor="text1"/>
          <w:rPrChange w:id="872"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3" w:author="Stefan Björnander" w:date="2012-05-06T21:51:00Z">
            <w:rPr>
              <w:color w:val="0000FF"/>
            </w:rPr>
          </w:rPrChange>
        </w:rPr>
        <w:t>int</w:t>
      </w:r>
      <w:r w:rsidRPr="00903DBA">
        <w:t xml:space="preserve"> LastIndexOf(</w:t>
      </w:r>
      <w:r w:rsidRPr="00903DBA">
        <w:rPr>
          <w:color w:val="000000" w:themeColor="text1"/>
          <w:rPrChange w:id="874" w:author="Stefan Björnander" w:date="2012-05-06T21:51:00Z">
            <w:rPr>
              <w:color w:val="0000FF"/>
            </w:rPr>
          </w:rPrChange>
        </w:rPr>
        <w:t>char</w:t>
      </w:r>
      <w:r w:rsidRPr="00903DBA">
        <w:t xml:space="preserve"> s[], </w:t>
      </w:r>
      <w:r w:rsidRPr="00903DBA">
        <w:rPr>
          <w:color w:val="000000" w:themeColor="text1"/>
          <w:rPrChange w:id="875"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6" w:author="Stefan Björnander" w:date="2012-05-06T21:51:00Z">
            <w:rPr>
              <w:color w:val="A31515"/>
            </w:rPr>
          </w:rPrChange>
        </w:rPr>
        <w:t>"Hello"</w:t>
      </w:r>
      <w:r w:rsidRPr="00903DBA">
        <w:t xml:space="preserve">, s2[] = </w:t>
      </w:r>
      <w:r w:rsidRPr="00903DBA">
        <w:rPr>
          <w:color w:val="000000" w:themeColor="text1"/>
          <w:rPrChange w:id="877"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8"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79"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0"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1" w:author="Stefan Björnander" w:date="2012-05-06T21:51:00Z">
            <w:rPr>
              <w:color w:val="0000FF"/>
            </w:rPr>
          </w:rPrChange>
        </w:rPr>
        <w:t>if</w:t>
      </w:r>
      <w:r w:rsidRPr="00903DBA">
        <w:t xml:space="preserve"> (sscanf(s2, </w:t>
      </w:r>
      <w:r w:rsidRPr="00903DBA">
        <w:rPr>
          <w:color w:val="000000" w:themeColor="text1"/>
          <w:rPrChange w:id="882"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3"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4" w:name="_Toc323656736"/>
      <w:bookmarkStart w:id="885" w:name="_Toc324085474"/>
      <w:bookmarkStart w:id="886" w:name="_Toc383781126"/>
      <w:bookmarkStart w:id="887" w:name="_Toc57656235"/>
      <w:r w:rsidRPr="00903DBA">
        <w:t>Memory Management</w:t>
      </w:r>
      <w:bookmarkEnd w:id="884"/>
      <w:bookmarkEnd w:id="885"/>
      <w:bookmarkEnd w:id="886"/>
      <w:bookmarkEnd w:id="887"/>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8"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89"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0" w:name="_Toc323656737"/>
      <w:bookmarkStart w:id="891" w:name="_Toc324085475"/>
      <w:bookmarkStart w:id="892" w:name="_Toc383781127"/>
      <w:bookmarkStart w:id="893" w:name="_Toc57656236"/>
      <w:r w:rsidRPr="00903DBA">
        <w:lastRenderedPageBreak/>
        <w:t>Mathematical Functions</w:t>
      </w:r>
      <w:bookmarkEnd w:id="890"/>
      <w:bookmarkEnd w:id="891"/>
      <w:bookmarkEnd w:id="892"/>
      <w:bookmarkEnd w:id="893"/>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4" w:name="_Toc320485615"/>
      <w:bookmarkStart w:id="895" w:name="_Toc323656738"/>
      <w:bookmarkStart w:id="896" w:name="_Toc324085476"/>
      <w:bookmarkStart w:id="897" w:name="_Toc383781128"/>
      <w:bookmarkStart w:id="898" w:name="_Toc57656237"/>
      <w:r w:rsidRPr="00903DBA">
        <w:t>Long Jumps</w:t>
      </w:r>
      <w:bookmarkEnd w:id="894"/>
      <w:bookmarkEnd w:id="895"/>
      <w:bookmarkEnd w:id="896"/>
      <w:bookmarkEnd w:id="897"/>
      <w:bookmarkEnd w:id="898"/>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99" w:name="_Toc323656739"/>
      <w:bookmarkStart w:id="900" w:name="_Toc324085477"/>
      <w:bookmarkStart w:id="901" w:name="_Toc383781129"/>
      <w:bookmarkStart w:id="902" w:name="_Toc57656238"/>
      <w:r w:rsidRPr="00903DBA">
        <w:t>Time</w:t>
      </w:r>
      <w:bookmarkEnd w:id="899"/>
      <w:bookmarkEnd w:id="900"/>
      <w:bookmarkEnd w:id="901"/>
      <w:bookmarkEnd w:id="902"/>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3" w:author="Stefan Björnander" w:date="2012-05-06T21:51:00Z">
            <w:rPr>
              <w:color w:val="A31515"/>
            </w:rPr>
          </w:rPrChange>
        </w:rPr>
        <w:t>"Feb"</w:t>
      </w:r>
      <w:r w:rsidRPr="00903DBA">
        <w:t xml:space="preserve">, </w:t>
      </w:r>
      <w:r w:rsidRPr="00903DBA">
        <w:rPr>
          <w:color w:val="000000" w:themeColor="text1"/>
          <w:rPrChange w:id="904" w:author="Stefan Björnander" w:date="2012-05-06T21:51:00Z">
            <w:rPr>
              <w:color w:val="A31515"/>
            </w:rPr>
          </w:rPrChange>
        </w:rPr>
        <w:t>"Mar"</w:t>
      </w:r>
      <w:r w:rsidRPr="00903DBA">
        <w:t xml:space="preserve">, </w:t>
      </w:r>
      <w:r w:rsidRPr="00903DBA">
        <w:rPr>
          <w:color w:val="000000" w:themeColor="text1"/>
          <w:rPrChange w:id="905"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6" w:author="Stefan Björnander" w:date="2012-05-06T21:51:00Z">
            <w:rPr>
              <w:color w:val="A31515"/>
            </w:rPr>
          </w:rPrChange>
        </w:rPr>
        <w:t>"Jun"</w:t>
      </w:r>
      <w:r w:rsidRPr="00903DBA">
        <w:t xml:space="preserve">, </w:t>
      </w:r>
      <w:r w:rsidRPr="00903DBA">
        <w:rPr>
          <w:color w:val="000000" w:themeColor="text1"/>
          <w:rPrChange w:id="907" w:author="Stefan Björnander" w:date="2012-05-06T21:51:00Z">
            <w:rPr>
              <w:color w:val="A31515"/>
            </w:rPr>
          </w:rPrChange>
        </w:rPr>
        <w:t>"Jul"</w:t>
      </w:r>
      <w:r w:rsidRPr="00903DBA">
        <w:t xml:space="preserve">, </w:t>
      </w:r>
      <w:r w:rsidRPr="00903DBA">
        <w:rPr>
          <w:color w:val="000000" w:themeColor="text1"/>
          <w:rPrChange w:id="908"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09" w:author="Stefan Björnander" w:date="2012-05-06T21:51:00Z">
            <w:rPr>
              <w:color w:val="A31515"/>
            </w:rPr>
          </w:rPrChange>
        </w:rPr>
        <w:t>"Oct"</w:t>
      </w:r>
      <w:r w:rsidRPr="00903DBA">
        <w:t xml:space="preserve">, </w:t>
      </w:r>
      <w:r w:rsidRPr="00903DBA">
        <w:rPr>
          <w:color w:val="000000" w:themeColor="text1"/>
          <w:rPrChange w:id="910" w:author="Stefan Björnander" w:date="2012-05-06T21:51:00Z">
            <w:rPr>
              <w:color w:val="A31515"/>
            </w:rPr>
          </w:rPrChange>
        </w:rPr>
        <w:t>"Nov"</w:t>
      </w:r>
      <w:r w:rsidRPr="00903DBA">
        <w:t>,</w:t>
      </w:r>
      <w:r w:rsidRPr="00903DBA">
        <w:rPr>
          <w:color w:val="000000" w:themeColor="text1"/>
          <w:rPrChange w:id="911"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2" w:author="Stefan Björnander" w:date="2012-05-06T21:51:00Z">
            <w:rPr>
              <w:color w:val="A31515"/>
            </w:rPr>
          </w:rPrChange>
        </w:rPr>
        <w:t>"Mon"</w:t>
      </w:r>
      <w:r w:rsidRPr="00903DBA">
        <w:t xml:space="preserve">, </w:t>
      </w:r>
      <w:r w:rsidRPr="00903DBA">
        <w:rPr>
          <w:color w:val="000000" w:themeColor="text1"/>
          <w:rPrChange w:id="913" w:author="Stefan Björnander" w:date="2012-05-06T21:51:00Z">
            <w:rPr>
              <w:color w:val="A31515"/>
            </w:rPr>
          </w:rPrChange>
        </w:rPr>
        <w:t>"Tue"</w:t>
      </w:r>
      <w:r w:rsidRPr="00903DBA">
        <w:t xml:space="preserve">, </w:t>
      </w:r>
      <w:r w:rsidRPr="00903DBA">
        <w:rPr>
          <w:color w:val="000000" w:themeColor="text1"/>
          <w:rPrChange w:id="914"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5" w:author="Stefan Björnander" w:date="2012-05-06T21:51:00Z">
            <w:rPr>
              <w:color w:val="A31515"/>
            </w:rPr>
          </w:rPrChange>
        </w:rPr>
        <w:t>"Fri"</w:t>
      </w:r>
      <w:r w:rsidRPr="00903DBA">
        <w:t xml:space="preserve">, </w:t>
      </w:r>
      <w:r w:rsidRPr="00903DBA">
        <w:rPr>
          <w:color w:val="000000" w:themeColor="text1"/>
          <w:rPrChange w:id="916"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7"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8"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19"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0" w:name="_Toc323656740"/>
      <w:bookmarkStart w:id="921" w:name="_Toc324085478"/>
      <w:bookmarkStart w:id="922" w:name="_Toc383781130"/>
      <w:bookmarkStart w:id="923" w:name="_Toc57656239"/>
      <w:r w:rsidRPr="00903DBA">
        <w:t>Random Numbers</w:t>
      </w:r>
      <w:bookmarkEnd w:id="920"/>
      <w:bookmarkEnd w:id="921"/>
      <w:bookmarkEnd w:id="922"/>
      <w:bookmarkEnd w:id="923"/>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4"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5"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6"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7" w:name="_Toc323656741"/>
      <w:bookmarkStart w:id="928" w:name="_Toc324085479"/>
      <w:bookmarkStart w:id="929" w:name="_Toc383781131"/>
      <w:bookmarkStart w:id="930" w:name="_Toc57656240"/>
      <w:r w:rsidRPr="00903DBA">
        <w:t>Limits of Integral and Floating Types</w:t>
      </w:r>
      <w:bookmarkEnd w:id="927"/>
      <w:bookmarkEnd w:id="928"/>
      <w:bookmarkEnd w:id="929"/>
      <w:bookmarkEnd w:id="930"/>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1" w:name="_Toc323656742"/>
      <w:bookmarkStart w:id="932" w:name="_Toc324085480"/>
      <w:bookmarkStart w:id="933" w:name="_Toc383781132"/>
      <w:bookmarkStart w:id="934" w:name="_Toc57656241"/>
      <w:r w:rsidRPr="00903DBA">
        <w:t>Character Functions</w:t>
      </w:r>
      <w:bookmarkEnd w:id="931"/>
      <w:bookmarkEnd w:id="932"/>
      <w:bookmarkEnd w:id="933"/>
      <w:bookmarkEnd w:id="934"/>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5"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6"/>
            <w:commentRangeStart w:id="937"/>
            <w:proofErr w:type="spellStart"/>
            <w:r w:rsidRPr="00903DBA">
              <w:rPr>
                <w:b/>
                <w:sz w:val="21"/>
                <w:szCs w:val="21"/>
              </w:rPr>
              <w:t>Isalnum</w:t>
            </w:r>
            <w:commentRangeEnd w:id="936"/>
            <w:proofErr w:type="spellEnd"/>
            <w:r w:rsidR="00166455" w:rsidRPr="00903DBA">
              <w:rPr>
                <w:rStyle w:val="Kommentarsreferens"/>
                <w:rFonts w:eastAsia="Times New Roman" w:cs="Times New Roman"/>
              </w:rPr>
              <w:commentReference w:id="936"/>
            </w:r>
            <w:commentRangeEnd w:id="937"/>
            <w:r w:rsidR="00166455" w:rsidRPr="00903DBA">
              <w:rPr>
                <w:rStyle w:val="Kommentarsreferens"/>
                <w:rFonts w:eastAsia="Times New Roman" w:cs="Times New Roman"/>
              </w:rPr>
              <w:commentReference w:id="937"/>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8" w:name="_Toc323656743"/>
      <w:bookmarkStart w:id="939" w:name="_Toc324085481"/>
      <w:bookmarkStart w:id="940" w:name="_Toc383781133"/>
      <w:bookmarkStart w:id="941" w:name="_Toc57656242"/>
      <w:r w:rsidRPr="00903DBA">
        <w:t>Further Reading</w:t>
      </w:r>
      <w:bookmarkEnd w:id="825"/>
      <w:bookmarkEnd w:id="938"/>
      <w:bookmarkEnd w:id="939"/>
      <w:bookmarkEnd w:id="940"/>
      <w:bookmarkEnd w:id="941"/>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3FC5EC71"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2" w:name="_Toc57656243"/>
      <w:r w:rsidRPr="00903DBA">
        <w:lastRenderedPageBreak/>
        <w:t>Foreword</w:t>
      </w:r>
      <w:bookmarkEnd w:id="942"/>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 xml:space="preserve">So far, I have written a C compiler and I plan to extend it to a C++ compiler </w:t>
      </w:r>
      <w:proofErr w:type="gramStart"/>
      <w:r w:rsidRPr="00903DBA">
        <w:t>in the near future</w:t>
      </w:r>
      <w:proofErr w:type="gramEnd"/>
      <w:r w:rsidRPr="00903DBA">
        <w:t>.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w:t>
      </w:r>
      <w:proofErr w:type="gramStart"/>
      <w:r w:rsidRPr="00903DBA">
        <w:t>similar to</w:t>
      </w:r>
      <w:proofErr w:type="gramEnd"/>
      <w:r w:rsidRPr="00903DBA">
        <w:t xml:space="preserve">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w:t>
      </w:r>
      <w:proofErr w:type="gramStart"/>
      <w:r w:rsidRPr="00903DBA">
        <w:t>more or less unreadable</w:t>
      </w:r>
      <w:proofErr w:type="gramEnd"/>
      <w:r w:rsidRPr="00903DBA">
        <w:t xml:space="preserv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 xml:space="preserve">Christopher W. Fraser, David R. Hanson. A Retargetable C </w:t>
      </w:r>
      <w:proofErr w:type="gramStart"/>
      <w:r w:rsidRPr="00903DBA">
        <w:t>Compiler :</w:t>
      </w:r>
      <w:proofErr w:type="gramEnd"/>
      <w:r w:rsidRPr="00903DBA">
        <w:t xml:space="preserve">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proofErr w:type="gramStart"/>
      <w:r w:rsidRPr="00903DBA">
        <w:t>This books</w:t>
      </w:r>
      <w:proofErr w:type="gramEnd"/>
      <w:r w:rsidRPr="00903DBA">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w:t>
      </w:r>
      <w:proofErr w:type="gramStart"/>
      <w:r w:rsidRPr="00903DBA">
        <w:t>try</w:t>
      </w:r>
      <w:proofErr w:type="gramEnd"/>
      <w:r w:rsidRPr="00903DBA">
        <w:t xml:space="preserve">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 xml:space="preserve">4. Declarations and the Symbol Table. C++ has a rather complicated declaration system with aggregated types such as classes, </w:t>
      </w:r>
      <w:proofErr w:type="gramStart"/>
      <w:r w:rsidRPr="00903DBA">
        <w:t>structures</w:t>
      </w:r>
      <w:proofErr w:type="gramEnd"/>
      <w:r w:rsidRPr="00903DBA">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 xml:space="preserve">10. The Preprocessor. Before the </w:t>
      </w:r>
      <w:proofErr w:type="gramStart"/>
      <w:r w:rsidRPr="00903DBA">
        <w:t>actually</w:t>
      </w:r>
      <w:proofErr w:type="gramEnd"/>
      <w:r w:rsidRPr="00903DBA">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 xml:space="preserve">11. The Linker. When the target code has finally been generated, it becomes stored into an object file. As the source code can be distributed over several files, the target code </w:t>
      </w:r>
      <w:proofErr w:type="gramStart"/>
      <w:r w:rsidRPr="00903DBA">
        <w:t>need</w:t>
      </w:r>
      <w:proofErr w:type="gramEnd"/>
      <w:r w:rsidRPr="00903DBA">
        <w:t xml:space="preserve"> to be merged into one executable file. This is the task of the linker, it merges the code and data area, resolve the static and extern </w:t>
      </w:r>
      <w:proofErr w:type="gramStart"/>
      <w:r w:rsidRPr="00903DBA">
        <w:t>references</w:t>
      </w:r>
      <w:proofErr w:type="gramEnd"/>
      <w:r w:rsidRPr="00903DBA">
        <w:t xml:space="preserve">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47EB7" w:rsidRDefault="00D47EB7" w:rsidP="00E65FE6">
                              <w:pPr>
                                <w:rPr>
                                  <w:lang w:val="sv-SE"/>
                                </w:rPr>
                              </w:pPr>
                              <w:r>
                                <w:rPr>
                                  <w:lang w:val="sv-SE"/>
                                </w:rPr>
                                <w:t>Preprocessor</w:t>
                              </w:r>
                            </w:p>
                            <w:p w14:paraId="04F32221" w14:textId="77777777" w:rsidR="00D47EB7" w:rsidRPr="00C7380D" w:rsidRDefault="00D47EB7"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47EB7" w:rsidRPr="008541FD" w:rsidRDefault="00D47EB7" w:rsidP="00E65FE6">
                              <w:r w:rsidRPr="008541FD">
                                <w:t>Source</w:t>
                              </w:r>
                              <w:r>
                                <w:t xml:space="preserve"> </w:t>
                              </w:r>
                              <w:r w:rsidRPr="008541FD">
                                <w:t>Code</w:t>
                              </w:r>
                            </w:p>
                            <w:p w14:paraId="4FCEAC5C" w14:textId="77777777" w:rsidR="00D47EB7" w:rsidRDefault="00D47EB7"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47EB7" w:rsidRDefault="00D47EB7"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47EB7" w:rsidRDefault="00D47EB7" w:rsidP="00E65FE6">
                              <w:r>
                                <w:t>Processed Code</w:t>
                              </w:r>
                            </w:p>
                            <w:p w14:paraId="14142DBC" w14:textId="77777777" w:rsidR="00D47EB7" w:rsidRDefault="00D47EB7"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47EB7" w:rsidRDefault="00D47EB7"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47EB7" w:rsidRDefault="00D47EB7" w:rsidP="00E65FE6">
                              <w:r>
                                <w:t>Syntax Tree</w:t>
                              </w:r>
                            </w:p>
                            <w:p w14:paraId="070DB26E" w14:textId="77777777" w:rsidR="00D47EB7" w:rsidRDefault="00D47EB7"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47EB7" w:rsidRDefault="00D47EB7"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47EB7" w:rsidRDefault="00D47EB7" w:rsidP="00E65FE6">
                              <w:r>
                                <w:t>Optimized Syntax Tree</w:t>
                              </w:r>
                            </w:p>
                            <w:p w14:paraId="3315953C" w14:textId="77777777" w:rsidR="00D47EB7" w:rsidRDefault="00D47EB7"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47EB7" w:rsidRDefault="00D47EB7"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47EB7" w:rsidRDefault="00D47EB7" w:rsidP="00E65FE6">
                              <w:r>
                                <w:t>Middle Code List</w:t>
                              </w:r>
                            </w:p>
                            <w:p w14:paraId="321C1BE9" w14:textId="77777777" w:rsidR="00D47EB7" w:rsidRDefault="00D47EB7"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47EB7" w:rsidRDefault="00D47EB7" w:rsidP="00E65FE6">
                              <w:r>
                                <w:t>Optimized Middle Code List</w:t>
                              </w:r>
                            </w:p>
                            <w:p w14:paraId="4CF9CB98" w14:textId="77777777" w:rsidR="00D47EB7" w:rsidRDefault="00D47EB7"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47EB7" w:rsidRDefault="00D47EB7"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47EB7" w:rsidRDefault="00D47EB7"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47EB7" w:rsidRDefault="00D47EB7" w:rsidP="00E65FE6">
                        <w:pPr>
                          <w:rPr>
                            <w:lang w:val="sv-SE"/>
                          </w:rPr>
                        </w:pPr>
                        <w:r>
                          <w:rPr>
                            <w:lang w:val="sv-SE"/>
                          </w:rPr>
                          <w:t>Preprocessor</w:t>
                        </w:r>
                      </w:p>
                      <w:p w14:paraId="04F32221" w14:textId="77777777" w:rsidR="00D47EB7" w:rsidRPr="00C7380D" w:rsidRDefault="00D47EB7"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47EB7" w:rsidRPr="008541FD" w:rsidRDefault="00D47EB7" w:rsidP="00E65FE6">
                        <w:r w:rsidRPr="008541FD">
                          <w:t>Source</w:t>
                        </w:r>
                        <w:r>
                          <w:t xml:space="preserve"> </w:t>
                        </w:r>
                        <w:r w:rsidRPr="008541FD">
                          <w:t>Code</w:t>
                        </w:r>
                      </w:p>
                      <w:p w14:paraId="4FCEAC5C" w14:textId="77777777" w:rsidR="00D47EB7" w:rsidRDefault="00D47EB7"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47EB7" w:rsidRDefault="00D47EB7"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47EB7" w:rsidRDefault="00D47EB7" w:rsidP="00E65FE6">
                        <w:r>
                          <w:t>Processed Code</w:t>
                        </w:r>
                      </w:p>
                      <w:p w14:paraId="14142DBC" w14:textId="77777777" w:rsidR="00D47EB7" w:rsidRDefault="00D47EB7"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47EB7" w:rsidRDefault="00D47EB7"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47EB7" w:rsidRDefault="00D47EB7" w:rsidP="00E65FE6">
                        <w:r>
                          <w:t>Syntax Tree</w:t>
                        </w:r>
                      </w:p>
                      <w:p w14:paraId="070DB26E" w14:textId="77777777" w:rsidR="00D47EB7" w:rsidRDefault="00D47EB7"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47EB7" w:rsidRDefault="00D47EB7"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47EB7" w:rsidRDefault="00D47EB7" w:rsidP="00E65FE6">
                        <w:r>
                          <w:t>Optimized Syntax Tree</w:t>
                        </w:r>
                      </w:p>
                      <w:p w14:paraId="3315953C" w14:textId="77777777" w:rsidR="00D47EB7" w:rsidRDefault="00D47EB7"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47EB7" w:rsidRDefault="00D47EB7"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47EB7" w:rsidRDefault="00D47EB7" w:rsidP="00E65FE6">
                        <w:r>
                          <w:t>Middle Code List</w:t>
                        </w:r>
                      </w:p>
                      <w:p w14:paraId="321C1BE9" w14:textId="77777777" w:rsidR="00D47EB7" w:rsidRDefault="00D47EB7"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47EB7" w:rsidRDefault="00D47EB7" w:rsidP="00E65FE6">
                        <w:r>
                          <w:t>Optimized Middle Code List</w:t>
                        </w:r>
                      </w:p>
                      <w:p w14:paraId="4CF9CB98" w14:textId="77777777" w:rsidR="00D47EB7" w:rsidRDefault="00D47EB7"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47EB7" w:rsidRDefault="00D47EB7"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47EB7" w:rsidRDefault="00D47EB7"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47EB7" w:rsidRDefault="00D47EB7" w:rsidP="006F14D0">
                              <w:pPr>
                                <w:spacing w:before="60" w:after="0"/>
                                <w:jc w:val="center"/>
                                <w:rPr>
                                  <w:lang w:val="sv-SE"/>
                                </w:rPr>
                              </w:pPr>
                              <w:r>
                                <w:rPr>
                                  <w:lang w:val="sv-SE"/>
                                </w:rPr>
                                <w:t>Preprocessor</w:t>
                              </w:r>
                            </w:p>
                            <w:p w14:paraId="2CD90E0F" w14:textId="77777777" w:rsidR="00D47EB7" w:rsidRPr="00C7380D" w:rsidRDefault="00D47EB7"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47EB7" w:rsidRPr="008541FD" w:rsidRDefault="00D47EB7" w:rsidP="006F14D0">
                              <w:pPr>
                                <w:spacing w:before="60" w:after="0"/>
                                <w:jc w:val="center"/>
                              </w:pPr>
                              <w:r w:rsidRPr="008541FD">
                                <w:t>Source</w:t>
                              </w:r>
                              <w:r>
                                <w:t xml:space="preserve"> </w:t>
                              </w:r>
                              <w:r w:rsidRPr="008541FD">
                                <w:t>Code</w:t>
                              </w:r>
                            </w:p>
                            <w:p w14:paraId="1314F231" w14:textId="77777777" w:rsidR="00D47EB7" w:rsidRDefault="00D47EB7"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47EB7" w:rsidRDefault="00D47EB7"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47EB7" w:rsidRDefault="00D47EB7" w:rsidP="006F14D0">
                              <w:pPr>
                                <w:pStyle w:val="Normalwebb"/>
                                <w:spacing w:before="60" w:line="256" w:lineRule="auto"/>
                                <w:jc w:val="center"/>
                              </w:pPr>
                              <w:r>
                                <w:rPr>
                                  <w:rFonts w:eastAsia="Calibri"/>
                                  <w:sz w:val="22"/>
                                  <w:szCs w:val="22"/>
                                  <w:lang w:val="en-US"/>
                                </w:rPr>
                                <w:t>Processed Code</w:t>
                              </w:r>
                            </w:p>
                            <w:p w14:paraId="705B7689" w14:textId="77777777" w:rsidR="00D47EB7" w:rsidRDefault="00D47EB7"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47EB7" w:rsidRDefault="00D47EB7"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47EB7" w:rsidRDefault="00D47EB7" w:rsidP="006F14D0">
                              <w:pPr>
                                <w:pStyle w:val="Normalwebb"/>
                                <w:spacing w:before="60" w:line="254" w:lineRule="auto"/>
                                <w:jc w:val="center"/>
                              </w:pPr>
                              <w:r>
                                <w:rPr>
                                  <w:rFonts w:eastAsia="Calibri"/>
                                  <w:sz w:val="22"/>
                                  <w:szCs w:val="22"/>
                                  <w:lang w:val="en-US"/>
                                </w:rPr>
                                <w:t>Syntax Tree</w:t>
                              </w:r>
                            </w:p>
                            <w:p w14:paraId="20988EE2" w14:textId="77777777" w:rsidR="00D47EB7" w:rsidRDefault="00D47EB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47EB7" w:rsidRDefault="00D47EB7"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47EB7" w:rsidRDefault="00D47EB7" w:rsidP="006F14D0">
                              <w:pPr>
                                <w:pStyle w:val="Normalwebb"/>
                                <w:spacing w:before="60" w:line="252" w:lineRule="auto"/>
                                <w:jc w:val="center"/>
                              </w:pPr>
                              <w:r>
                                <w:rPr>
                                  <w:rFonts w:eastAsia="Calibri"/>
                                  <w:sz w:val="22"/>
                                  <w:szCs w:val="22"/>
                                  <w:lang w:val="en-US"/>
                                </w:rPr>
                                <w:t>Optimized Syntax Tree</w:t>
                              </w:r>
                            </w:p>
                            <w:p w14:paraId="35223DB0" w14:textId="77777777" w:rsidR="00D47EB7" w:rsidRDefault="00D47EB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47EB7" w:rsidRDefault="00D47EB7"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47EB7" w:rsidRDefault="00D47EB7" w:rsidP="006F14D0">
                              <w:pPr>
                                <w:pStyle w:val="Normalwebb"/>
                                <w:spacing w:before="60" w:line="252" w:lineRule="auto"/>
                                <w:jc w:val="center"/>
                              </w:pPr>
                              <w:r>
                                <w:rPr>
                                  <w:rFonts w:eastAsia="Calibri"/>
                                  <w:sz w:val="22"/>
                                  <w:szCs w:val="22"/>
                                  <w:lang w:val="en-US"/>
                                </w:rPr>
                                <w:t>Middle Code List</w:t>
                              </w:r>
                            </w:p>
                            <w:p w14:paraId="5410A942" w14:textId="77777777" w:rsidR="00D47EB7" w:rsidRDefault="00D47EB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47EB7" w:rsidRDefault="00D47EB7" w:rsidP="006F14D0">
                              <w:pPr>
                                <w:pStyle w:val="Normalwebb"/>
                                <w:spacing w:before="60" w:line="252" w:lineRule="auto"/>
                                <w:jc w:val="center"/>
                              </w:pPr>
                              <w:r>
                                <w:rPr>
                                  <w:rFonts w:eastAsia="Calibri"/>
                                  <w:sz w:val="22"/>
                                  <w:szCs w:val="22"/>
                                  <w:lang w:val="en-US"/>
                                </w:rPr>
                                <w:t>Optimized Middle Code List</w:t>
                              </w:r>
                            </w:p>
                            <w:p w14:paraId="36F7A1DE" w14:textId="77777777" w:rsidR="00D47EB7" w:rsidRDefault="00D47EB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47EB7" w:rsidRDefault="00D47EB7"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47EB7" w:rsidRDefault="00D47EB7"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47EB7" w:rsidRDefault="00D47EB7" w:rsidP="006F14D0">
                        <w:pPr>
                          <w:spacing w:before="60" w:after="0"/>
                          <w:jc w:val="center"/>
                          <w:rPr>
                            <w:lang w:val="sv-SE"/>
                          </w:rPr>
                        </w:pPr>
                        <w:r>
                          <w:rPr>
                            <w:lang w:val="sv-SE"/>
                          </w:rPr>
                          <w:t>Preprocessor</w:t>
                        </w:r>
                      </w:p>
                      <w:p w14:paraId="2CD90E0F" w14:textId="77777777" w:rsidR="00D47EB7" w:rsidRPr="00C7380D" w:rsidRDefault="00D47EB7"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47EB7" w:rsidRPr="008541FD" w:rsidRDefault="00D47EB7" w:rsidP="006F14D0">
                        <w:pPr>
                          <w:spacing w:before="60" w:after="0"/>
                          <w:jc w:val="center"/>
                        </w:pPr>
                        <w:r w:rsidRPr="008541FD">
                          <w:t>Source</w:t>
                        </w:r>
                        <w:r>
                          <w:t xml:space="preserve"> </w:t>
                        </w:r>
                        <w:r w:rsidRPr="008541FD">
                          <w:t>Code</w:t>
                        </w:r>
                      </w:p>
                      <w:p w14:paraId="1314F231" w14:textId="77777777" w:rsidR="00D47EB7" w:rsidRDefault="00D47EB7"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47EB7" w:rsidRDefault="00D47EB7"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47EB7" w:rsidRDefault="00D47EB7" w:rsidP="006F14D0">
                        <w:pPr>
                          <w:pStyle w:val="Normalwebb"/>
                          <w:spacing w:before="60" w:line="256" w:lineRule="auto"/>
                          <w:jc w:val="center"/>
                        </w:pPr>
                        <w:r>
                          <w:rPr>
                            <w:rFonts w:eastAsia="Calibri"/>
                            <w:sz w:val="22"/>
                            <w:szCs w:val="22"/>
                            <w:lang w:val="en-US"/>
                          </w:rPr>
                          <w:t>Processed Code</w:t>
                        </w:r>
                      </w:p>
                      <w:p w14:paraId="705B7689" w14:textId="77777777" w:rsidR="00D47EB7" w:rsidRDefault="00D47EB7"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47EB7" w:rsidRDefault="00D47EB7"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47EB7" w:rsidRDefault="00D47EB7" w:rsidP="006F14D0">
                        <w:pPr>
                          <w:pStyle w:val="Normalwebb"/>
                          <w:spacing w:before="60" w:line="254" w:lineRule="auto"/>
                          <w:jc w:val="center"/>
                        </w:pPr>
                        <w:r>
                          <w:rPr>
                            <w:rFonts w:eastAsia="Calibri"/>
                            <w:sz w:val="22"/>
                            <w:szCs w:val="22"/>
                            <w:lang w:val="en-US"/>
                          </w:rPr>
                          <w:t>Syntax Tree</w:t>
                        </w:r>
                      </w:p>
                      <w:p w14:paraId="20988EE2" w14:textId="77777777" w:rsidR="00D47EB7" w:rsidRDefault="00D47EB7"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47EB7" w:rsidRDefault="00D47EB7"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47EB7" w:rsidRDefault="00D47EB7" w:rsidP="006F14D0">
                        <w:pPr>
                          <w:pStyle w:val="Normalwebb"/>
                          <w:spacing w:before="60" w:line="252" w:lineRule="auto"/>
                          <w:jc w:val="center"/>
                        </w:pPr>
                        <w:r>
                          <w:rPr>
                            <w:rFonts w:eastAsia="Calibri"/>
                            <w:sz w:val="22"/>
                            <w:szCs w:val="22"/>
                            <w:lang w:val="en-US"/>
                          </w:rPr>
                          <w:t>Optimized Syntax Tree</w:t>
                        </w:r>
                      </w:p>
                      <w:p w14:paraId="35223DB0" w14:textId="77777777" w:rsidR="00D47EB7" w:rsidRDefault="00D47EB7"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47EB7" w:rsidRDefault="00D47EB7"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47EB7" w:rsidRDefault="00D47EB7" w:rsidP="006F14D0">
                        <w:pPr>
                          <w:pStyle w:val="Normalwebb"/>
                          <w:spacing w:before="60" w:line="252" w:lineRule="auto"/>
                          <w:jc w:val="center"/>
                        </w:pPr>
                        <w:r>
                          <w:rPr>
                            <w:rFonts w:eastAsia="Calibri"/>
                            <w:sz w:val="22"/>
                            <w:szCs w:val="22"/>
                            <w:lang w:val="en-US"/>
                          </w:rPr>
                          <w:t>Middle Code List</w:t>
                        </w:r>
                      </w:p>
                      <w:p w14:paraId="5410A942" w14:textId="77777777" w:rsidR="00D47EB7" w:rsidRDefault="00D47EB7"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47EB7" w:rsidRDefault="00D47EB7" w:rsidP="006F14D0">
                        <w:pPr>
                          <w:pStyle w:val="Normalwebb"/>
                          <w:spacing w:before="60" w:line="252" w:lineRule="auto"/>
                          <w:jc w:val="center"/>
                        </w:pPr>
                        <w:r>
                          <w:rPr>
                            <w:rFonts w:eastAsia="Calibri"/>
                            <w:sz w:val="22"/>
                            <w:szCs w:val="22"/>
                            <w:lang w:val="en-US"/>
                          </w:rPr>
                          <w:t>Optimized Middle Code List</w:t>
                        </w:r>
                      </w:p>
                      <w:p w14:paraId="36F7A1DE" w14:textId="77777777" w:rsidR="00D47EB7" w:rsidRDefault="00D47EB7"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47EB7" w:rsidRDefault="00D47EB7"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47EB7" w:rsidRDefault="00D47EB7"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6" w:author="Stefan Bjornander" w:date="2015-05-23T17:42:00Z" w:initials="SB">
    <w:p w14:paraId="7086E310" w14:textId="77777777" w:rsidR="00D47EB7" w:rsidRDefault="00D47EB7">
      <w:pPr>
        <w:pStyle w:val="Kommentarer"/>
      </w:pPr>
      <w:r>
        <w:rPr>
          <w:rStyle w:val="Kommentarsreferens"/>
        </w:rPr>
        <w:annotationRef/>
      </w:r>
    </w:p>
    <w:p w14:paraId="01C1DAD9" w14:textId="77777777" w:rsidR="00D47EB7" w:rsidRDefault="00D47EB7">
      <w:pPr>
        <w:pStyle w:val="Kommentarer"/>
      </w:pPr>
      <w:r>
        <w:rPr>
          <w:b/>
          <w:sz w:val="21"/>
          <w:szCs w:val="21"/>
        </w:rPr>
        <w:pict w14:anchorId="5BD8B1F4">
          <v:shape id="_x0000_i1033" type="#_x0000_t75" style="width:36pt;height:6.4pt" o:ole="" strokeweight="0">
            <v:stroke endcap="round"/>
            <v:imagedata r:id="rId1" o:title=""/>
            <v:path shadowok="f" fillok="f" insetpenok="f"/>
            <o:lock v:ext="edit" rotation="t" verticies="t" text="t" shapetype="t"/>
            <o:ink i="AAB=&#10;" annotation="t"/>
          </v:shape>
        </w:pict>
      </w:r>
    </w:p>
  </w:comment>
  <w:comment w:id="937" w:author="Stefan Bjornander" w:date="2015-05-23T17:42:00Z" w:initials="SB">
    <w:p w14:paraId="04F55807" w14:textId="77777777" w:rsidR="00D47EB7" w:rsidRDefault="00D47EB7">
      <w:pPr>
        <w:pStyle w:val="Kommentarer"/>
      </w:pPr>
      <w:r>
        <w:rPr>
          <w:rStyle w:val="Kommentarsreferens"/>
        </w:rPr>
        <w:annotationRef/>
      </w:r>
    </w:p>
    <w:p w14:paraId="533EC9EE" w14:textId="77777777" w:rsidR="00D47EB7" w:rsidRDefault="00D47EB7">
      <w:pPr>
        <w:pStyle w:val="Kommentarer"/>
      </w:pPr>
      <w:r>
        <w:rPr>
          <w:b/>
          <w:sz w:val="21"/>
          <w:szCs w:val="21"/>
        </w:rPr>
        <w:pict w14:anchorId="232FB768">
          <v:shape id="_x0000_i1035" type="#_x0000_t75" style="width:36pt;height:6.4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D47EB7" w:rsidRDefault="00D47EB7" w:rsidP="006C7309">
      <w:pPr>
        <w:spacing w:line="240" w:lineRule="auto"/>
      </w:pPr>
      <w:r>
        <w:separator/>
      </w:r>
    </w:p>
  </w:endnote>
  <w:endnote w:type="continuationSeparator" w:id="0">
    <w:p w14:paraId="0DD18C9D" w14:textId="77777777" w:rsidR="00D47EB7" w:rsidRDefault="00D47EB7"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D47EB7" w:rsidRDefault="00D47EB7" w:rsidP="006C7309">
      <w:pPr>
        <w:spacing w:line="240" w:lineRule="auto"/>
      </w:pPr>
      <w:r>
        <w:separator/>
      </w:r>
    </w:p>
  </w:footnote>
  <w:footnote w:type="continuationSeparator" w:id="0">
    <w:p w14:paraId="0BA3DA21" w14:textId="77777777" w:rsidR="00D47EB7" w:rsidRDefault="00D47EB7" w:rsidP="006C7309">
      <w:pPr>
        <w:spacing w:line="240" w:lineRule="auto"/>
      </w:pPr>
      <w:r>
        <w:continuationSeparator/>
      </w:r>
    </w:p>
  </w:footnote>
  <w:footnote w:id="1">
    <w:p w14:paraId="2574BD6E" w14:textId="77777777" w:rsidR="00D47EB7" w:rsidRPr="00725EAE" w:rsidRDefault="00D47EB7"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D47EB7" w:rsidRPr="00B4576D" w:rsidRDefault="00D47EB7"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D47EB7" w:rsidRPr="00080A22" w:rsidRDefault="00D47EB7"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0F4E14C" w:rsidR="00D47EB7" w:rsidRDefault="00D47EB7"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D47EB7" w:rsidRDefault="00D47EB7" w:rsidP="00E80032">
      <w:pPr>
        <w:pStyle w:val="Code"/>
      </w:pPr>
      <w:r>
        <w:t>#define BOOL int</w:t>
      </w:r>
    </w:p>
    <w:p w14:paraId="5A8A6026" w14:textId="77777777" w:rsidR="00D47EB7" w:rsidRDefault="00D47EB7" w:rsidP="00E80032">
      <w:pPr>
        <w:pStyle w:val="Code"/>
      </w:pPr>
      <w:r>
        <w:t>#define TRUE 1</w:t>
      </w:r>
    </w:p>
    <w:p w14:paraId="09976B6C" w14:textId="77777777" w:rsidR="00D47EB7" w:rsidRPr="00BF232B" w:rsidRDefault="00D47EB7" w:rsidP="00E80032">
      <w:pPr>
        <w:pStyle w:val="Code"/>
      </w:pPr>
      <w:r>
        <w:t>#define FALSE 0</w:t>
      </w:r>
    </w:p>
  </w:footnote>
  <w:footnote w:id="5">
    <w:p w14:paraId="1100CB01" w14:textId="77777777" w:rsidR="00D47EB7" w:rsidRDefault="00D47EB7"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D47EB7" w:rsidRDefault="00D47EB7" w:rsidP="00E80032">
      <w:r>
        <w:rPr>
          <w:rStyle w:val="Fotnotsreferens"/>
        </w:rPr>
        <w:footnoteRef/>
      </w:r>
      <w:r>
        <w:t xml:space="preserve"> Depending of the compiler and its warning level settings.</w:t>
      </w:r>
    </w:p>
  </w:footnote>
  <w:footnote w:id="7">
    <w:p w14:paraId="3D554D37" w14:textId="77777777" w:rsidR="00D47EB7" w:rsidRPr="004679D4" w:rsidRDefault="00D47EB7"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D47EB7" w:rsidRPr="00C03AB7" w:rsidRDefault="00D47EB7"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D47EB7" w:rsidRPr="000C5114" w:rsidRDefault="00D47EB7"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D47EB7" w:rsidRPr="002343ED" w:rsidRDefault="00D47EB7"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D47EB7" w:rsidRDefault="00D47EB7" w:rsidP="00E80032">
      <w:r>
        <w:rPr>
          <w:rStyle w:val="Fotnotsreferens"/>
        </w:rPr>
        <w:footnoteRef/>
      </w:r>
      <w:r>
        <w:t xml:space="preserve"> However, we have no knowledge about the actual address; it may be 10,000 or anything else.</w:t>
      </w:r>
    </w:p>
  </w:footnote>
  <w:footnote w:id="12">
    <w:p w14:paraId="575EFDCD" w14:textId="77777777" w:rsidR="00D47EB7" w:rsidRPr="009B0162" w:rsidRDefault="00D47EB7"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D47EB7" w:rsidRDefault="00D47EB7"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D47EB7" w:rsidRDefault="00D47EB7"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D47EB7" w:rsidRPr="00E554CC" w:rsidRDefault="00D47EB7"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D47EB7" w:rsidRPr="00391B01" w:rsidRDefault="00D47EB7"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D47EB7" w:rsidRDefault="00D47EB7"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D47EB7" w:rsidRDefault="00D47EB7"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D47EB7" w:rsidRDefault="00D47EB7" w:rsidP="00E80032">
      <w:r>
        <w:rPr>
          <w:rStyle w:val="Fotnotsreferens"/>
        </w:rPr>
        <w:footnoteRef/>
      </w:r>
      <w:r>
        <w:t xml:space="preserve"> There is no rational explanation, just accept it.</w:t>
      </w:r>
    </w:p>
  </w:footnote>
  <w:footnote w:id="20">
    <w:p w14:paraId="0B9FD0C4" w14:textId="77777777" w:rsidR="00D47EB7" w:rsidRDefault="00D47EB7"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D47EB7" w:rsidRPr="00EF01A1" w:rsidRDefault="00D47EB7"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D47EB7" w:rsidRPr="008655EC" w:rsidRDefault="00D47EB7"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5306</TotalTime>
  <Pages>483</Pages>
  <Words>149355</Words>
  <Characters>791586</Characters>
  <Application>Microsoft Office Word</Application>
  <DocSecurity>0</DocSecurity>
  <Lines>6596</Lines>
  <Paragraphs>1878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541</cp:revision>
  <cp:lastPrinted>2017-05-07T13:41:00Z</cp:lastPrinted>
  <dcterms:created xsi:type="dcterms:W3CDTF">2020-12-01T10:01:00Z</dcterms:created>
  <dcterms:modified xsi:type="dcterms:W3CDTF">2020-12-16T16:13:00Z</dcterms:modified>
</cp:coreProperties>
</file>