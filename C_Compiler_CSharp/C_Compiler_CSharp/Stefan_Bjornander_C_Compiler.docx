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0E5CD041"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047F17">
              <w:rPr>
                <w:noProof/>
                <w:webHidden/>
              </w:rPr>
              <w:t>9</w:t>
            </w:r>
            <w:r w:rsidR="004510CA">
              <w:rPr>
                <w:noProof/>
                <w:webHidden/>
              </w:rPr>
              <w:fldChar w:fldCharType="end"/>
            </w:r>
          </w:hyperlink>
        </w:p>
        <w:p w14:paraId="4AF68422" w14:textId="458EC875"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047F17">
              <w:rPr>
                <w:noProof/>
                <w:webHidden/>
              </w:rPr>
              <w:t>11</w:t>
            </w:r>
            <w:r w:rsidR="004510CA">
              <w:rPr>
                <w:noProof/>
                <w:webHidden/>
              </w:rPr>
              <w:fldChar w:fldCharType="end"/>
            </w:r>
          </w:hyperlink>
        </w:p>
        <w:p w14:paraId="6E37FA32" w14:textId="3405BF93"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047F17">
              <w:rPr>
                <w:noProof/>
                <w:webHidden/>
              </w:rPr>
              <w:t>11</w:t>
            </w:r>
            <w:r w:rsidR="004510CA">
              <w:rPr>
                <w:noProof/>
                <w:webHidden/>
              </w:rPr>
              <w:fldChar w:fldCharType="end"/>
            </w:r>
          </w:hyperlink>
        </w:p>
        <w:p w14:paraId="748634F1" w14:textId="17AEB4A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BA9E73A" w14:textId="18141AF5"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201888A5" w14:textId="7AD9BD89"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683EDCFC" w14:textId="297E0B7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4EB08E7B" w14:textId="6EDF6CE5"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6656E3D7" w14:textId="14B99608"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2E6FA32C" w14:textId="33D1E8FD"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047F17">
              <w:rPr>
                <w:noProof/>
                <w:webHidden/>
              </w:rPr>
              <w:t>13</w:t>
            </w:r>
            <w:r w:rsidR="004510CA">
              <w:rPr>
                <w:noProof/>
                <w:webHidden/>
              </w:rPr>
              <w:fldChar w:fldCharType="end"/>
            </w:r>
          </w:hyperlink>
        </w:p>
        <w:p w14:paraId="0BD39053" w14:textId="32F8AFD8"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E54829D" w14:textId="5F44D323"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047F17">
              <w:rPr>
                <w:noProof/>
                <w:webHidden/>
              </w:rPr>
              <w:t>13</w:t>
            </w:r>
            <w:r w:rsidR="004510CA">
              <w:rPr>
                <w:noProof/>
                <w:webHidden/>
              </w:rPr>
              <w:fldChar w:fldCharType="end"/>
            </w:r>
          </w:hyperlink>
        </w:p>
        <w:p w14:paraId="1B239F4C" w14:textId="2E7969B1" w:rsidR="004510CA" w:rsidRDefault="006B6C6C">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40A2ED6B" w14:textId="47674887"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457AEE4C" w14:textId="654E2B16"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1814BDF1" w14:textId="30191254"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047F17">
              <w:rPr>
                <w:noProof/>
                <w:webHidden/>
              </w:rPr>
              <w:t>381</w:t>
            </w:r>
            <w:r w:rsidR="004510CA">
              <w:rPr>
                <w:noProof/>
                <w:webHidden/>
              </w:rPr>
              <w:fldChar w:fldCharType="end"/>
            </w:r>
          </w:hyperlink>
        </w:p>
        <w:p w14:paraId="6EC78257" w14:textId="6D4D851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047F17">
              <w:rPr>
                <w:noProof/>
                <w:webHidden/>
              </w:rPr>
              <w:t>385</w:t>
            </w:r>
            <w:r w:rsidR="004510CA">
              <w:rPr>
                <w:noProof/>
                <w:webHidden/>
              </w:rPr>
              <w:fldChar w:fldCharType="end"/>
            </w:r>
          </w:hyperlink>
        </w:p>
        <w:p w14:paraId="76E041DB" w14:textId="399D5854"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047F17">
              <w:rPr>
                <w:noProof/>
                <w:webHidden/>
              </w:rPr>
              <w:t>387</w:t>
            </w:r>
            <w:r w:rsidR="004510CA">
              <w:rPr>
                <w:noProof/>
                <w:webHidden/>
              </w:rPr>
              <w:fldChar w:fldCharType="end"/>
            </w:r>
          </w:hyperlink>
        </w:p>
        <w:p w14:paraId="144B7150" w14:textId="48BC59C1" w:rsidR="004510CA" w:rsidRDefault="006B6C6C">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047F17">
              <w:rPr>
                <w:noProof/>
                <w:webHidden/>
              </w:rPr>
              <w:t>14</w:t>
            </w:r>
            <w:r w:rsidR="004510CA">
              <w:rPr>
                <w:noProof/>
                <w:webHidden/>
              </w:rPr>
              <w:fldChar w:fldCharType="end"/>
            </w:r>
          </w:hyperlink>
        </w:p>
        <w:p w14:paraId="2D46BC31" w14:textId="402C920B" w:rsidR="004510CA" w:rsidRDefault="006B6C6C">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0DAE6B23" w14:textId="4C5647F8" w:rsidR="004510CA" w:rsidRDefault="006B6C6C">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7750CE31" w14:textId="051BAB4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72031BA5" w14:textId="1C9FF2F4"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047F17">
              <w:rPr>
                <w:noProof/>
                <w:webHidden/>
              </w:rPr>
              <w:t>343</w:t>
            </w:r>
            <w:r w:rsidR="004510CA">
              <w:rPr>
                <w:noProof/>
                <w:webHidden/>
              </w:rPr>
              <w:fldChar w:fldCharType="end"/>
            </w:r>
          </w:hyperlink>
        </w:p>
        <w:p w14:paraId="7C486DDE" w14:textId="6ADAB4B9"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047F17">
              <w:rPr>
                <w:noProof/>
                <w:webHidden/>
              </w:rPr>
              <w:t>347</w:t>
            </w:r>
            <w:r w:rsidR="004510CA">
              <w:rPr>
                <w:noProof/>
                <w:webHidden/>
              </w:rPr>
              <w:fldChar w:fldCharType="end"/>
            </w:r>
          </w:hyperlink>
        </w:p>
        <w:p w14:paraId="01ABD144" w14:textId="282ACE3F" w:rsidR="004510CA" w:rsidRDefault="006B6C6C">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047F17">
              <w:rPr>
                <w:noProof/>
                <w:webHidden/>
              </w:rPr>
              <w:t>348</w:t>
            </w:r>
            <w:r w:rsidR="004510CA">
              <w:rPr>
                <w:noProof/>
                <w:webHidden/>
              </w:rPr>
              <w:fldChar w:fldCharType="end"/>
            </w:r>
          </w:hyperlink>
        </w:p>
        <w:p w14:paraId="3787DBAB" w14:textId="120729C3"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047F17">
              <w:rPr>
                <w:noProof/>
                <w:webHidden/>
              </w:rPr>
              <w:t>348</w:t>
            </w:r>
            <w:r w:rsidR="004510CA">
              <w:rPr>
                <w:noProof/>
                <w:webHidden/>
              </w:rPr>
              <w:fldChar w:fldCharType="end"/>
            </w:r>
          </w:hyperlink>
        </w:p>
        <w:p w14:paraId="72031147" w14:textId="39DB46A0"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047F17">
              <w:rPr>
                <w:noProof/>
                <w:webHidden/>
              </w:rPr>
              <w:t>349</w:t>
            </w:r>
            <w:r w:rsidR="004510CA">
              <w:rPr>
                <w:noProof/>
                <w:webHidden/>
              </w:rPr>
              <w:fldChar w:fldCharType="end"/>
            </w:r>
          </w:hyperlink>
        </w:p>
        <w:p w14:paraId="7ABABFAF" w14:textId="7749A315" w:rsidR="004510CA" w:rsidRDefault="006B6C6C">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047F17">
              <w:rPr>
                <w:noProof/>
                <w:webHidden/>
              </w:rPr>
              <w:t>350</w:t>
            </w:r>
            <w:r w:rsidR="004510CA">
              <w:rPr>
                <w:noProof/>
                <w:webHidden/>
              </w:rPr>
              <w:fldChar w:fldCharType="end"/>
            </w:r>
          </w:hyperlink>
        </w:p>
        <w:p w14:paraId="6958962E" w14:textId="77CD1344"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047F17">
              <w:rPr>
                <w:noProof/>
                <w:webHidden/>
              </w:rPr>
              <w:t>352</w:t>
            </w:r>
            <w:r w:rsidR="004510CA">
              <w:rPr>
                <w:noProof/>
                <w:webHidden/>
              </w:rPr>
              <w:fldChar w:fldCharType="end"/>
            </w:r>
          </w:hyperlink>
        </w:p>
        <w:p w14:paraId="06865B6D" w14:textId="04C1B3E5"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047F17">
              <w:rPr>
                <w:noProof/>
                <w:webHidden/>
              </w:rPr>
              <w:t>353</w:t>
            </w:r>
            <w:r w:rsidR="004510CA">
              <w:rPr>
                <w:noProof/>
                <w:webHidden/>
              </w:rPr>
              <w:fldChar w:fldCharType="end"/>
            </w:r>
          </w:hyperlink>
        </w:p>
        <w:p w14:paraId="6B6E099C" w14:textId="417C805E"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047F17">
              <w:rPr>
                <w:noProof/>
                <w:webHidden/>
              </w:rPr>
              <w:t>354</w:t>
            </w:r>
            <w:r w:rsidR="004510CA">
              <w:rPr>
                <w:noProof/>
                <w:webHidden/>
              </w:rPr>
              <w:fldChar w:fldCharType="end"/>
            </w:r>
          </w:hyperlink>
        </w:p>
        <w:p w14:paraId="77739B88" w14:textId="4AB2D7B1"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047F17">
              <w:rPr>
                <w:noProof/>
                <w:webHidden/>
              </w:rPr>
              <w:t>355</w:t>
            </w:r>
            <w:r w:rsidR="004510CA">
              <w:rPr>
                <w:noProof/>
                <w:webHidden/>
              </w:rPr>
              <w:fldChar w:fldCharType="end"/>
            </w:r>
          </w:hyperlink>
        </w:p>
        <w:p w14:paraId="2922A5F8" w14:textId="68A0876E"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047F17">
              <w:rPr>
                <w:noProof/>
                <w:webHidden/>
              </w:rPr>
              <w:t>358</w:t>
            </w:r>
            <w:r w:rsidR="004510CA">
              <w:rPr>
                <w:noProof/>
                <w:webHidden/>
              </w:rPr>
              <w:fldChar w:fldCharType="end"/>
            </w:r>
          </w:hyperlink>
        </w:p>
        <w:p w14:paraId="3145F4C9" w14:textId="345CB0A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047F17">
              <w:rPr>
                <w:noProof/>
                <w:webHidden/>
              </w:rPr>
              <w:t>359</w:t>
            </w:r>
            <w:r w:rsidR="004510CA">
              <w:rPr>
                <w:noProof/>
                <w:webHidden/>
              </w:rPr>
              <w:fldChar w:fldCharType="end"/>
            </w:r>
          </w:hyperlink>
        </w:p>
        <w:p w14:paraId="63CC86C1" w14:textId="07DADF6C"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047F17">
              <w:rPr>
                <w:noProof/>
                <w:webHidden/>
              </w:rPr>
              <w:t>360</w:t>
            </w:r>
            <w:r w:rsidR="004510CA">
              <w:rPr>
                <w:noProof/>
                <w:webHidden/>
              </w:rPr>
              <w:fldChar w:fldCharType="end"/>
            </w:r>
          </w:hyperlink>
        </w:p>
        <w:p w14:paraId="385A7BBF" w14:textId="6337EB8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047F17">
              <w:rPr>
                <w:noProof/>
                <w:webHidden/>
              </w:rPr>
              <w:t>365</w:t>
            </w:r>
            <w:r w:rsidR="004510CA">
              <w:rPr>
                <w:noProof/>
                <w:webHidden/>
              </w:rPr>
              <w:fldChar w:fldCharType="end"/>
            </w:r>
          </w:hyperlink>
        </w:p>
        <w:p w14:paraId="024A1BDE" w14:textId="15A5B5FC"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047F17">
              <w:rPr>
                <w:noProof/>
                <w:webHidden/>
              </w:rPr>
              <w:t>367</w:t>
            </w:r>
            <w:r w:rsidR="004510CA">
              <w:rPr>
                <w:noProof/>
                <w:webHidden/>
              </w:rPr>
              <w:fldChar w:fldCharType="end"/>
            </w:r>
          </w:hyperlink>
        </w:p>
        <w:p w14:paraId="701BC014" w14:textId="5A281718"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047F17">
              <w:rPr>
                <w:noProof/>
                <w:webHidden/>
              </w:rPr>
              <w:t>370</w:t>
            </w:r>
            <w:r w:rsidR="004510CA">
              <w:rPr>
                <w:noProof/>
                <w:webHidden/>
              </w:rPr>
              <w:fldChar w:fldCharType="end"/>
            </w:r>
          </w:hyperlink>
        </w:p>
        <w:p w14:paraId="73A4B474" w14:textId="6C82785C" w:rsidR="004510CA" w:rsidRDefault="006B6C6C">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10ABBA5C" w14:textId="797097D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27190469" w14:textId="7E96363E" w:rsidR="004510CA" w:rsidRDefault="006B6C6C">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05CAF156" w14:textId="53121014" w:rsidR="004510CA" w:rsidRDefault="006B6C6C">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047F17">
              <w:rPr>
                <w:noProof/>
                <w:webHidden/>
              </w:rPr>
              <w:t>26</w:t>
            </w:r>
            <w:r w:rsidR="004510CA">
              <w:rPr>
                <w:noProof/>
                <w:webHidden/>
              </w:rPr>
              <w:fldChar w:fldCharType="end"/>
            </w:r>
          </w:hyperlink>
        </w:p>
        <w:p w14:paraId="559924C4" w14:textId="49775D70" w:rsidR="004510CA" w:rsidRDefault="006B6C6C">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047F17">
              <w:rPr>
                <w:noProof/>
                <w:webHidden/>
              </w:rPr>
              <w:t>29</w:t>
            </w:r>
            <w:r w:rsidR="004510CA">
              <w:rPr>
                <w:noProof/>
                <w:webHidden/>
              </w:rPr>
              <w:fldChar w:fldCharType="end"/>
            </w:r>
          </w:hyperlink>
        </w:p>
        <w:p w14:paraId="6F2459B4" w14:textId="0B2CB8E9"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047F17">
              <w:rPr>
                <w:noProof/>
                <w:webHidden/>
              </w:rPr>
              <w:t>29</w:t>
            </w:r>
            <w:r w:rsidR="004510CA">
              <w:rPr>
                <w:noProof/>
                <w:webHidden/>
              </w:rPr>
              <w:fldChar w:fldCharType="end"/>
            </w:r>
          </w:hyperlink>
        </w:p>
        <w:p w14:paraId="60923ACF" w14:textId="1E75EF8D"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047F17">
              <w:rPr>
                <w:noProof/>
                <w:webHidden/>
              </w:rPr>
              <w:t>30</w:t>
            </w:r>
            <w:r w:rsidR="004510CA">
              <w:rPr>
                <w:noProof/>
                <w:webHidden/>
              </w:rPr>
              <w:fldChar w:fldCharType="end"/>
            </w:r>
          </w:hyperlink>
        </w:p>
        <w:p w14:paraId="64E7111B" w14:textId="4B0917C6"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047F17">
              <w:rPr>
                <w:noProof/>
                <w:webHidden/>
              </w:rPr>
              <w:t>36</w:t>
            </w:r>
            <w:r w:rsidR="004510CA">
              <w:rPr>
                <w:noProof/>
                <w:webHidden/>
              </w:rPr>
              <w:fldChar w:fldCharType="end"/>
            </w:r>
          </w:hyperlink>
        </w:p>
        <w:p w14:paraId="0F8826F5" w14:textId="13224F9C"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047F17">
              <w:rPr>
                <w:noProof/>
                <w:webHidden/>
              </w:rPr>
              <w:t>42</w:t>
            </w:r>
            <w:r w:rsidR="004510CA">
              <w:rPr>
                <w:noProof/>
                <w:webHidden/>
              </w:rPr>
              <w:fldChar w:fldCharType="end"/>
            </w:r>
          </w:hyperlink>
        </w:p>
        <w:p w14:paraId="754B38ED" w14:textId="2126036A" w:rsidR="004510CA" w:rsidRDefault="006B6C6C">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047F17">
              <w:rPr>
                <w:noProof/>
                <w:webHidden/>
              </w:rPr>
              <w:t>46</w:t>
            </w:r>
            <w:r w:rsidR="004510CA">
              <w:rPr>
                <w:noProof/>
                <w:webHidden/>
              </w:rPr>
              <w:fldChar w:fldCharType="end"/>
            </w:r>
          </w:hyperlink>
        </w:p>
        <w:p w14:paraId="61D3D794" w14:textId="080122DE"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047F17">
              <w:rPr>
                <w:noProof/>
                <w:webHidden/>
              </w:rPr>
              <w:t>47</w:t>
            </w:r>
            <w:r w:rsidR="004510CA">
              <w:rPr>
                <w:noProof/>
                <w:webHidden/>
              </w:rPr>
              <w:fldChar w:fldCharType="end"/>
            </w:r>
          </w:hyperlink>
        </w:p>
        <w:p w14:paraId="17022FCB" w14:textId="4AF14307"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047F17">
              <w:rPr>
                <w:noProof/>
                <w:webHidden/>
              </w:rPr>
              <w:t>52</w:t>
            </w:r>
            <w:r w:rsidR="004510CA">
              <w:rPr>
                <w:noProof/>
                <w:webHidden/>
              </w:rPr>
              <w:fldChar w:fldCharType="end"/>
            </w:r>
          </w:hyperlink>
        </w:p>
        <w:p w14:paraId="49F04F38" w14:textId="74BD2CE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047F17">
              <w:rPr>
                <w:noProof/>
                <w:webHidden/>
              </w:rPr>
              <w:t>54</w:t>
            </w:r>
            <w:r w:rsidR="004510CA">
              <w:rPr>
                <w:noProof/>
                <w:webHidden/>
              </w:rPr>
              <w:fldChar w:fldCharType="end"/>
            </w:r>
          </w:hyperlink>
        </w:p>
        <w:p w14:paraId="231BF455" w14:textId="41CD1C8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047F17">
              <w:rPr>
                <w:noProof/>
                <w:webHidden/>
              </w:rPr>
              <w:t>54</w:t>
            </w:r>
            <w:r w:rsidR="004510CA">
              <w:rPr>
                <w:noProof/>
                <w:webHidden/>
              </w:rPr>
              <w:fldChar w:fldCharType="end"/>
            </w:r>
          </w:hyperlink>
        </w:p>
        <w:p w14:paraId="02792452" w14:textId="70B3147E"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047F17">
              <w:rPr>
                <w:noProof/>
                <w:webHidden/>
              </w:rPr>
              <w:t>56</w:t>
            </w:r>
            <w:r w:rsidR="004510CA">
              <w:rPr>
                <w:noProof/>
                <w:webHidden/>
              </w:rPr>
              <w:fldChar w:fldCharType="end"/>
            </w:r>
          </w:hyperlink>
        </w:p>
        <w:p w14:paraId="7C72FD2E" w14:textId="4B58A9E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047F17">
              <w:rPr>
                <w:noProof/>
                <w:webHidden/>
              </w:rPr>
              <w:t>57</w:t>
            </w:r>
            <w:r w:rsidR="004510CA">
              <w:rPr>
                <w:noProof/>
                <w:webHidden/>
              </w:rPr>
              <w:fldChar w:fldCharType="end"/>
            </w:r>
          </w:hyperlink>
        </w:p>
        <w:p w14:paraId="6267D209" w14:textId="6B6E8789"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047F17">
              <w:rPr>
                <w:noProof/>
                <w:webHidden/>
              </w:rPr>
              <w:t>58</w:t>
            </w:r>
            <w:r w:rsidR="004510CA">
              <w:rPr>
                <w:noProof/>
                <w:webHidden/>
              </w:rPr>
              <w:fldChar w:fldCharType="end"/>
            </w:r>
          </w:hyperlink>
        </w:p>
        <w:p w14:paraId="43F18BA5" w14:textId="1CB7CDF6"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047F17">
              <w:rPr>
                <w:noProof/>
                <w:webHidden/>
              </w:rPr>
              <w:t>59</w:t>
            </w:r>
            <w:r w:rsidR="004510CA">
              <w:rPr>
                <w:noProof/>
                <w:webHidden/>
              </w:rPr>
              <w:fldChar w:fldCharType="end"/>
            </w:r>
          </w:hyperlink>
        </w:p>
        <w:p w14:paraId="248713C2" w14:textId="0D84639D"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047F17">
              <w:rPr>
                <w:noProof/>
                <w:webHidden/>
              </w:rPr>
              <w:t>60</w:t>
            </w:r>
            <w:r w:rsidR="004510CA">
              <w:rPr>
                <w:noProof/>
                <w:webHidden/>
              </w:rPr>
              <w:fldChar w:fldCharType="end"/>
            </w:r>
          </w:hyperlink>
        </w:p>
        <w:p w14:paraId="6D0DB2A5" w14:textId="0E0B2A7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047F17">
              <w:rPr>
                <w:noProof/>
                <w:webHidden/>
              </w:rPr>
              <w:t>62</w:t>
            </w:r>
            <w:r w:rsidR="004510CA">
              <w:rPr>
                <w:noProof/>
                <w:webHidden/>
              </w:rPr>
              <w:fldChar w:fldCharType="end"/>
            </w:r>
          </w:hyperlink>
        </w:p>
        <w:p w14:paraId="418B547C" w14:textId="31EECB24"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047F17">
              <w:rPr>
                <w:noProof/>
                <w:webHidden/>
              </w:rPr>
              <w:t>63</w:t>
            </w:r>
            <w:r w:rsidR="004510CA">
              <w:rPr>
                <w:noProof/>
                <w:webHidden/>
              </w:rPr>
              <w:fldChar w:fldCharType="end"/>
            </w:r>
          </w:hyperlink>
        </w:p>
        <w:p w14:paraId="1934EC4B" w14:textId="1AB759AD"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047F17">
              <w:rPr>
                <w:noProof/>
                <w:webHidden/>
              </w:rPr>
              <w:t>64</w:t>
            </w:r>
            <w:r w:rsidR="004510CA">
              <w:rPr>
                <w:noProof/>
                <w:webHidden/>
              </w:rPr>
              <w:fldChar w:fldCharType="end"/>
            </w:r>
          </w:hyperlink>
        </w:p>
        <w:p w14:paraId="1E59CB85" w14:textId="736B4D39"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047F17">
              <w:rPr>
                <w:noProof/>
                <w:webHidden/>
              </w:rPr>
              <w:t>65</w:t>
            </w:r>
            <w:r w:rsidR="004510CA">
              <w:rPr>
                <w:noProof/>
                <w:webHidden/>
              </w:rPr>
              <w:fldChar w:fldCharType="end"/>
            </w:r>
          </w:hyperlink>
        </w:p>
        <w:p w14:paraId="75E171B9" w14:textId="6EDF3015"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4D4C030" w14:textId="75358C2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50DDE68D" w14:textId="4E48898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BE28563" w14:textId="32CC4A33"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C2422D2" w14:textId="6318980F" w:rsidR="004510CA" w:rsidRDefault="006B6C6C">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047F17">
              <w:rPr>
                <w:noProof/>
                <w:webHidden/>
              </w:rPr>
              <w:t>67</w:t>
            </w:r>
            <w:r w:rsidR="004510CA">
              <w:rPr>
                <w:noProof/>
                <w:webHidden/>
              </w:rPr>
              <w:fldChar w:fldCharType="end"/>
            </w:r>
          </w:hyperlink>
        </w:p>
        <w:p w14:paraId="4158B5DE" w14:textId="0C24B1C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047F17">
              <w:rPr>
                <w:noProof/>
                <w:webHidden/>
              </w:rPr>
              <w:t>67</w:t>
            </w:r>
            <w:r w:rsidR="004510CA">
              <w:rPr>
                <w:noProof/>
                <w:webHidden/>
              </w:rPr>
              <w:fldChar w:fldCharType="end"/>
            </w:r>
          </w:hyperlink>
        </w:p>
        <w:p w14:paraId="0345EEED" w14:textId="2519B7ED"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047F17">
              <w:rPr>
                <w:noProof/>
                <w:webHidden/>
              </w:rPr>
              <w:t>70</w:t>
            </w:r>
            <w:r w:rsidR="004510CA">
              <w:rPr>
                <w:noProof/>
                <w:webHidden/>
              </w:rPr>
              <w:fldChar w:fldCharType="end"/>
            </w:r>
          </w:hyperlink>
        </w:p>
        <w:p w14:paraId="2CEBB571" w14:textId="4FB402A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047F17">
              <w:rPr>
                <w:noProof/>
                <w:webHidden/>
              </w:rPr>
              <w:t>73</w:t>
            </w:r>
            <w:r w:rsidR="004510CA">
              <w:rPr>
                <w:noProof/>
                <w:webHidden/>
              </w:rPr>
              <w:fldChar w:fldCharType="end"/>
            </w:r>
          </w:hyperlink>
        </w:p>
        <w:p w14:paraId="699C847F" w14:textId="28C59573"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047F17">
              <w:rPr>
                <w:noProof/>
                <w:webHidden/>
              </w:rPr>
              <w:t>74</w:t>
            </w:r>
            <w:r w:rsidR="004510CA">
              <w:rPr>
                <w:noProof/>
                <w:webHidden/>
              </w:rPr>
              <w:fldChar w:fldCharType="end"/>
            </w:r>
          </w:hyperlink>
        </w:p>
        <w:p w14:paraId="3493E1D1" w14:textId="78DA6280"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047F17">
              <w:rPr>
                <w:noProof/>
                <w:webHidden/>
              </w:rPr>
              <w:t>76</w:t>
            </w:r>
            <w:r w:rsidR="004510CA">
              <w:rPr>
                <w:noProof/>
                <w:webHidden/>
              </w:rPr>
              <w:fldChar w:fldCharType="end"/>
            </w:r>
          </w:hyperlink>
        </w:p>
        <w:p w14:paraId="284AD50F" w14:textId="759D943E"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047F17">
              <w:rPr>
                <w:noProof/>
                <w:webHidden/>
              </w:rPr>
              <w:t>77</w:t>
            </w:r>
            <w:r w:rsidR="004510CA">
              <w:rPr>
                <w:noProof/>
                <w:webHidden/>
              </w:rPr>
              <w:fldChar w:fldCharType="end"/>
            </w:r>
          </w:hyperlink>
        </w:p>
        <w:p w14:paraId="59DC7AE3" w14:textId="5A57DD0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047F17">
              <w:rPr>
                <w:noProof/>
                <w:webHidden/>
              </w:rPr>
              <w:t>78</w:t>
            </w:r>
            <w:r w:rsidR="004510CA">
              <w:rPr>
                <w:noProof/>
                <w:webHidden/>
              </w:rPr>
              <w:fldChar w:fldCharType="end"/>
            </w:r>
          </w:hyperlink>
        </w:p>
        <w:p w14:paraId="7A633984" w14:textId="47AF9D0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047F17">
              <w:rPr>
                <w:noProof/>
                <w:webHidden/>
              </w:rPr>
              <w:t>80</w:t>
            </w:r>
            <w:r w:rsidR="004510CA">
              <w:rPr>
                <w:noProof/>
                <w:webHidden/>
              </w:rPr>
              <w:fldChar w:fldCharType="end"/>
            </w:r>
          </w:hyperlink>
        </w:p>
        <w:p w14:paraId="4BA2821A" w14:textId="4076FE28"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047F17">
              <w:rPr>
                <w:noProof/>
                <w:webHidden/>
              </w:rPr>
              <w:t>83</w:t>
            </w:r>
            <w:r w:rsidR="004510CA">
              <w:rPr>
                <w:noProof/>
                <w:webHidden/>
              </w:rPr>
              <w:fldChar w:fldCharType="end"/>
            </w:r>
          </w:hyperlink>
        </w:p>
        <w:p w14:paraId="3465F0BE" w14:textId="37E55DF1"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047F17">
              <w:rPr>
                <w:noProof/>
                <w:webHidden/>
              </w:rPr>
              <w:t>84</w:t>
            </w:r>
            <w:r w:rsidR="004510CA">
              <w:rPr>
                <w:noProof/>
                <w:webHidden/>
              </w:rPr>
              <w:fldChar w:fldCharType="end"/>
            </w:r>
          </w:hyperlink>
        </w:p>
        <w:p w14:paraId="45D185EF" w14:textId="597FEE55"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047F17">
              <w:rPr>
                <w:noProof/>
                <w:webHidden/>
              </w:rPr>
              <w:t>85</w:t>
            </w:r>
            <w:r w:rsidR="004510CA">
              <w:rPr>
                <w:noProof/>
                <w:webHidden/>
              </w:rPr>
              <w:fldChar w:fldCharType="end"/>
            </w:r>
          </w:hyperlink>
        </w:p>
        <w:p w14:paraId="120C04A8" w14:textId="08F9CADE"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047F17">
              <w:rPr>
                <w:noProof/>
                <w:webHidden/>
              </w:rPr>
              <w:t>85</w:t>
            </w:r>
            <w:r w:rsidR="004510CA">
              <w:rPr>
                <w:noProof/>
                <w:webHidden/>
              </w:rPr>
              <w:fldChar w:fldCharType="end"/>
            </w:r>
          </w:hyperlink>
        </w:p>
        <w:p w14:paraId="721B6AE8" w14:textId="776F2AF8"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047F17">
              <w:rPr>
                <w:noProof/>
                <w:webHidden/>
              </w:rPr>
              <w:t>86</w:t>
            </w:r>
            <w:r w:rsidR="004510CA">
              <w:rPr>
                <w:noProof/>
                <w:webHidden/>
              </w:rPr>
              <w:fldChar w:fldCharType="end"/>
            </w:r>
          </w:hyperlink>
        </w:p>
        <w:p w14:paraId="20E14A3B" w14:textId="1CB4F2E9"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047F17">
              <w:rPr>
                <w:noProof/>
                <w:webHidden/>
              </w:rPr>
              <w:t>86</w:t>
            </w:r>
            <w:r w:rsidR="004510CA">
              <w:rPr>
                <w:noProof/>
                <w:webHidden/>
              </w:rPr>
              <w:fldChar w:fldCharType="end"/>
            </w:r>
          </w:hyperlink>
        </w:p>
        <w:p w14:paraId="7DE98E53" w14:textId="3E34406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047F17">
              <w:rPr>
                <w:noProof/>
                <w:webHidden/>
              </w:rPr>
              <w:t>87</w:t>
            </w:r>
            <w:r w:rsidR="004510CA">
              <w:rPr>
                <w:noProof/>
                <w:webHidden/>
              </w:rPr>
              <w:fldChar w:fldCharType="end"/>
            </w:r>
          </w:hyperlink>
        </w:p>
        <w:p w14:paraId="0405FEA4" w14:textId="60A20C0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047F17">
              <w:rPr>
                <w:noProof/>
                <w:webHidden/>
              </w:rPr>
              <w:t>88</w:t>
            </w:r>
            <w:r w:rsidR="004510CA">
              <w:rPr>
                <w:noProof/>
                <w:webHidden/>
              </w:rPr>
              <w:fldChar w:fldCharType="end"/>
            </w:r>
          </w:hyperlink>
        </w:p>
        <w:p w14:paraId="7506900C" w14:textId="23336BA0"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047F17">
              <w:rPr>
                <w:noProof/>
                <w:webHidden/>
              </w:rPr>
              <w:t>89</w:t>
            </w:r>
            <w:r w:rsidR="004510CA">
              <w:rPr>
                <w:noProof/>
                <w:webHidden/>
              </w:rPr>
              <w:fldChar w:fldCharType="end"/>
            </w:r>
          </w:hyperlink>
        </w:p>
        <w:p w14:paraId="17D11E96" w14:textId="5B9352CD"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047F17">
              <w:rPr>
                <w:noProof/>
                <w:webHidden/>
              </w:rPr>
              <w:t>89</w:t>
            </w:r>
            <w:r w:rsidR="004510CA">
              <w:rPr>
                <w:noProof/>
                <w:webHidden/>
              </w:rPr>
              <w:fldChar w:fldCharType="end"/>
            </w:r>
          </w:hyperlink>
        </w:p>
        <w:p w14:paraId="4C8F2EA4" w14:textId="4A63B402"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047F17">
              <w:rPr>
                <w:noProof/>
                <w:webHidden/>
              </w:rPr>
              <w:t>91</w:t>
            </w:r>
            <w:r w:rsidR="004510CA">
              <w:rPr>
                <w:noProof/>
                <w:webHidden/>
              </w:rPr>
              <w:fldChar w:fldCharType="end"/>
            </w:r>
          </w:hyperlink>
        </w:p>
        <w:p w14:paraId="2BFD34BA" w14:textId="3509D3B5"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047F17">
              <w:rPr>
                <w:noProof/>
                <w:webHidden/>
              </w:rPr>
              <w:t>92</w:t>
            </w:r>
            <w:r w:rsidR="004510CA">
              <w:rPr>
                <w:noProof/>
                <w:webHidden/>
              </w:rPr>
              <w:fldChar w:fldCharType="end"/>
            </w:r>
          </w:hyperlink>
        </w:p>
        <w:p w14:paraId="2BDC93AC" w14:textId="394DC234"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047F17">
              <w:rPr>
                <w:noProof/>
                <w:webHidden/>
              </w:rPr>
              <w:t>92</w:t>
            </w:r>
            <w:r w:rsidR="004510CA">
              <w:rPr>
                <w:noProof/>
                <w:webHidden/>
              </w:rPr>
              <w:fldChar w:fldCharType="end"/>
            </w:r>
          </w:hyperlink>
        </w:p>
        <w:p w14:paraId="4819E7A1" w14:textId="24AF8FF9"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047F17">
              <w:rPr>
                <w:noProof/>
                <w:webHidden/>
              </w:rPr>
              <w:t>94</w:t>
            </w:r>
            <w:r w:rsidR="004510CA">
              <w:rPr>
                <w:noProof/>
                <w:webHidden/>
              </w:rPr>
              <w:fldChar w:fldCharType="end"/>
            </w:r>
          </w:hyperlink>
        </w:p>
        <w:p w14:paraId="24D7E388" w14:textId="059C7077"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047F17">
              <w:rPr>
                <w:noProof/>
                <w:webHidden/>
              </w:rPr>
              <w:t>95</w:t>
            </w:r>
            <w:r w:rsidR="004510CA">
              <w:rPr>
                <w:noProof/>
                <w:webHidden/>
              </w:rPr>
              <w:fldChar w:fldCharType="end"/>
            </w:r>
          </w:hyperlink>
        </w:p>
        <w:p w14:paraId="09409C4C" w14:textId="72105F26"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047F17">
              <w:rPr>
                <w:noProof/>
                <w:webHidden/>
              </w:rPr>
              <w:t>98</w:t>
            </w:r>
            <w:r w:rsidR="004510CA">
              <w:rPr>
                <w:noProof/>
                <w:webHidden/>
              </w:rPr>
              <w:fldChar w:fldCharType="end"/>
            </w:r>
          </w:hyperlink>
        </w:p>
        <w:p w14:paraId="0EB8B274" w14:textId="3D751D25"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047F17">
              <w:rPr>
                <w:noProof/>
                <w:webHidden/>
              </w:rPr>
              <w:t>99</w:t>
            </w:r>
            <w:r w:rsidR="004510CA">
              <w:rPr>
                <w:noProof/>
                <w:webHidden/>
              </w:rPr>
              <w:fldChar w:fldCharType="end"/>
            </w:r>
          </w:hyperlink>
        </w:p>
        <w:p w14:paraId="5EA2D15F" w14:textId="077FC20E" w:rsidR="004510CA" w:rsidRDefault="006B6C6C">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047F17">
              <w:rPr>
                <w:noProof/>
                <w:webHidden/>
              </w:rPr>
              <w:t>102</w:t>
            </w:r>
            <w:r w:rsidR="004510CA">
              <w:rPr>
                <w:noProof/>
                <w:webHidden/>
              </w:rPr>
              <w:fldChar w:fldCharType="end"/>
            </w:r>
          </w:hyperlink>
        </w:p>
        <w:p w14:paraId="2747236C" w14:textId="14A75BBF" w:rsidR="004510CA" w:rsidRDefault="006B6C6C">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6F26AE03" w14:textId="4870503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39EEA9BE" w14:textId="3D4B59EE"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13F2B338" w14:textId="58A3DFD5" w:rsidR="004510CA" w:rsidRDefault="006B6C6C">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047F17">
              <w:rPr>
                <w:noProof/>
                <w:webHidden/>
              </w:rPr>
              <w:t>104</w:t>
            </w:r>
            <w:r w:rsidR="004510CA">
              <w:rPr>
                <w:noProof/>
                <w:webHidden/>
              </w:rPr>
              <w:fldChar w:fldCharType="end"/>
            </w:r>
          </w:hyperlink>
        </w:p>
        <w:p w14:paraId="60D232F9" w14:textId="15065C77" w:rsidR="004510CA" w:rsidRDefault="006B6C6C">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047F17">
              <w:rPr>
                <w:noProof/>
                <w:webHidden/>
              </w:rPr>
              <w:t>110</w:t>
            </w:r>
            <w:r w:rsidR="004510CA">
              <w:rPr>
                <w:noProof/>
                <w:webHidden/>
              </w:rPr>
              <w:fldChar w:fldCharType="end"/>
            </w:r>
          </w:hyperlink>
        </w:p>
        <w:p w14:paraId="7AFA6D2B" w14:textId="595EA720" w:rsidR="004510CA" w:rsidRDefault="006B6C6C">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047F17">
              <w:rPr>
                <w:noProof/>
                <w:webHidden/>
              </w:rPr>
              <w:t>112</w:t>
            </w:r>
            <w:r w:rsidR="004510CA">
              <w:rPr>
                <w:noProof/>
                <w:webHidden/>
              </w:rPr>
              <w:fldChar w:fldCharType="end"/>
            </w:r>
          </w:hyperlink>
        </w:p>
        <w:p w14:paraId="743B0E58" w14:textId="37AF93BA"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047F17">
              <w:rPr>
                <w:noProof/>
                <w:webHidden/>
              </w:rPr>
              <w:t>119</w:t>
            </w:r>
            <w:r w:rsidR="004510CA">
              <w:rPr>
                <w:noProof/>
                <w:webHidden/>
              </w:rPr>
              <w:fldChar w:fldCharType="end"/>
            </w:r>
          </w:hyperlink>
        </w:p>
        <w:p w14:paraId="18A22C66" w14:textId="086BFD15" w:rsidR="004510CA" w:rsidRDefault="006B6C6C">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047F17">
              <w:rPr>
                <w:noProof/>
                <w:webHidden/>
              </w:rPr>
              <w:t>127</w:t>
            </w:r>
            <w:r w:rsidR="004510CA">
              <w:rPr>
                <w:noProof/>
                <w:webHidden/>
              </w:rPr>
              <w:fldChar w:fldCharType="end"/>
            </w:r>
          </w:hyperlink>
        </w:p>
        <w:p w14:paraId="208E0439" w14:textId="61ACEDB9"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047F17">
              <w:rPr>
                <w:noProof/>
                <w:webHidden/>
              </w:rPr>
              <w:t>141</w:t>
            </w:r>
            <w:r w:rsidR="004510CA">
              <w:rPr>
                <w:noProof/>
                <w:webHidden/>
              </w:rPr>
              <w:fldChar w:fldCharType="end"/>
            </w:r>
          </w:hyperlink>
        </w:p>
        <w:p w14:paraId="0344B6E8" w14:textId="30093B41" w:rsidR="004510CA" w:rsidRDefault="006B6C6C">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047F17">
              <w:rPr>
                <w:noProof/>
                <w:webHidden/>
              </w:rPr>
              <w:t>148</w:t>
            </w:r>
            <w:r w:rsidR="004510CA">
              <w:rPr>
                <w:noProof/>
                <w:webHidden/>
              </w:rPr>
              <w:fldChar w:fldCharType="end"/>
            </w:r>
          </w:hyperlink>
        </w:p>
        <w:p w14:paraId="7E299E98" w14:textId="56388818" w:rsidR="004510CA" w:rsidRDefault="006B6C6C">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047F17">
              <w:rPr>
                <w:noProof/>
                <w:webHidden/>
              </w:rPr>
              <w:t>162</w:t>
            </w:r>
            <w:r w:rsidR="004510CA">
              <w:rPr>
                <w:noProof/>
                <w:webHidden/>
              </w:rPr>
              <w:fldChar w:fldCharType="end"/>
            </w:r>
          </w:hyperlink>
        </w:p>
        <w:p w14:paraId="1DB635E5" w14:textId="469BFF97" w:rsidR="004510CA" w:rsidRDefault="006B6C6C">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047F17">
              <w:rPr>
                <w:noProof/>
                <w:webHidden/>
              </w:rPr>
              <w:t>166</w:t>
            </w:r>
            <w:r w:rsidR="004510CA">
              <w:rPr>
                <w:noProof/>
                <w:webHidden/>
              </w:rPr>
              <w:fldChar w:fldCharType="end"/>
            </w:r>
          </w:hyperlink>
        </w:p>
        <w:p w14:paraId="723E425E" w14:textId="1589627F" w:rsidR="004510CA" w:rsidRDefault="006B6C6C">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047F17">
              <w:rPr>
                <w:noProof/>
                <w:webHidden/>
              </w:rPr>
              <w:t>174</w:t>
            </w:r>
            <w:r w:rsidR="004510CA">
              <w:rPr>
                <w:noProof/>
                <w:webHidden/>
              </w:rPr>
              <w:fldChar w:fldCharType="end"/>
            </w:r>
          </w:hyperlink>
        </w:p>
        <w:p w14:paraId="5985087B" w14:textId="22CA157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047F17">
              <w:rPr>
                <w:noProof/>
                <w:webHidden/>
              </w:rPr>
              <w:t>175</w:t>
            </w:r>
            <w:r w:rsidR="004510CA">
              <w:rPr>
                <w:noProof/>
                <w:webHidden/>
              </w:rPr>
              <w:fldChar w:fldCharType="end"/>
            </w:r>
          </w:hyperlink>
        </w:p>
        <w:p w14:paraId="5FA34C18" w14:textId="5DD44871"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047F17">
              <w:rPr>
                <w:noProof/>
                <w:webHidden/>
              </w:rPr>
              <w:t>175</w:t>
            </w:r>
            <w:r w:rsidR="004510CA">
              <w:rPr>
                <w:noProof/>
                <w:webHidden/>
              </w:rPr>
              <w:fldChar w:fldCharType="end"/>
            </w:r>
          </w:hyperlink>
        </w:p>
        <w:p w14:paraId="16AB26C3" w14:textId="7D1DB127"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047F17">
              <w:rPr>
                <w:noProof/>
                <w:webHidden/>
              </w:rPr>
              <w:t>176</w:t>
            </w:r>
            <w:r w:rsidR="004510CA">
              <w:rPr>
                <w:noProof/>
                <w:webHidden/>
              </w:rPr>
              <w:fldChar w:fldCharType="end"/>
            </w:r>
          </w:hyperlink>
        </w:p>
        <w:p w14:paraId="3EFACBD9" w14:textId="732BC8D3"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047F17">
              <w:rPr>
                <w:noProof/>
                <w:webHidden/>
              </w:rPr>
              <w:t>177</w:t>
            </w:r>
            <w:r w:rsidR="004510CA">
              <w:rPr>
                <w:noProof/>
                <w:webHidden/>
              </w:rPr>
              <w:fldChar w:fldCharType="end"/>
            </w:r>
          </w:hyperlink>
        </w:p>
        <w:p w14:paraId="366B28D6" w14:textId="1291494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047F17">
              <w:rPr>
                <w:noProof/>
                <w:webHidden/>
              </w:rPr>
              <w:t>178</w:t>
            </w:r>
            <w:r w:rsidR="004510CA">
              <w:rPr>
                <w:noProof/>
                <w:webHidden/>
              </w:rPr>
              <w:fldChar w:fldCharType="end"/>
            </w:r>
          </w:hyperlink>
        </w:p>
        <w:p w14:paraId="480A6DE3" w14:textId="4BA36C36"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047F17">
              <w:rPr>
                <w:noProof/>
                <w:webHidden/>
              </w:rPr>
              <w:t>179</w:t>
            </w:r>
            <w:r w:rsidR="004510CA">
              <w:rPr>
                <w:noProof/>
                <w:webHidden/>
              </w:rPr>
              <w:fldChar w:fldCharType="end"/>
            </w:r>
          </w:hyperlink>
        </w:p>
        <w:p w14:paraId="532676A1" w14:textId="2AA5BD86"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047F17">
              <w:rPr>
                <w:noProof/>
                <w:webHidden/>
              </w:rPr>
              <w:t>179</w:t>
            </w:r>
            <w:r w:rsidR="004510CA">
              <w:rPr>
                <w:noProof/>
                <w:webHidden/>
              </w:rPr>
              <w:fldChar w:fldCharType="end"/>
            </w:r>
          </w:hyperlink>
        </w:p>
        <w:p w14:paraId="05A1DE2D" w14:textId="32AE76A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047F17">
              <w:rPr>
                <w:noProof/>
                <w:webHidden/>
              </w:rPr>
              <w:t>180</w:t>
            </w:r>
            <w:r w:rsidR="004510CA">
              <w:rPr>
                <w:noProof/>
                <w:webHidden/>
              </w:rPr>
              <w:fldChar w:fldCharType="end"/>
            </w:r>
          </w:hyperlink>
        </w:p>
        <w:p w14:paraId="2DD5161A" w14:textId="4A580DCE"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047F17">
              <w:rPr>
                <w:noProof/>
                <w:webHidden/>
              </w:rPr>
              <w:t>183</w:t>
            </w:r>
            <w:r w:rsidR="004510CA">
              <w:rPr>
                <w:noProof/>
                <w:webHidden/>
              </w:rPr>
              <w:fldChar w:fldCharType="end"/>
            </w:r>
          </w:hyperlink>
        </w:p>
        <w:p w14:paraId="62BDAE4C" w14:textId="0CABF929"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047F17">
              <w:rPr>
                <w:noProof/>
                <w:webHidden/>
              </w:rPr>
              <w:t>184</w:t>
            </w:r>
            <w:r w:rsidR="004510CA">
              <w:rPr>
                <w:noProof/>
                <w:webHidden/>
              </w:rPr>
              <w:fldChar w:fldCharType="end"/>
            </w:r>
          </w:hyperlink>
        </w:p>
        <w:p w14:paraId="21D4850F" w14:textId="6C5818C5"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047F17">
              <w:rPr>
                <w:noProof/>
                <w:webHidden/>
              </w:rPr>
              <w:t>184</w:t>
            </w:r>
            <w:r w:rsidR="004510CA">
              <w:rPr>
                <w:noProof/>
                <w:webHidden/>
              </w:rPr>
              <w:fldChar w:fldCharType="end"/>
            </w:r>
          </w:hyperlink>
        </w:p>
        <w:p w14:paraId="7101560E" w14:textId="49ED5AF4"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047F17">
              <w:rPr>
                <w:noProof/>
                <w:webHidden/>
              </w:rPr>
              <w:t>185</w:t>
            </w:r>
            <w:r w:rsidR="004510CA">
              <w:rPr>
                <w:noProof/>
                <w:webHidden/>
              </w:rPr>
              <w:fldChar w:fldCharType="end"/>
            </w:r>
          </w:hyperlink>
        </w:p>
        <w:p w14:paraId="5B4F4D79" w14:textId="40543892" w:rsidR="004510CA" w:rsidRDefault="006B6C6C">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047F17">
              <w:rPr>
                <w:noProof/>
                <w:webHidden/>
              </w:rPr>
              <w:t>186</w:t>
            </w:r>
            <w:r w:rsidR="004510CA">
              <w:rPr>
                <w:noProof/>
                <w:webHidden/>
              </w:rPr>
              <w:fldChar w:fldCharType="end"/>
            </w:r>
          </w:hyperlink>
        </w:p>
        <w:p w14:paraId="0C5BF480" w14:textId="134DD107"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047F17">
              <w:rPr>
                <w:noProof/>
                <w:webHidden/>
              </w:rPr>
              <w:t>186</w:t>
            </w:r>
            <w:r w:rsidR="004510CA">
              <w:rPr>
                <w:noProof/>
                <w:webHidden/>
              </w:rPr>
              <w:fldChar w:fldCharType="end"/>
            </w:r>
          </w:hyperlink>
        </w:p>
        <w:p w14:paraId="3EBF884D" w14:textId="07568370"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047F17">
              <w:rPr>
                <w:noProof/>
                <w:webHidden/>
              </w:rPr>
              <w:t>188</w:t>
            </w:r>
            <w:r w:rsidR="004510CA">
              <w:rPr>
                <w:noProof/>
                <w:webHidden/>
              </w:rPr>
              <w:fldChar w:fldCharType="end"/>
            </w:r>
          </w:hyperlink>
        </w:p>
        <w:p w14:paraId="54DCB57B" w14:textId="313A21EF"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047F17">
              <w:rPr>
                <w:noProof/>
                <w:webHidden/>
              </w:rPr>
              <w:t>189</w:t>
            </w:r>
            <w:r w:rsidR="004510CA">
              <w:rPr>
                <w:noProof/>
                <w:webHidden/>
              </w:rPr>
              <w:fldChar w:fldCharType="end"/>
            </w:r>
          </w:hyperlink>
        </w:p>
        <w:p w14:paraId="322B22C6" w14:textId="648CBC60"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047F17">
              <w:rPr>
                <w:noProof/>
                <w:webHidden/>
              </w:rPr>
              <w:t>197</w:t>
            </w:r>
            <w:r w:rsidR="004510CA">
              <w:rPr>
                <w:noProof/>
                <w:webHidden/>
              </w:rPr>
              <w:fldChar w:fldCharType="end"/>
            </w:r>
          </w:hyperlink>
        </w:p>
        <w:p w14:paraId="3BE1DFC5" w14:textId="2198E898"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047F17">
              <w:rPr>
                <w:noProof/>
                <w:webHidden/>
              </w:rPr>
              <w:t>201</w:t>
            </w:r>
            <w:r w:rsidR="004510CA">
              <w:rPr>
                <w:noProof/>
                <w:webHidden/>
              </w:rPr>
              <w:fldChar w:fldCharType="end"/>
            </w:r>
          </w:hyperlink>
        </w:p>
        <w:p w14:paraId="63525A3D" w14:textId="1C67FFB2"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047F17">
              <w:rPr>
                <w:noProof/>
                <w:webHidden/>
              </w:rPr>
              <w:t>208</w:t>
            </w:r>
            <w:r w:rsidR="004510CA">
              <w:rPr>
                <w:noProof/>
                <w:webHidden/>
              </w:rPr>
              <w:fldChar w:fldCharType="end"/>
            </w:r>
          </w:hyperlink>
        </w:p>
        <w:p w14:paraId="695CAF8C" w14:textId="262E68E5"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047F17">
              <w:rPr>
                <w:noProof/>
                <w:webHidden/>
              </w:rPr>
              <w:t>210</w:t>
            </w:r>
            <w:r w:rsidR="004510CA">
              <w:rPr>
                <w:noProof/>
                <w:webHidden/>
              </w:rPr>
              <w:fldChar w:fldCharType="end"/>
            </w:r>
          </w:hyperlink>
        </w:p>
        <w:p w14:paraId="23C78273" w14:textId="4C21613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047F17">
              <w:rPr>
                <w:noProof/>
                <w:webHidden/>
              </w:rPr>
              <w:t>215</w:t>
            </w:r>
            <w:r w:rsidR="004510CA">
              <w:rPr>
                <w:noProof/>
                <w:webHidden/>
              </w:rPr>
              <w:fldChar w:fldCharType="end"/>
            </w:r>
          </w:hyperlink>
        </w:p>
        <w:p w14:paraId="37E44188" w14:textId="0E54369D"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047F17">
              <w:rPr>
                <w:noProof/>
                <w:webHidden/>
              </w:rPr>
              <w:t>216</w:t>
            </w:r>
            <w:r w:rsidR="004510CA">
              <w:rPr>
                <w:noProof/>
                <w:webHidden/>
              </w:rPr>
              <w:fldChar w:fldCharType="end"/>
            </w:r>
          </w:hyperlink>
        </w:p>
        <w:p w14:paraId="4AB2CA62" w14:textId="0C525D3E"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047F17">
              <w:rPr>
                <w:noProof/>
                <w:webHidden/>
              </w:rPr>
              <w:t>220</w:t>
            </w:r>
            <w:r w:rsidR="004510CA">
              <w:rPr>
                <w:noProof/>
                <w:webHidden/>
              </w:rPr>
              <w:fldChar w:fldCharType="end"/>
            </w:r>
          </w:hyperlink>
        </w:p>
        <w:p w14:paraId="480AF27C" w14:textId="139C41F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047F17">
              <w:rPr>
                <w:noProof/>
                <w:webHidden/>
              </w:rPr>
              <w:t>224</w:t>
            </w:r>
            <w:r w:rsidR="004510CA">
              <w:rPr>
                <w:noProof/>
                <w:webHidden/>
              </w:rPr>
              <w:fldChar w:fldCharType="end"/>
            </w:r>
          </w:hyperlink>
        </w:p>
        <w:p w14:paraId="67055390" w14:textId="317B464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047F17">
              <w:rPr>
                <w:noProof/>
                <w:webHidden/>
              </w:rPr>
              <w:t>226</w:t>
            </w:r>
            <w:r w:rsidR="004510CA">
              <w:rPr>
                <w:noProof/>
                <w:webHidden/>
              </w:rPr>
              <w:fldChar w:fldCharType="end"/>
            </w:r>
          </w:hyperlink>
        </w:p>
        <w:p w14:paraId="5263B751" w14:textId="137D58B7"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047F17">
              <w:rPr>
                <w:noProof/>
                <w:webHidden/>
              </w:rPr>
              <w:t>227</w:t>
            </w:r>
            <w:r w:rsidR="004510CA">
              <w:rPr>
                <w:noProof/>
                <w:webHidden/>
              </w:rPr>
              <w:fldChar w:fldCharType="end"/>
            </w:r>
          </w:hyperlink>
        </w:p>
        <w:p w14:paraId="567C8FDE" w14:textId="6D2E1EC2"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047F17">
              <w:rPr>
                <w:noProof/>
                <w:webHidden/>
              </w:rPr>
              <w:t>228</w:t>
            </w:r>
            <w:r w:rsidR="004510CA">
              <w:rPr>
                <w:noProof/>
                <w:webHidden/>
              </w:rPr>
              <w:fldChar w:fldCharType="end"/>
            </w:r>
          </w:hyperlink>
        </w:p>
        <w:p w14:paraId="03A811A4" w14:textId="5EED032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047F17">
              <w:rPr>
                <w:noProof/>
                <w:webHidden/>
              </w:rPr>
              <w:t>230</w:t>
            </w:r>
            <w:r w:rsidR="004510CA">
              <w:rPr>
                <w:noProof/>
                <w:webHidden/>
              </w:rPr>
              <w:fldChar w:fldCharType="end"/>
            </w:r>
          </w:hyperlink>
        </w:p>
        <w:p w14:paraId="61B979D2" w14:textId="0AB16729"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047F17">
              <w:rPr>
                <w:noProof/>
                <w:webHidden/>
              </w:rPr>
              <w:t>231</w:t>
            </w:r>
            <w:r w:rsidR="004510CA">
              <w:rPr>
                <w:noProof/>
                <w:webHidden/>
              </w:rPr>
              <w:fldChar w:fldCharType="end"/>
            </w:r>
          </w:hyperlink>
        </w:p>
        <w:p w14:paraId="238364CD" w14:textId="74A041F3"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047F17">
              <w:rPr>
                <w:noProof/>
                <w:webHidden/>
              </w:rPr>
              <w:t>233</w:t>
            </w:r>
            <w:r w:rsidR="004510CA">
              <w:rPr>
                <w:noProof/>
                <w:webHidden/>
              </w:rPr>
              <w:fldChar w:fldCharType="end"/>
            </w:r>
          </w:hyperlink>
        </w:p>
        <w:p w14:paraId="02BEDB73" w14:textId="2E9C99AD"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047F17">
              <w:rPr>
                <w:noProof/>
                <w:webHidden/>
              </w:rPr>
              <w:t>237</w:t>
            </w:r>
            <w:r w:rsidR="004510CA">
              <w:rPr>
                <w:noProof/>
                <w:webHidden/>
              </w:rPr>
              <w:fldChar w:fldCharType="end"/>
            </w:r>
          </w:hyperlink>
        </w:p>
        <w:p w14:paraId="6EF58F7C" w14:textId="14D27466"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047F17">
              <w:rPr>
                <w:noProof/>
                <w:webHidden/>
              </w:rPr>
              <w:t>239</w:t>
            </w:r>
            <w:r w:rsidR="004510CA">
              <w:rPr>
                <w:noProof/>
                <w:webHidden/>
              </w:rPr>
              <w:fldChar w:fldCharType="end"/>
            </w:r>
          </w:hyperlink>
        </w:p>
        <w:p w14:paraId="5D8E778B" w14:textId="63049703"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047F17">
              <w:rPr>
                <w:noProof/>
                <w:webHidden/>
              </w:rPr>
              <w:t>239</w:t>
            </w:r>
            <w:r w:rsidR="004510CA">
              <w:rPr>
                <w:noProof/>
                <w:webHidden/>
              </w:rPr>
              <w:fldChar w:fldCharType="end"/>
            </w:r>
          </w:hyperlink>
        </w:p>
        <w:p w14:paraId="3D8CE4D7" w14:textId="37481A42"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047F17">
              <w:rPr>
                <w:noProof/>
                <w:webHidden/>
              </w:rPr>
              <w:t>240</w:t>
            </w:r>
            <w:r w:rsidR="004510CA">
              <w:rPr>
                <w:noProof/>
                <w:webHidden/>
              </w:rPr>
              <w:fldChar w:fldCharType="end"/>
            </w:r>
          </w:hyperlink>
        </w:p>
        <w:p w14:paraId="6133E1AC" w14:textId="59A4A99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047F17">
              <w:rPr>
                <w:noProof/>
                <w:webHidden/>
              </w:rPr>
              <w:t>241</w:t>
            </w:r>
            <w:r w:rsidR="004510CA">
              <w:rPr>
                <w:noProof/>
                <w:webHidden/>
              </w:rPr>
              <w:fldChar w:fldCharType="end"/>
            </w:r>
          </w:hyperlink>
        </w:p>
        <w:p w14:paraId="1E656DF6" w14:textId="60AE64E0"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047F17">
              <w:rPr>
                <w:noProof/>
                <w:webHidden/>
              </w:rPr>
              <w:t>241</w:t>
            </w:r>
            <w:r w:rsidR="004510CA">
              <w:rPr>
                <w:noProof/>
                <w:webHidden/>
              </w:rPr>
              <w:fldChar w:fldCharType="end"/>
            </w:r>
          </w:hyperlink>
        </w:p>
        <w:p w14:paraId="34382E1D" w14:textId="244F4A40"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047F17">
              <w:rPr>
                <w:noProof/>
                <w:webHidden/>
              </w:rPr>
              <w:t>244</w:t>
            </w:r>
            <w:r w:rsidR="004510CA">
              <w:rPr>
                <w:noProof/>
                <w:webHidden/>
              </w:rPr>
              <w:fldChar w:fldCharType="end"/>
            </w:r>
          </w:hyperlink>
        </w:p>
        <w:p w14:paraId="6A4DEDC4" w14:textId="03294CDC"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047F17">
              <w:rPr>
                <w:noProof/>
                <w:webHidden/>
              </w:rPr>
              <w:t>245</w:t>
            </w:r>
            <w:r w:rsidR="004510CA">
              <w:rPr>
                <w:noProof/>
                <w:webHidden/>
              </w:rPr>
              <w:fldChar w:fldCharType="end"/>
            </w:r>
          </w:hyperlink>
        </w:p>
        <w:p w14:paraId="4AA7733C" w14:textId="6CB25BD7"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047F17">
              <w:rPr>
                <w:noProof/>
                <w:webHidden/>
              </w:rPr>
              <w:t>247</w:t>
            </w:r>
            <w:r w:rsidR="004510CA">
              <w:rPr>
                <w:noProof/>
                <w:webHidden/>
              </w:rPr>
              <w:fldChar w:fldCharType="end"/>
            </w:r>
          </w:hyperlink>
        </w:p>
        <w:p w14:paraId="14FCA861" w14:textId="1ACF364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047F17">
              <w:rPr>
                <w:noProof/>
                <w:webHidden/>
              </w:rPr>
              <w:t>247</w:t>
            </w:r>
            <w:r w:rsidR="004510CA">
              <w:rPr>
                <w:noProof/>
                <w:webHidden/>
              </w:rPr>
              <w:fldChar w:fldCharType="end"/>
            </w:r>
          </w:hyperlink>
        </w:p>
        <w:p w14:paraId="3BD45413" w14:textId="551ADD92"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047F17">
              <w:rPr>
                <w:noProof/>
                <w:webHidden/>
              </w:rPr>
              <w:t>250</w:t>
            </w:r>
            <w:r w:rsidR="004510CA">
              <w:rPr>
                <w:noProof/>
                <w:webHidden/>
              </w:rPr>
              <w:fldChar w:fldCharType="end"/>
            </w:r>
          </w:hyperlink>
        </w:p>
        <w:p w14:paraId="5BAA37A4" w14:textId="2C771492"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047F17">
              <w:rPr>
                <w:noProof/>
                <w:webHidden/>
              </w:rPr>
              <w:t>259</w:t>
            </w:r>
            <w:r w:rsidR="004510CA">
              <w:rPr>
                <w:noProof/>
                <w:webHidden/>
              </w:rPr>
              <w:fldChar w:fldCharType="end"/>
            </w:r>
          </w:hyperlink>
        </w:p>
        <w:p w14:paraId="2C256725" w14:textId="5B3562BC"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047F17">
              <w:rPr>
                <w:noProof/>
                <w:webHidden/>
              </w:rPr>
              <w:t>261</w:t>
            </w:r>
            <w:r w:rsidR="004510CA">
              <w:rPr>
                <w:noProof/>
                <w:webHidden/>
              </w:rPr>
              <w:fldChar w:fldCharType="end"/>
            </w:r>
          </w:hyperlink>
        </w:p>
        <w:p w14:paraId="31F2C4BE" w14:textId="298ED17C"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9727FBE" w14:textId="1BC66235"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89B8A3E" w14:textId="69071F18"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12134DC9" w14:textId="7BCE78F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099BC2A8" w14:textId="5E707330"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7876812" w14:textId="205AFD8D" w:rsidR="004510CA" w:rsidRDefault="006B6C6C">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0B0477D" w14:textId="5E251AC9"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5B37527" w14:textId="69D9D8DD"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0A244D7" w14:textId="2DF6408A" w:rsidR="004510CA" w:rsidRDefault="006B6C6C">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C37C69E" w14:textId="12548632"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2CB856C" w14:textId="186CDBD5"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4CA5AE6" w14:textId="40BEE317"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20DFB27" w14:textId="02C5BF4E"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7D68D996" w14:textId="3EEE8081" w:rsidR="004510CA" w:rsidRDefault="006B6C6C">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047F17">
              <w:rPr>
                <w:noProof/>
                <w:webHidden/>
              </w:rPr>
              <w:t>252</w:t>
            </w:r>
            <w:r w:rsidR="004510CA">
              <w:rPr>
                <w:noProof/>
                <w:webHidden/>
              </w:rPr>
              <w:fldChar w:fldCharType="end"/>
            </w:r>
          </w:hyperlink>
        </w:p>
        <w:p w14:paraId="3A704834" w14:textId="1CC8A30E"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008EBE59" w14:textId="78F9F95C"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047F17">
              <w:rPr>
                <w:noProof/>
                <w:webHidden/>
              </w:rPr>
              <w:t>270</w:t>
            </w:r>
            <w:r w:rsidR="004510CA">
              <w:rPr>
                <w:noProof/>
                <w:webHidden/>
              </w:rPr>
              <w:fldChar w:fldCharType="end"/>
            </w:r>
          </w:hyperlink>
        </w:p>
        <w:p w14:paraId="7F290C6F" w14:textId="3DB2932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047F17">
              <w:rPr>
                <w:noProof/>
                <w:webHidden/>
              </w:rPr>
              <w:t>270</w:t>
            </w:r>
            <w:r w:rsidR="004510CA">
              <w:rPr>
                <w:noProof/>
                <w:webHidden/>
              </w:rPr>
              <w:fldChar w:fldCharType="end"/>
            </w:r>
          </w:hyperlink>
        </w:p>
        <w:p w14:paraId="64CEEFB1" w14:textId="4655A96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71CE37EF" w14:textId="6420AF74" w:rsidR="004510CA" w:rsidRDefault="006B6C6C">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047F17">
              <w:rPr>
                <w:noProof/>
                <w:webHidden/>
              </w:rPr>
              <w:t>389</w:t>
            </w:r>
            <w:r w:rsidR="004510CA">
              <w:rPr>
                <w:noProof/>
                <w:webHidden/>
              </w:rPr>
              <w:fldChar w:fldCharType="end"/>
            </w:r>
          </w:hyperlink>
        </w:p>
        <w:p w14:paraId="0F44B57A" w14:textId="4372D1D8"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047F17">
              <w:rPr>
                <w:noProof/>
                <w:webHidden/>
              </w:rPr>
              <w:t>389</w:t>
            </w:r>
            <w:r w:rsidR="004510CA">
              <w:rPr>
                <w:noProof/>
                <w:webHidden/>
              </w:rPr>
              <w:fldChar w:fldCharType="end"/>
            </w:r>
          </w:hyperlink>
        </w:p>
        <w:p w14:paraId="59F2C14A" w14:textId="5A6B6C4F"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047F17">
              <w:rPr>
                <w:noProof/>
                <w:webHidden/>
              </w:rPr>
              <w:t>393</w:t>
            </w:r>
            <w:r w:rsidR="004510CA">
              <w:rPr>
                <w:noProof/>
                <w:webHidden/>
              </w:rPr>
              <w:fldChar w:fldCharType="end"/>
            </w:r>
          </w:hyperlink>
        </w:p>
        <w:p w14:paraId="50EE2805" w14:textId="7F19529E"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047F17">
              <w:rPr>
                <w:noProof/>
                <w:webHidden/>
              </w:rPr>
              <w:t>393</w:t>
            </w:r>
            <w:r w:rsidR="004510CA">
              <w:rPr>
                <w:noProof/>
                <w:webHidden/>
              </w:rPr>
              <w:fldChar w:fldCharType="end"/>
            </w:r>
          </w:hyperlink>
        </w:p>
        <w:p w14:paraId="5B82367C" w14:textId="15A3E8B2"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047F17">
              <w:rPr>
                <w:noProof/>
                <w:webHidden/>
              </w:rPr>
              <w:t>394</w:t>
            </w:r>
            <w:r w:rsidR="004510CA">
              <w:rPr>
                <w:noProof/>
                <w:webHidden/>
              </w:rPr>
              <w:fldChar w:fldCharType="end"/>
            </w:r>
          </w:hyperlink>
        </w:p>
        <w:p w14:paraId="2D7117C1" w14:textId="6942D71E"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047F17">
              <w:rPr>
                <w:noProof/>
                <w:webHidden/>
              </w:rPr>
              <w:t>395</w:t>
            </w:r>
            <w:r w:rsidR="004510CA">
              <w:rPr>
                <w:noProof/>
                <w:webHidden/>
              </w:rPr>
              <w:fldChar w:fldCharType="end"/>
            </w:r>
          </w:hyperlink>
        </w:p>
        <w:p w14:paraId="66A8FF62" w14:textId="6E792044"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047F17">
              <w:rPr>
                <w:noProof/>
                <w:webHidden/>
              </w:rPr>
              <w:t>396</w:t>
            </w:r>
            <w:r w:rsidR="004510CA">
              <w:rPr>
                <w:noProof/>
                <w:webHidden/>
              </w:rPr>
              <w:fldChar w:fldCharType="end"/>
            </w:r>
          </w:hyperlink>
        </w:p>
        <w:p w14:paraId="7C5A3C3F" w14:textId="68F579F6"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047F17">
              <w:rPr>
                <w:noProof/>
                <w:webHidden/>
              </w:rPr>
              <w:t>397</w:t>
            </w:r>
            <w:r w:rsidR="004510CA">
              <w:rPr>
                <w:noProof/>
                <w:webHidden/>
              </w:rPr>
              <w:fldChar w:fldCharType="end"/>
            </w:r>
          </w:hyperlink>
        </w:p>
        <w:p w14:paraId="2CC64170" w14:textId="49D4C29A"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047F17">
              <w:rPr>
                <w:noProof/>
                <w:webHidden/>
              </w:rPr>
              <w:t>398</w:t>
            </w:r>
            <w:r w:rsidR="004510CA">
              <w:rPr>
                <w:noProof/>
                <w:webHidden/>
              </w:rPr>
              <w:fldChar w:fldCharType="end"/>
            </w:r>
          </w:hyperlink>
        </w:p>
        <w:p w14:paraId="4CC9259A" w14:textId="18559D0B" w:rsidR="004510CA" w:rsidRDefault="006B6C6C">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047F17">
              <w:rPr>
                <w:noProof/>
                <w:webHidden/>
              </w:rPr>
              <w:t>276</w:t>
            </w:r>
            <w:r w:rsidR="004510CA">
              <w:rPr>
                <w:noProof/>
                <w:webHidden/>
              </w:rPr>
              <w:fldChar w:fldCharType="end"/>
            </w:r>
          </w:hyperlink>
        </w:p>
        <w:p w14:paraId="5BB45C76" w14:textId="06B7A197"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047F17">
              <w:rPr>
                <w:noProof/>
                <w:webHidden/>
              </w:rPr>
              <w:t>276</w:t>
            </w:r>
            <w:r w:rsidR="004510CA">
              <w:rPr>
                <w:noProof/>
                <w:webHidden/>
              </w:rPr>
              <w:fldChar w:fldCharType="end"/>
            </w:r>
          </w:hyperlink>
        </w:p>
        <w:p w14:paraId="314BFAB4" w14:textId="2A609359"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047F17">
              <w:rPr>
                <w:noProof/>
                <w:webHidden/>
              </w:rPr>
              <w:t>277</w:t>
            </w:r>
            <w:r w:rsidR="004510CA">
              <w:rPr>
                <w:noProof/>
                <w:webHidden/>
              </w:rPr>
              <w:fldChar w:fldCharType="end"/>
            </w:r>
          </w:hyperlink>
        </w:p>
        <w:p w14:paraId="4ADD8B14" w14:textId="14A714F4"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047F17">
              <w:rPr>
                <w:noProof/>
                <w:webHidden/>
              </w:rPr>
              <w:t>277</w:t>
            </w:r>
            <w:r w:rsidR="004510CA">
              <w:rPr>
                <w:noProof/>
                <w:webHidden/>
              </w:rPr>
              <w:fldChar w:fldCharType="end"/>
            </w:r>
          </w:hyperlink>
        </w:p>
        <w:p w14:paraId="302D673E" w14:textId="4C0415E9"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047F17">
              <w:rPr>
                <w:noProof/>
                <w:webHidden/>
              </w:rPr>
              <w:t>279</w:t>
            </w:r>
            <w:r w:rsidR="004510CA">
              <w:rPr>
                <w:noProof/>
                <w:webHidden/>
              </w:rPr>
              <w:fldChar w:fldCharType="end"/>
            </w:r>
          </w:hyperlink>
        </w:p>
        <w:p w14:paraId="58DE7B5B" w14:textId="716C4A86"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047F17">
              <w:rPr>
                <w:noProof/>
                <w:webHidden/>
              </w:rPr>
              <w:t>281</w:t>
            </w:r>
            <w:r w:rsidR="004510CA">
              <w:rPr>
                <w:noProof/>
                <w:webHidden/>
              </w:rPr>
              <w:fldChar w:fldCharType="end"/>
            </w:r>
          </w:hyperlink>
        </w:p>
        <w:p w14:paraId="6A2F36FC" w14:textId="16010BC8"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047F17">
              <w:rPr>
                <w:noProof/>
                <w:webHidden/>
              </w:rPr>
              <w:t>288</w:t>
            </w:r>
            <w:r w:rsidR="004510CA">
              <w:rPr>
                <w:noProof/>
                <w:webHidden/>
              </w:rPr>
              <w:fldChar w:fldCharType="end"/>
            </w:r>
          </w:hyperlink>
        </w:p>
        <w:p w14:paraId="305D5516" w14:textId="12A30B27"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047F17">
              <w:rPr>
                <w:noProof/>
                <w:webHidden/>
              </w:rPr>
              <w:t>288</w:t>
            </w:r>
            <w:r w:rsidR="004510CA">
              <w:rPr>
                <w:noProof/>
                <w:webHidden/>
              </w:rPr>
              <w:fldChar w:fldCharType="end"/>
            </w:r>
          </w:hyperlink>
        </w:p>
        <w:p w14:paraId="07960A48" w14:textId="68A6821A"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047F17">
              <w:rPr>
                <w:noProof/>
                <w:webHidden/>
              </w:rPr>
              <w:t>296</w:t>
            </w:r>
            <w:r w:rsidR="004510CA">
              <w:rPr>
                <w:noProof/>
                <w:webHidden/>
              </w:rPr>
              <w:fldChar w:fldCharType="end"/>
            </w:r>
          </w:hyperlink>
        </w:p>
        <w:p w14:paraId="2215251B" w14:textId="05B2BAD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047F17">
              <w:rPr>
                <w:noProof/>
                <w:webHidden/>
              </w:rPr>
              <w:t>296</w:t>
            </w:r>
            <w:r w:rsidR="004510CA">
              <w:rPr>
                <w:noProof/>
                <w:webHidden/>
              </w:rPr>
              <w:fldChar w:fldCharType="end"/>
            </w:r>
          </w:hyperlink>
        </w:p>
        <w:p w14:paraId="203D3216" w14:textId="08A3BE6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047F17">
              <w:rPr>
                <w:noProof/>
                <w:webHidden/>
              </w:rPr>
              <w:t>308</w:t>
            </w:r>
            <w:r w:rsidR="004510CA">
              <w:rPr>
                <w:noProof/>
                <w:webHidden/>
              </w:rPr>
              <w:fldChar w:fldCharType="end"/>
            </w:r>
          </w:hyperlink>
        </w:p>
        <w:p w14:paraId="66B72F16" w14:textId="40529619"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047F17">
              <w:rPr>
                <w:noProof/>
                <w:webHidden/>
              </w:rPr>
              <w:t>318</w:t>
            </w:r>
            <w:r w:rsidR="004510CA">
              <w:rPr>
                <w:noProof/>
                <w:webHidden/>
              </w:rPr>
              <w:fldChar w:fldCharType="end"/>
            </w:r>
          </w:hyperlink>
        </w:p>
        <w:p w14:paraId="1C964892" w14:textId="49A8158E"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047F17">
              <w:rPr>
                <w:noProof/>
                <w:webHidden/>
              </w:rPr>
              <w:t>328</w:t>
            </w:r>
            <w:r w:rsidR="004510CA">
              <w:rPr>
                <w:noProof/>
                <w:webHidden/>
              </w:rPr>
              <w:fldChar w:fldCharType="end"/>
            </w:r>
          </w:hyperlink>
        </w:p>
        <w:p w14:paraId="4C6AB9E4" w14:textId="1D7B5170"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047F17">
              <w:rPr>
                <w:noProof/>
                <w:webHidden/>
              </w:rPr>
              <w:t>333</w:t>
            </w:r>
            <w:r w:rsidR="004510CA">
              <w:rPr>
                <w:noProof/>
                <w:webHidden/>
              </w:rPr>
              <w:fldChar w:fldCharType="end"/>
            </w:r>
          </w:hyperlink>
        </w:p>
        <w:p w14:paraId="356A4A27" w14:textId="77350661" w:rsidR="004510CA" w:rsidRDefault="006B6C6C">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49AB8A57" w14:textId="432254C2"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047F17">
              <w:rPr>
                <w:noProof/>
                <w:webHidden/>
              </w:rPr>
              <w:t>372</w:t>
            </w:r>
            <w:r w:rsidR="004510CA">
              <w:rPr>
                <w:noProof/>
                <w:webHidden/>
              </w:rPr>
              <w:fldChar w:fldCharType="end"/>
            </w:r>
          </w:hyperlink>
        </w:p>
        <w:p w14:paraId="54E71315" w14:textId="6EE027BD"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047F17">
              <w:rPr>
                <w:noProof/>
                <w:webHidden/>
              </w:rPr>
              <w:t>372</w:t>
            </w:r>
            <w:r w:rsidR="004510CA">
              <w:rPr>
                <w:noProof/>
                <w:webHidden/>
              </w:rPr>
              <w:fldChar w:fldCharType="end"/>
            </w:r>
          </w:hyperlink>
        </w:p>
        <w:p w14:paraId="3FD3E08D" w14:textId="3CDED336" w:rsidR="004510CA" w:rsidRDefault="006B6C6C">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3E5A457C" w14:textId="460CBFC1"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047F17">
              <w:rPr>
                <w:noProof/>
                <w:webHidden/>
              </w:rPr>
              <w:t>407</w:t>
            </w:r>
            <w:r w:rsidR="004510CA">
              <w:rPr>
                <w:noProof/>
                <w:webHidden/>
              </w:rPr>
              <w:fldChar w:fldCharType="end"/>
            </w:r>
          </w:hyperlink>
        </w:p>
        <w:p w14:paraId="28286BBB" w14:textId="182AB899"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047F17">
              <w:rPr>
                <w:noProof/>
                <w:webHidden/>
              </w:rPr>
              <w:t>408</w:t>
            </w:r>
            <w:r w:rsidR="004510CA">
              <w:rPr>
                <w:noProof/>
                <w:webHidden/>
              </w:rPr>
              <w:fldChar w:fldCharType="end"/>
            </w:r>
          </w:hyperlink>
        </w:p>
        <w:p w14:paraId="31B9BBED" w14:textId="0DDB7405"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047F17">
              <w:rPr>
                <w:noProof/>
                <w:webHidden/>
              </w:rPr>
              <w:t>409</w:t>
            </w:r>
            <w:r w:rsidR="004510CA">
              <w:rPr>
                <w:noProof/>
                <w:webHidden/>
              </w:rPr>
              <w:fldChar w:fldCharType="end"/>
            </w:r>
          </w:hyperlink>
        </w:p>
        <w:p w14:paraId="3D6B4884" w14:textId="5FB42D47"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047F17">
              <w:rPr>
                <w:noProof/>
                <w:webHidden/>
              </w:rPr>
              <w:t>409</w:t>
            </w:r>
            <w:r w:rsidR="004510CA">
              <w:rPr>
                <w:noProof/>
                <w:webHidden/>
              </w:rPr>
              <w:fldChar w:fldCharType="end"/>
            </w:r>
          </w:hyperlink>
        </w:p>
        <w:p w14:paraId="57C9CC7D" w14:textId="3069A2C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047F17">
              <w:rPr>
                <w:noProof/>
                <w:webHidden/>
              </w:rPr>
              <w:t>410</w:t>
            </w:r>
            <w:r w:rsidR="004510CA">
              <w:rPr>
                <w:noProof/>
                <w:webHidden/>
              </w:rPr>
              <w:fldChar w:fldCharType="end"/>
            </w:r>
          </w:hyperlink>
        </w:p>
        <w:p w14:paraId="73B6BDC2" w14:textId="43C04DD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047F17">
              <w:rPr>
                <w:noProof/>
                <w:webHidden/>
              </w:rPr>
              <w:t>410</w:t>
            </w:r>
            <w:r w:rsidR="004510CA">
              <w:rPr>
                <w:noProof/>
                <w:webHidden/>
              </w:rPr>
              <w:fldChar w:fldCharType="end"/>
            </w:r>
          </w:hyperlink>
        </w:p>
        <w:p w14:paraId="449AC053" w14:textId="766B2B8E"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047F17">
              <w:rPr>
                <w:noProof/>
                <w:webHidden/>
              </w:rPr>
              <w:t>411</w:t>
            </w:r>
            <w:r w:rsidR="004510CA">
              <w:rPr>
                <w:noProof/>
                <w:webHidden/>
              </w:rPr>
              <w:fldChar w:fldCharType="end"/>
            </w:r>
          </w:hyperlink>
        </w:p>
        <w:p w14:paraId="7FD10BF0" w14:textId="3968F803"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047F17">
              <w:rPr>
                <w:noProof/>
                <w:webHidden/>
              </w:rPr>
              <w:t>411</w:t>
            </w:r>
            <w:r w:rsidR="004510CA">
              <w:rPr>
                <w:noProof/>
                <w:webHidden/>
              </w:rPr>
              <w:fldChar w:fldCharType="end"/>
            </w:r>
          </w:hyperlink>
        </w:p>
        <w:p w14:paraId="11C3E396" w14:textId="01F839D6"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047F17">
              <w:rPr>
                <w:noProof/>
                <w:webHidden/>
              </w:rPr>
              <w:t>412</w:t>
            </w:r>
            <w:r w:rsidR="004510CA">
              <w:rPr>
                <w:noProof/>
                <w:webHidden/>
              </w:rPr>
              <w:fldChar w:fldCharType="end"/>
            </w:r>
          </w:hyperlink>
        </w:p>
        <w:p w14:paraId="22FEAC76" w14:textId="74D2A50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047F17">
              <w:rPr>
                <w:noProof/>
                <w:webHidden/>
              </w:rPr>
              <w:t>413</w:t>
            </w:r>
            <w:r w:rsidR="004510CA">
              <w:rPr>
                <w:noProof/>
                <w:webHidden/>
              </w:rPr>
              <w:fldChar w:fldCharType="end"/>
            </w:r>
          </w:hyperlink>
        </w:p>
        <w:p w14:paraId="1F2B02D6" w14:textId="6F2C0BB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047F17">
              <w:rPr>
                <w:noProof/>
                <w:webHidden/>
              </w:rPr>
              <w:t>414</w:t>
            </w:r>
            <w:r w:rsidR="004510CA">
              <w:rPr>
                <w:noProof/>
                <w:webHidden/>
              </w:rPr>
              <w:fldChar w:fldCharType="end"/>
            </w:r>
          </w:hyperlink>
        </w:p>
        <w:p w14:paraId="501888A9" w14:textId="0B3BD5FD"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047F17">
              <w:rPr>
                <w:noProof/>
                <w:webHidden/>
              </w:rPr>
              <w:t>414</w:t>
            </w:r>
            <w:r w:rsidR="004510CA">
              <w:rPr>
                <w:noProof/>
                <w:webHidden/>
              </w:rPr>
              <w:fldChar w:fldCharType="end"/>
            </w:r>
          </w:hyperlink>
        </w:p>
        <w:p w14:paraId="583F88B8" w14:textId="6BE4ECA8"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047F17">
              <w:rPr>
                <w:noProof/>
                <w:webHidden/>
              </w:rPr>
              <w:t>415</w:t>
            </w:r>
            <w:r w:rsidR="004510CA">
              <w:rPr>
                <w:noProof/>
                <w:webHidden/>
              </w:rPr>
              <w:fldChar w:fldCharType="end"/>
            </w:r>
          </w:hyperlink>
        </w:p>
        <w:p w14:paraId="186CE612" w14:textId="6D486F3D"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047F17">
              <w:rPr>
                <w:noProof/>
                <w:webHidden/>
              </w:rPr>
              <w:t>415</w:t>
            </w:r>
            <w:r w:rsidR="004510CA">
              <w:rPr>
                <w:noProof/>
                <w:webHidden/>
              </w:rPr>
              <w:fldChar w:fldCharType="end"/>
            </w:r>
          </w:hyperlink>
        </w:p>
        <w:p w14:paraId="24C2F13F" w14:textId="4FDACFF3"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047F17">
              <w:rPr>
                <w:noProof/>
                <w:webHidden/>
              </w:rPr>
              <w:t>416</w:t>
            </w:r>
            <w:r w:rsidR="004510CA">
              <w:rPr>
                <w:noProof/>
                <w:webHidden/>
              </w:rPr>
              <w:fldChar w:fldCharType="end"/>
            </w:r>
          </w:hyperlink>
        </w:p>
        <w:p w14:paraId="65ADB3E8" w14:textId="7AABABB2"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047F17">
              <w:rPr>
                <w:noProof/>
                <w:webHidden/>
              </w:rPr>
              <w:t>418</w:t>
            </w:r>
            <w:r w:rsidR="004510CA">
              <w:rPr>
                <w:noProof/>
                <w:webHidden/>
              </w:rPr>
              <w:fldChar w:fldCharType="end"/>
            </w:r>
          </w:hyperlink>
        </w:p>
        <w:p w14:paraId="53DBCA0F" w14:textId="7FB4AEF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31E3882D" w14:textId="798A0105"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00EC0151" w14:textId="05C15BE1"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78FB212B" w14:textId="0897045F"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047F17">
              <w:rPr>
                <w:noProof/>
                <w:webHidden/>
              </w:rPr>
              <w:t>420</w:t>
            </w:r>
            <w:r w:rsidR="004510CA">
              <w:rPr>
                <w:noProof/>
                <w:webHidden/>
              </w:rPr>
              <w:fldChar w:fldCharType="end"/>
            </w:r>
          </w:hyperlink>
        </w:p>
        <w:p w14:paraId="553456EC" w14:textId="2D63026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53F77B1E" w14:textId="74E200E2"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583B1081" w14:textId="106DFD89"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6CF50033" w14:textId="43B5E38C"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047F17">
              <w:rPr>
                <w:noProof/>
                <w:webHidden/>
              </w:rPr>
              <w:t>422</w:t>
            </w:r>
            <w:r w:rsidR="004510CA">
              <w:rPr>
                <w:noProof/>
                <w:webHidden/>
              </w:rPr>
              <w:fldChar w:fldCharType="end"/>
            </w:r>
          </w:hyperlink>
        </w:p>
        <w:p w14:paraId="0E158E7B" w14:textId="4C7236A3"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6C07B22A" w14:textId="227A3294"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7E4AD8E9" w14:textId="3D16E345"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187052F7" w14:textId="1DF4D953"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047F17">
              <w:rPr>
                <w:noProof/>
                <w:webHidden/>
              </w:rPr>
              <w:t>424</w:t>
            </w:r>
            <w:r w:rsidR="004510CA">
              <w:rPr>
                <w:noProof/>
                <w:webHidden/>
              </w:rPr>
              <w:fldChar w:fldCharType="end"/>
            </w:r>
          </w:hyperlink>
        </w:p>
        <w:p w14:paraId="282B8BFF" w14:textId="62A93F18"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047F17">
              <w:rPr>
                <w:noProof/>
                <w:webHidden/>
              </w:rPr>
              <w:t>424</w:t>
            </w:r>
            <w:r w:rsidR="004510CA">
              <w:rPr>
                <w:noProof/>
                <w:webHidden/>
              </w:rPr>
              <w:fldChar w:fldCharType="end"/>
            </w:r>
          </w:hyperlink>
        </w:p>
        <w:p w14:paraId="29A68D4E" w14:textId="4DAC3244"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047F17">
              <w:rPr>
                <w:noProof/>
                <w:webHidden/>
              </w:rPr>
              <w:t>426</w:t>
            </w:r>
            <w:r w:rsidR="004510CA">
              <w:rPr>
                <w:noProof/>
                <w:webHidden/>
              </w:rPr>
              <w:fldChar w:fldCharType="end"/>
            </w:r>
          </w:hyperlink>
        </w:p>
        <w:p w14:paraId="7587B0BD" w14:textId="497865E6"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719446D5" w14:textId="70F73101"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606E431A" w14:textId="20884D9A"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011121AD" w14:textId="6A15AC45"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047F17">
              <w:rPr>
                <w:noProof/>
                <w:webHidden/>
              </w:rPr>
              <w:t>429</w:t>
            </w:r>
            <w:r w:rsidR="004510CA">
              <w:rPr>
                <w:noProof/>
                <w:webHidden/>
              </w:rPr>
              <w:fldChar w:fldCharType="end"/>
            </w:r>
          </w:hyperlink>
        </w:p>
        <w:p w14:paraId="0945AC8A" w14:textId="0445E03D"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047F17">
              <w:rPr>
                <w:noProof/>
                <w:webHidden/>
              </w:rPr>
              <w:t>430</w:t>
            </w:r>
            <w:r w:rsidR="004510CA">
              <w:rPr>
                <w:noProof/>
                <w:webHidden/>
              </w:rPr>
              <w:fldChar w:fldCharType="end"/>
            </w:r>
          </w:hyperlink>
        </w:p>
        <w:p w14:paraId="50F8D092" w14:textId="42CAC7E9"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047F17">
              <w:rPr>
                <w:noProof/>
                <w:webHidden/>
              </w:rPr>
              <w:t>430</w:t>
            </w:r>
            <w:r w:rsidR="004510CA">
              <w:rPr>
                <w:noProof/>
                <w:webHidden/>
              </w:rPr>
              <w:fldChar w:fldCharType="end"/>
            </w:r>
          </w:hyperlink>
        </w:p>
        <w:p w14:paraId="74665D58" w14:textId="320635F8"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047F17">
              <w:rPr>
                <w:noProof/>
                <w:webHidden/>
              </w:rPr>
              <w:t>431</w:t>
            </w:r>
            <w:r w:rsidR="004510CA">
              <w:rPr>
                <w:noProof/>
                <w:webHidden/>
              </w:rPr>
              <w:fldChar w:fldCharType="end"/>
            </w:r>
          </w:hyperlink>
        </w:p>
        <w:p w14:paraId="1617FB7F" w14:textId="4F165EC6"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047F17">
              <w:rPr>
                <w:noProof/>
                <w:webHidden/>
              </w:rPr>
              <w:t>432</w:t>
            </w:r>
            <w:r w:rsidR="004510CA">
              <w:rPr>
                <w:noProof/>
                <w:webHidden/>
              </w:rPr>
              <w:fldChar w:fldCharType="end"/>
            </w:r>
          </w:hyperlink>
        </w:p>
        <w:p w14:paraId="3117FACC" w14:textId="06873F4B"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047F17">
              <w:rPr>
                <w:noProof/>
                <w:webHidden/>
              </w:rPr>
              <w:t>434</w:t>
            </w:r>
            <w:r w:rsidR="004510CA">
              <w:rPr>
                <w:noProof/>
                <w:webHidden/>
              </w:rPr>
              <w:fldChar w:fldCharType="end"/>
            </w:r>
          </w:hyperlink>
        </w:p>
        <w:p w14:paraId="7FFD3EC5" w14:textId="7E199040"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047F17">
              <w:rPr>
                <w:noProof/>
                <w:webHidden/>
              </w:rPr>
              <w:t>435</w:t>
            </w:r>
            <w:r w:rsidR="004510CA">
              <w:rPr>
                <w:noProof/>
                <w:webHidden/>
              </w:rPr>
              <w:fldChar w:fldCharType="end"/>
            </w:r>
          </w:hyperlink>
        </w:p>
        <w:p w14:paraId="315E0387" w14:textId="1E755B03"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047F17">
              <w:rPr>
                <w:noProof/>
                <w:webHidden/>
              </w:rPr>
              <w:t>435</w:t>
            </w:r>
            <w:r w:rsidR="004510CA">
              <w:rPr>
                <w:noProof/>
                <w:webHidden/>
              </w:rPr>
              <w:fldChar w:fldCharType="end"/>
            </w:r>
          </w:hyperlink>
        </w:p>
        <w:p w14:paraId="7EBA2489" w14:textId="559330D7"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047F17">
              <w:rPr>
                <w:noProof/>
                <w:webHidden/>
              </w:rPr>
              <w:t>436</w:t>
            </w:r>
            <w:r w:rsidR="004510CA">
              <w:rPr>
                <w:noProof/>
                <w:webHidden/>
              </w:rPr>
              <w:fldChar w:fldCharType="end"/>
            </w:r>
          </w:hyperlink>
        </w:p>
        <w:p w14:paraId="46189B73" w14:textId="557319F5"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047F17">
              <w:rPr>
                <w:noProof/>
                <w:webHidden/>
              </w:rPr>
              <w:t>438</w:t>
            </w:r>
            <w:r w:rsidR="004510CA">
              <w:rPr>
                <w:noProof/>
                <w:webHidden/>
              </w:rPr>
              <w:fldChar w:fldCharType="end"/>
            </w:r>
          </w:hyperlink>
        </w:p>
        <w:p w14:paraId="39105209" w14:textId="1005F9C6"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047F17">
              <w:rPr>
                <w:noProof/>
                <w:webHidden/>
              </w:rPr>
              <w:t>438</w:t>
            </w:r>
            <w:r w:rsidR="004510CA">
              <w:rPr>
                <w:noProof/>
                <w:webHidden/>
              </w:rPr>
              <w:fldChar w:fldCharType="end"/>
            </w:r>
          </w:hyperlink>
        </w:p>
        <w:p w14:paraId="4227F325" w14:textId="075A1461"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047F17">
              <w:rPr>
                <w:noProof/>
                <w:webHidden/>
              </w:rPr>
              <w:t>441</w:t>
            </w:r>
            <w:r w:rsidR="004510CA">
              <w:rPr>
                <w:noProof/>
                <w:webHidden/>
              </w:rPr>
              <w:fldChar w:fldCharType="end"/>
            </w:r>
          </w:hyperlink>
        </w:p>
        <w:p w14:paraId="11A79E0C" w14:textId="33C003A4" w:rsidR="004510CA" w:rsidRDefault="006B6C6C">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047F17">
              <w:rPr>
                <w:noProof/>
                <w:webHidden/>
              </w:rPr>
              <w:t>441</w:t>
            </w:r>
            <w:r w:rsidR="004510CA">
              <w:rPr>
                <w:noProof/>
                <w:webHidden/>
              </w:rPr>
              <w:fldChar w:fldCharType="end"/>
            </w:r>
          </w:hyperlink>
        </w:p>
        <w:p w14:paraId="6666F066" w14:textId="26ABF0BE"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047F17">
              <w:rPr>
                <w:noProof/>
                <w:webHidden/>
              </w:rPr>
              <w:t>442</w:t>
            </w:r>
            <w:r w:rsidR="004510CA">
              <w:rPr>
                <w:noProof/>
                <w:webHidden/>
              </w:rPr>
              <w:fldChar w:fldCharType="end"/>
            </w:r>
          </w:hyperlink>
        </w:p>
        <w:p w14:paraId="1621622F" w14:textId="777B163D"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047F17">
              <w:rPr>
                <w:noProof/>
                <w:webHidden/>
              </w:rPr>
              <w:t>442</w:t>
            </w:r>
            <w:r w:rsidR="004510CA">
              <w:rPr>
                <w:noProof/>
                <w:webHidden/>
              </w:rPr>
              <w:fldChar w:fldCharType="end"/>
            </w:r>
          </w:hyperlink>
        </w:p>
        <w:p w14:paraId="19C0527C" w14:textId="557CAECD"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047F17">
              <w:rPr>
                <w:noProof/>
                <w:webHidden/>
              </w:rPr>
              <w:t>443</w:t>
            </w:r>
            <w:r w:rsidR="004510CA">
              <w:rPr>
                <w:noProof/>
                <w:webHidden/>
              </w:rPr>
              <w:fldChar w:fldCharType="end"/>
            </w:r>
          </w:hyperlink>
        </w:p>
        <w:p w14:paraId="02291560" w14:textId="73126745"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047F17">
              <w:rPr>
                <w:noProof/>
                <w:webHidden/>
              </w:rPr>
              <w:t>443</w:t>
            </w:r>
            <w:r w:rsidR="004510CA">
              <w:rPr>
                <w:noProof/>
                <w:webHidden/>
              </w:rPr>
              <w:fldChar w:fldCharType="end"/>
            </w:r>
          </w:hyperlink>
        </w:p>
        <w:p w14:paraId="7D25AB6F" w14:textId="2F789F94"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047F17">
              <w:rPr>
                <w:noProof/>
                <w:webHidden/>
              </w:rPr>
              <w:t>445</w:t>
            </w:r>
            <w:r w:rsidR="004510CA">
              <w:rPr>
                <w:noProof/>
                <w:webHidden/>
              </w:rPr>
              <w:fldChar w:fldCharType="end"/>
            </w:r>
          </w:hyperlink>
        </w:p>
        <w:p w14:paraId="292EBDEF" w14:textId="1DAC11BC"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047F17">
              <w:rPr>
                <w:noProof/>
                <w:webHidden/>
              </w:rPr>
              <w:t>445</w:t>
            </w:r>
            <w:r w:rsidR="004510CA">
              <w:rPr>
                <w:noProof/>
                <w:webHidden/>
              </w:rPr>
              <w:fldChar w:fldCharType="end"/>
            </w:r>
          </w:hyperlink>
        </w:p>
        <w:p w14:paraId="013946EE" w14:textId="0E5C32C0"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047F17">
              <w:rPr>
                <w:noProof/>
                <w:webHidden/>
              </w:rPr>
              <w:t>446</w:t>
            </w:r>
            <w:r w:rsidR="004510CA">
              <w:rPr>
                <w:noProof/>
                <w:webHidden/>
              </w:rPr>
              <w:fldChar w:fldCharType="end"/>
            </w:r>
          </w:hyperlink>
        </w:p>
        <w:p w14:paraId="0D62C86B" w14:textId="481EA616"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047F17">
              <w:rPr>
                <w:noProof/>
                <w:webHidden/>
              </w:rPr>
              <w:t>447</w:t>
            </w:r>
            <w:r w:rsidR="004510CA">
              <w:rPr>
                <w:noProof/>
                <w:webHidden/>
              </w:rPr>
              <w:fldChar w:fldCharType="end"/>
            </w:r>
          </w:hyperlink>
        </w:p>
        <w:p w14:paraId="21AF6DF1" w14:textId="6E32718E"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047F17">
              <w:rPr>
                <w:noProof/>
                <w:webHidden/>
              </w:rPr>
              <w:t>447</w:t>
            </w:r>
            <w:r w:rsidR="004510CA">
              <w:rPr>
                <w:noProof/>
                <w:webHidden/>
              </w:rPr>
              <w:fldChar w:fldCharType="end"/>
            </w:r>
          </w:hyperlink>
        </w:p>
        <w:p w14:paraId="621976F3" w14:textId="1BFD6011"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05F539E9" w14:textId="5CA93D89"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2BBB518C" w14:textId="2542FE6B"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4C3440A6" w14:textId="72AE7533"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047F17">
              <w:rPr>
                <w:noProof/>
                <w:webHidden/>
              </w:rPr>
              <w:t>450</w:t>
            </w:r>
            <w:r w:rsidR="004510CA">
              <w:rPr>
                <w:noProof/>
                <w:webHidden/>
              </w:rPr>
              <w:fldChar w:fldCharType="end"/>
            </w:r>
          </w:hyperlink>
        </w:p>
        <w:p w14:paraId="0BA10383" w14:textId="20A3D36A"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047F17">
              <w:rPr>
                <w:noProof/>
                <w:webHidden/>
              </w:rPr>
              <w:t>451</w:t>
            </w:r>
            <w:r w:rsidR="004510CA">
              <w:rPr>
                <w:noProof/>
                <w:webHidden/>
              </w:rPr>
              <w:fldChar w:fldCharType="end"/>
            </w:r>
          </w:hyperlink>
        </w:p>
        <w:p w14:paraId="3B107EF3" w14:textId="363C5D23"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047F17">
              <w:rPr>
                <w:noProof/>
                <w:webHidden/>
              </w:rPr>
              <w:t>451</w:t>
            </w:r>
            <w:r w:rsidR="004510CA">
              <w:rPr>
                <w:noProof/>
                <w:webHidden/>
              </w:rPr>
              <w:fldChar w:fldCharType="end"/>
            </w:r>
          </w:hyperlink>
        </w:p>
        <w:p w14:paraId="02E2F943" w14:textId="296CB518" w:rsidR="004510CA" w:rsidRDefault="006B6C6C">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047F17">
              <w:rPr>
                <w:noProof/>
                <w:webHidden/>
              </w:rPr>
              <w:t>452</w:t>
            </w:r>
            <w:r w:rsidR="004510CA">
              <w:rPr>
                <w:noProof/>
                <w:webHidden/>
              </w:rPr>
              <w:fldChar w:fldCharType="end"/>
            </w:r>
          </w:hyperlink>
        </w:p>
        <w:p w14:paraId="58812FAB" w14:textId="34226533" w:rsidR="004510CA" w:rsidRDefault="006B6C6C">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047F17">
              <w:rPr>
                <w:noProof/>
                <w:webHidden/>
              </w:rPr>
              <w:t>453</w:t>
            </w:r>
            <w:r w:rsidR="004510CA">
              <w:rPr>
                <w:noProof/>
                <w:webHidden/>
              </w:rPr>
              <w:fldChar w:fldCharType="end"/>
            </w:r>
          </w:hyperlink>
        </w:p>
        <w:p w14:paraId="6F0E9307" w14:textId="29B667A0" w:rsidR="004510CA" w:rsidRDefault="006B6C6C">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047F17">
              <w:rPr>
                <w:noProof/>
                <w:webHidden/>
              </w:rPr>
              <w:t>454</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99D7124">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18604C" w:rsidRPr="00D2146B" w:rsidRDefault="0018604C"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18604C" w:rsidRPr="00D2146B" w:rsidRDefault="0018604C"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18604C" w:rsidRDefault="0018604C"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18604C" w:rsidRDefault="0018604C" w:rsidP="00942B30">
                              <w:pPr>
                                <w:spacing w:before="60" w:line="256" w:lineRule="auto"/>
                                <w:jc w:val="center"/>
                                <w:rPr>
                                  <w:sz w:val="24"/>
                                  <w:szCs w:val="24"/>
                                </w:rPr>
                              </w:pPr>
                              <w:r>
                                <w:rPr>
                                  <w:rFonts w:eastAsia="Calibri"/>
                                  <w:color w:val="000000"/>
                                  <w:sz w:val="18"/>
                                  <w:szCs w:val="18"/>
                                </w:rPr>
                                <w:t>Parser</w:t>
                              </w:r>
                            </w:p>
                            <w:p w14:paraId="1ABFD117" w14:textId="77777777" w:rsidR="0018604C" w:rsidRDefault="0018604C"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18604C" w:rsidRDefault="0018604C" w:rsidP="003727AB">
                              <w:pPr>
                                <w:spacing w:before="60" w:line="254" w:lineRule="auto"/>
                                <w:jc w:val="center"/>
                                <w:rPr>
                                  <w:sz w:val="24"/>
                                  <w:szCs w:val="24"/>
                                </w:rPr>
                              </w:pPr>
                              <w:r>
                                <w:rPr>
                                  <w:rFonts w:eastAsia="Calibri"/>
                                  <w:color w:val="000000"/>
                                  <w:sz w:val="18"/>
                                  <w:szCs w:val="18"/>
                                </w:rPr>
                                <w:t>Scanner</w:t>
                              </w:r>
                            </w:p>
                            <w:p w14:paraId="03FD0412" w14:textId="77777777" w:rsidR="0018604C" w:rsidRDefault="0018604C"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18604C" w:rsidRDefault="0018604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18604C" w:rsidRDefault="0018604C" w:rsidP="003567A1">
                              <w:pPr>
                                <w:spacing w:before="0" w:line="252" w:lineRule="auto"/>
                                <w:jc w:val="center"/>
                                <w:rPr>
                                  <w:sz w:val="24"/>
                                  <w:szCs w:val="24"/>
                                </w:rPr>
                              </w:pPr>
                            </w:p>
                            <w:p w14:paraId="217B84F7" w14:textId="77777777" w:rsidR="0018604C" w:rsidRDefault="0018604C"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18604C" w:rsidRDefault="0018604C"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18604C" w:rsidRPr="00EF6288" w:rsidRDefault="0018604C"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18604C" w:rsidRDefault="0018604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18604C" w:rsidRDefault="0018604C"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18604C" w:rsidRDefault="0018604C"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18604C" w:rsidRPr="00E962F6" w:rsidRDefault="0018604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18604C" w:rsidRDefault="0018604C"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119008"/>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18604C" w:rsidRDefault="0018604C"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18604C" w:rsidRDefault="0018604C" w:rsidP="00C608C6">
                              <w:pPr>
                                <w:spacing w:before="100"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1190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119008"/>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18604C" w:rsidRDefault="0018604C"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18604C" w:rsidRDefault="0018604C"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11900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18604C" w:rsidRPr="00D2146B" w:rsidRDefault="0018604C"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18604C" w:rsidRPr="00D2146B" w:rsidRDefault="0018604C"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18604C" w:rsidRDefault="0018604C"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18604C" w:rsidRDefault="0018604C" w:rsidP="00942B30">
                        <w:pPr>
                          <w:spacing w:before="60" w:line="256" w:lineRule="auto"/>
                          <w:jc w:val="center"/>
                          <w:rPr>
                            <w:sz w:val="24"/>
                            <w:szCs w:val="24"/>
                          </w:rPr>
                        </w:pPr>
                        <w:r>
                          <w:rPr>
                            <w:rFonts w:eastAsia="Calibri"/>
                            <w:color w:val="000000"/>
                            <w:sz w:val="18"/>
                            <w:szCs w:val="18"/>
                          </w:rPr>
                          <w:t>Parser</w:t>
                        </w:r>
                      </w:p>
                      <w:p w14:paraId="1ABFD117" w14:textId="77777777" w:rsidR="0018604C" w:rsidRDefault="0018604C"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18604C" w:rsidRDefault="0018604C" w:rsidP="003727AB">
                        <w:pPr>
                          <w:spacing w:before="60" w:line="254" w:lineRule="auto"/>
                          <w:jc w:val="center"/>
                          <w:rPr>
                            <w:sz w:val="24"/>
                            <w:szCs w:val="24"/>
                          </w:rPr>
                        </w:pPr>
                        <w:r>
                          <w:rPr>
                            <w:rFonts w:eastAsia="Calibri"/>
                            <w:color w:val="000000"/>
                            <w:sz w:val="18"/>
                            <w:szCs w:val="18"/>
                          </w:rPr>
                          <w:t>Scanner</w:t>
                        </w:r>
                      </w:p>
                      <w:p w14:paraId="03FD0412" w14:textId="77777777" w:rsidR="0018604C" w:rsidRDefault="0018604C"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18604C" w:rsidRDefault="0018604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18604C" w:rsidRDefault="0018604C" w:rsidP="003567A1">
                        <w:pPr>
                          <w:spacing w:before="0" w:line="252" w:lineRule="auto"/>
                          <w:jc w:val="center"/>
                          <w:rPr>
                            <w:sz w:val="24"/>
                            <w:szCs w:val="24"/>
                          </w:rPr>
                        </w:pPr>
                      </w:p>
                      <w:p w14:paraId="217B84F7" w14:textId="77777777" w:rsidR="0018604C" w:rsidRDefault="0018604C"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18604C" w:rsidRDefault="0018604C"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18604C" w:rsidRPr="00EF6288" w:rsidRDefault="0018604C"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18604C" w:rsidRDefault="0018604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18604C" w:rsidRDefault="0018604C"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18604C" w:rsidRDefault="0018604C"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18604C" w:rsidRPr="00E962F6" w:rsidRDefault="0018604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18604C" w:rsidRDefault="0018604C"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1190;width:18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18604C" w:rsidRDefault="0018604C"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18604C" w:rsidRDefault="0018604C" w:rsidP="00C608C6">
                        <w:pPr>
                          <w:spacing w:before="100"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119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1190;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18604C" w:rsidRDefault="0018604C"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18604C" w:rsidRDefault="0018604C"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119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780A2E1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18604C" w:rsidRPr="00D2146B" w:rsidRDefault="0018604C"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18604C" w:rsidRPr="00D2146B" w:rsidRDefault="0018604C"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18604C" w:rsidRDefault="0018604C"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18604C" w:rsidRDefault="0018604C" w:rsidP="00541B67">
                              <w:pPr>
                                <w:spacing w:before="60" w:line="256" w:lineRule="auto"/>
                                <w:jc w:val="center"/>
                                <w:rPr>
                                  <w:sz w:val="24"/>
                                  <w:szCs w:val="24"/>
                                </w:rPr>
                              </w:pPr>
                              <w:r>
                                <w:rPr>
                                  <w:rFonts w:eastAsia="Calibri"/>
                                  <w:color w:val="000000"/>
                                  <w:sz w:val="18"/>
                                  <w:szCs w:val="18"/>
                                </w:rPr>
                                <w:t>Parser</w:t>
                              </w:r>
                            </w:p>
                            <w:p w14:paraId="738A4637" w14:textId="77777777" w:rsidR="0018604C" w:rsidRDefault="0018604C"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18604C" w:rsidRDefault="0018604C" w:rsidP="00541B67">
                              <w:pPr>
                                <w:spacing w:before="60" w:line="254" w:lineRule="auto"/>
                                <w:jc w:val="center"/>
                                <w:rPr>
                                  <w:sz w:val="24"/>
                                  <w:szCs w:val="24"/>
                                </w:rPr>
                              </w:pPr>
                              <w:r>
                                <w:rPr>
                                  <w:rFonts w:eastAsia="Calibri"/>
                                  <w:color w:val="000000"/>
                                  <w:sz w:val="18"/>
                                  <w:szCs w:val="18"/>
                                </w:rPr>
                                <w:t>Scanner</w:t>
                              </w:r>
                            </w:p>
                            <w:p w14:paraId="1FC59E41" w14:textId="77777777" w:rsidR="0018604C" w:rsidRDefault="0018604C"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18604C" w:rsidRDefault="0018604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18604C" w:rsidRDefault="0018604C" w:rsidP="00541B67">
                              <w:pPr>
                                <w:spacing w:before="0" w:line="252" w:lineRule="auto"/>
                                <w:jc w:val="center"/>
                                <w:rPr>
                                  <w:sz w:val="24"/>
                                  <w:szCs w:val="24"/>
                                </w:rPr>
                              </w:pPr>
                            </w:p>
                            <w:p w14:paraId="1164C4DA" w14:textId="77777777" w:rsidR="0018604C" w:rsidRDefault="0018604C"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18604C" w:rsidRDefault="0018604C"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18604C" w:rsidRPr="00EF6288" w:rsidRDefault="0018604C"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18604C" w:rsidRDefault="0018604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18604C" w:rsidRDefault="0018604C"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18604C" w:rsidRDefault="0018604C"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18604C" w:rsidRPr="00E962F6" w:rsidRDefault="0018604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18604C" w:rsidRDefault="0018604C"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18604C" w:rsidRDefault="0018604C"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18604C" w:rsidRDefault="0018604C"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18604C" w:rsidRDefault="0018604C"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18604C" w:rsidRDefault="0018604C"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18604C" w:rsidRPr="00D2146B" w:rsidRDefault="0018604C"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18604C" w:rsidRPr="00D2146B" w:rsidRDefault="0018604C"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18604C" w:rsidRDefault="0018604C"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18604C" w:rsidRDefault="0018604C" w:rsidP="00541B67">
                        <w:pPr>
                          <w:spacing w:before="60" w:line="256" w:lineRule="auto"/>
                          <w:jc w:val="center"/>
                          <w:rPr>
                            <w:sz w:val="24"/>
                            <w:szCs w:val="24"/>
                          </w:rPr>
                        </w:pPr>
                        <w:r>
                          <w:rPr>
                            <w:rFonts w:eastAsia="Calibri"/>
                            <w:color w:val="000000"/>
                            <w:sz w:val="18"/>
                            <w:szCs w:val="18"/>
                          </w:rPr>
                          <w:t>Parser</w:t>
                        </w:r>
                      </w:p>
                      <w:p w14:paraId="738A4637" w14:textId="77777777" w:rsidR="0018604C" w:rsidRDefault="0018604C"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18604C" w:rsidRDefault="0018604C" w:rsidP="00541B67">
                        <w:pPr>
                          <w:spacing w:before="60" w:line="254" w:lineRule="auto"/>
                          <w:jc w:val="center"/>
                          <w:rPr>
                            <w:sz w:val="24"/>
                            <w:szCs w:val="24"/>
                          </w:rPr>
                        </w:pPr>
                        <w:r>
                          <w:rPr>
                            <w:rFonts w:eastAsia="Calibri"/>
                            <w:color w:val="000000"/>
                            <w:sz w:val="18"/>
                            <w:szCs w:val="18"/>
                          </w:rPr>
                          <w:t>Scanner</w:t>
                        </w:r>
                      </w:p>
                      <w:p w14:paraId="1FC59E41" w14:textId="77777777" w:rsidR="0018604C" w:rsidRDefault="0018604C"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18604C" w:rsidRDefault="0018604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18604C" w:rsidRDefault="0018604C" w:rsidP="00541B67">
                        <w:pPr>
                          <w:spacing w:before="0" w:line="252" w:lineRule="auto"/>
                          <w:jc w:val="center"/>
                          <w:rPr>
                            <w:sz w:val="24"/>
                            <w:szCs w:val="24"/>
                          </w:rPr>
                        </w:pPr>
                      </w:p>
                      <w:p w14:paraId="1164C4DA" w14:textId="77777777" w:rsidR="0018604C" w:rsidRDefault="0018604C"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18604C" w:rsidRDefault="0018604C"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18604C" w:rsidRPr="00EF6288" w:rsidRDefault="0018604C"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18604C" w:rsidRDefault="0018604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18604C" w:rsidRDefault="0018604C"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18604C" w:rsidRDefault="0018604C"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18604C" w:rsidRPr="00E962F6" w:rsidRDefault="0018604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18604C" w:rsidRDefault="0018604C"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18604C" w:rsidRDefault="0018604C"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18604C" w:rsidRDefault="0018604C"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18604C" w:rsidRDefault="0018604C"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18604C" w:rsidRDefault="0018604C"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9973B84">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18604C" w:rsidRDefault="0018604C" w:rsidP="007016BF">
                              <w:pPr>
                                <w:spacing w:before="60" w:after="0"/>
                                <w:jc w:val="center"/>
                                <w:rPr>
                                  <w:lang w:val="sv-SE"/>
                                </w:rPr>
                              </w:pPr>
                              <w:r>
                                <w:rPr>
                                  <w:lang w:val="sv-SE"/>
                                </w:rPr>
                                <w:t>Register Preparator</w:t>
                              </w:r>
                            </w:p>
                            <w:p w14:paraId="5B7E5EAE" w14:textId="77777777" w:rsidR="0018604C" w:rsidRPr="00C7380D" w:rsidRDefault="0018604C"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18604C" w:rsidRDefault="0018604C" w:rsidP="00F52895">
                              <w:pPr>
                                <w:spacing w:before="60" w:after="0"/>
                                <w:jc w:val="center"/>
                                <w:rPr>
                                  <w:lang w:val="sv-SE"/>
                                </w:rPr>
                              </w:pPr>
                              <w:r>
                                <w:rPr>
                                  <w:lang w:val="sv-SE"/>
                                </w:rPr>
                                <w:t>Register Allocator</w:t>
                              </w:r>
                            </w:p>
                            <w:p w14:paraId="49971E8A" w14:textId="77777777" w:rsidR="0018604C" w:rsidRDefault="0018604C"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18604C" w:rsidRPr="009C410A" w:rsidRDefault="0018604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18604C" w:rsidRPr="009C410A" w:rsidRDefault="0018604C"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18604C" w:rsidRDefault="0018604C"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18604C" w:rsidRDefault="0018604C"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18604C" w:rsidRDefault="0018604C" w:rsidP="007016BF">
                              <w:pPr>
                                <w:pStyle w:val="Normalwebb"/>
                                <w:spacing w:before="60" w:line="252" w:lineRule="auto"/>
                                <w:jc w:val="center"/>
                              </w:pPr>
                              <w:r>
                                <w:rPr>
                                  <w:rFonts w:eastAsia="Calibri"/>
                                  <w:sz w:val="22"/>
                                  <w:szCs w:val="22"/>
                                  <w:lang w:val="en-US"/>
                                </w:rPr>
                                <w:t>Object Code</w:t>
                              </w:r>
                            </w:p>
                            <w:p w14:paraId="774C3A6C" w14:textId="77777777" w:rsidR="0018604C" w:rsidRDefault="0018604C"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18604C" w:rsidRDefault="0018604C"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18604C" w:rsidRDefault="0018604C"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18604C" w:rsidRDefault="0018604C" w:rsidP="007016BF">
                        <w:pPr>
                          <w:spacing w:before="60" w:after="0"/>
                          <w:jc w:val="center"/>
                          <w:rPr>
                            <w:lang w:val="sv-SE"/>
                          </w:rPr>
                        </w:pPr>
                        <w:r>
                          <w:rPr>
                            <w:lang w:val="sv-SE"/>
                          </w:rPr>
                          <w:t>Register Preparator</w:t>
                        </w:r>
                      </w:p>
                      <w:p w14:paraId="5B7E5EAE" w14:textId="77777777" w:rsidR="0018604C" w:rsidRPr="00C7380D" w:rsidRDefault="0018604C"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18604C" w:rsidRDefault="0018604C" w:rsidP="00F52895">
                        <w:pPr>
                          <w:spacing w:before="60" w:after="0"/>
                          <w:jc w:val="center"/>
                          <w:rPr>
                            <w:lang w:val="sv-SE"/>
                          </w:rPr>
                        </w:pPr>
                        <w:r>
                          <w:rPr>
                            <w:lang w:val="sv-SE"/>
                          </w:rPr>
                          <w:t>Register Allocator</w:t>
                        </w:r>
                      </w:p>
                      <w:p w14:paraId="49971E8A" w14:textId="77777777" w:rsidR="0018604C" w:rsidRDefault="0018604C"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18604C" w:rsidRPr="009C410A" w:rsidRDefault="0018604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18604C" w:rsidRPr="009C410A" w:rsidRDefault="0018604C"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18604C" w:rsidRDefault="0018604C"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18604C" w:rsidRDefault="0018604C"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18604C" w:rsidRDefault="0018604C" w:rsidP="007016BF">
                        <w:pPr>
                          <w:pStyle w:val="Normalwebb"/>
                          <w:spacing w:before="60" w:line="252" w:lineRule="auto"/>
                          <w:jc w:val="center"/>
                        </w:pPr>
                        <w:r>
                          <w:rPr>
                            <w:rFonts w:eastAsia="Calibri"/>
                            <w:sz w:val="22"/>
                            <w:szCs w:val="22"/>
                            <w:lang w:val="en-US"/>
                          </w:rPr>
                          <w:t>Object Code</w:t>
                        </w:r>
                      </w:p>
                      <w:p w14:paraId="774C3A6C" w14:textId="77777777" w:rsidR="0018604C" w:rsidRDefault="0018604C"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18604C" w:rsidRDefault="0018604C"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18604C" w:rsidRDefault="0018604C"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noProof/>
            <w:rPrChange w:id="30" w:author="Stefan Bjornander" w:date="2015-04-26T09:43:00Z">
              <w:rPr>
                <w:rStyle w:val="CodeInText"/>
                <w:i w:val="0"/>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noProof/>
            <w:rPrChange w:id="54" w:author="Stefan Bjornander" w:date="2015-04-26T09:48:00Z">
              <w:rPr>
                <w:rStyle w:val="CodeInText"/>
                <w:i w:val="0"/>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noProof/>
            <w:rPrChange w:id="59" w:author="Stefan Bjornander" w:date="2015-04-26T09:48:00Z">
              <w:rPr>
                <w:rStyle w:val="CodeInText"/>
                <w:i w:val="0"/>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noProof/>
            <w:rPrChange w:id="105" w:author="Stefan Bjornander" w:date="2015-04-26T09:58:00Z">
              <w:rPr>
                <w:rStyle w:val="CodeInText"/>
                <w:i w:val="0"/>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noProof/>
            <w:rPrChange w:id="107" w:author="Stefan Bjornander" w:date="2015-04-26T09:58:00Z">
              <w:rPr>
                <w:rStyle w:val="CodeInText"/>
                <w:i w:val="0"/>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noProof/>
            <w:rPrChange w:id="129" w:author="Stefan Bjornander" w:date="2015-04-26T09:58:00Z">
              <w:rPr>
                <w:rStyle w:val="CodeInText"/>
                <w:i w:val="0"/>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noProof/>
            <w:rPrChange w:id="133" w:author="Stefan Bjornander" w:date="2015-04-26T09:58:00Z">
              <w:rPr>
                <w:rStyle w:val="CodeInText"/>
                <w:i w:val="0"/>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lastRenderedPageBreak/>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lastRenderedPageBreak/>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lastRenderedPageBreak/>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lastRenderedPageBreak/>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lastRenderedPageBreak/>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3FB1938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047F17">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Label and Goto Statement</w:t>
      </w:r>
      <w:bookmarkEnd w:id="147"/>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AE43D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047F17">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lastRenderedPageBreak/>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r w:rsidR="00C71031">
        <w:rPr>
          <w:highlight w:val="white"/>
        </w:rPr>
        <w:t>S</w:t>
      </w:r>
      <w:r>
        <w:rPr>
          <w:highlight w:val="white"/>
        </w:rPr>
        <w:t>izeof Expression</w:t>
      </w:r>
      <w:bookmarkEnd w:id="170"/>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lastRenderedPageBreak/>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lastRenderedPageBreak/>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lastRenderedPageBreak/>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31216BE2"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047F17">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lastRenderedPageBreak/>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lastRenderedPageBreak/>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lastRenderedPageBreak/>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t>Argument Expression List</w:t>
      </w:r>
      <w:bookmarkEnd w:id="179"/>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lastRenderedPageBreak/>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lastRenderedPageBreak/>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2C3DB7C"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047F17">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55D38510" w:rsidR="003141FA" w:rsidRPr="00EC76D5" w:rsidRDefault="002F35C1" w:rsidP="003141FA">
      <w:pPr>
        <w:pStyle w:val="Rubrik1"/>
      </w:pPr>
      <w:bookmarkStart w:id="182" w:name="_Toc49764374"/>
      <w:r>
        <w:lastRenderedPageBreak/>
        <w:t>Initializer</w:t>
      </w:r>
      <w:bookmarkEnd w:id="182"/>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w:t>
      </w:r>
      <w:r w:rsidR="00F26A06">
        <w:rPr>
          <w:highlight w:val="white"/>
        </w:rPr>
        <w:lastRenderedPageBreak/>
        <w:t xml:space="preserve">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lastRenderedPageBreak/>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lastRenderedPageBreak/>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lastRenderedPageBreak/>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lastRenderedPageBreak/>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7A762EC1" w:rsidR="0050082D"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123CBC6B" w14:textId="77777777" w:rsidR="008C458D" w:rsidRDefault="008C458D" w:rsidP="00EB50EE">
      <w:pPr>
        <w:pStyle w:val="Code"/>
      </w:pPr>
    </w:p>
    <w:p w14:paraId="23B4BE1A" w14:textId="77777777" w:rsidR="008C458D" w:rsidRDefault="008C458D" w:rsidP="00EB50EE">
      <w:pPr>
        <w:pStyle w:val="Code"/>
      </w:pPr>
    </w:p>
    <w:p w14:paraId="25F8C73D" w14:textId="77777777" w:rsidR="008C458D" w:rsidRDefault="008C458D" w:rsidP="00EB50EE">
      <w:pPr>
        <w:pStyle w:val="Code"/>
      </w:pPr>
    </w:p>
    <w:p w14:paraId="27E98E99" w14:textId="77777777" w:rsidR="008C458D" w:rsidRDefault="008C458D" w:rsidP="00EB50EE">
      <w:pPr>
        <w:pStyle w:val="Code"/>
      </w:pPr>
    </w:p>
    <w:p w14:paraId="7C10B316" w14:textId="77777777" w:rsidR="008C458D" w:rsidRDefault="008C458D" w:rsidP="00EB50EE">
      <w:pPr>
        <w:pStyle w:val="Code"/>
      </w:pPr>
    </w:p>
    <w:p w14:paraId="23553077" w14:textId="77777777" w:rsidR="008C458D" w:rsidRDefault="008C458D" w:rsidP="00EB50EE">
      <w:pPr>
        <w:pStyle w:val="Code"/>
      </w:pPr>
    </w:p>
    <w:p w14:paraId="72B60769" w14:textId="77777777" w:rsidR="008C458D" w:rsidRDefault="008C458D" w:rsidP="00EB50EE">
      <w:pPr>
        <w:pStyle w:val="Code"/>
      </w:pPr>
    </w:p>
    <w:p w14:paraId="6404E476" w14:textId="77777777" w:rsidR="008C458D" w:rsidRDefault="008C458D" w:rsidP="00EB50EE">
      <w:pPr>
        <w:pStyle w:val="Code"/>
      </w:pPr>
    </w:p>
    <w:p w14:paraId="406BDCF7" w14:textId="77777777" w:rsidR="008C458D" w:rsidRDefault="008C458D" w:rsidP="00EB50EE">
      <w:pPr>
        <w:pStyle w:val="Code"/>
      </w:pPr>
    </w:p>
    <w:p w14:paraId="3D4F1608" w14:textId="77777777" w:rsidR="008C458D" w:rsidRDefault="008C458D" w:rsidP="00EB50EE">
      <w:pPr>
        <w:pStyle w:val="Code"/>
      </w:pPr>
    </w:p>
    <w:p w14:paraId="73094E16" w14:textId="77777777" w:rsidR="008C458D" w:rsidRDefault="008C458D" w:rsidP="00EB50EE">
      <w:pPr>
        <w:pStyle w:val="Code"/>
      </w:pPr>
    </w:p>
    <w:p w14:paraId="3AF32EF4" w14:textId="77777777" w:rsidR="008C458D" w:rsidRDefault="008C458D" w:rsidP="00EB50EE">
      <w:pPr>
        <w:pStyle w:val="Code"/>
      </w:pPr>
    </w:p>
    <w:p w14:paraId="74A88C61" w14:textId="77777777" w:rsidR="008C458D" w:rsidRDefault="008C458D" w:rsidP="00EB50EE">
      <w:pPr>
        <w:pStyle w:val="Code"/>
      </w:pPr>
    </w:p>
    <w:p w14:paraId="0606D326" w14:textId="77777777" w:rsidR="008C458D" w:rsidRDefault="008C458D" w:rsidP="00EB50EE">
      <w:pPr>
        <w:pStyle w:val="Code"/>
      </w:pPr>
    </w:p>
    <w:p w14:paraId="5EE11812" w14:textId="77777777" w:rsidR="008C458D" w:rsidRDefault="008C458D" w:rsidP="00EB50EE">
      <w:pPr>
        <w:pStyle w:val="Code"/>
      </w:pPr>
    </w:p>
    <w:p w14:paraId="58BCF834" w14:textId="77777777" w:rsidR="008C458D" w:rsidRDefault="008C458D" w:rsidP="00EB50EE">
      <w:pPr>
        <w:pStyle w:val="Code"/>
      </w:pPr>
    </w:p>
    <w:p w14:paraId="3CA1BF23" w14:textId="77777777" w:rsidR="008C458D" w:rsidRDefault="008C458D" w:rsidP="00EB50EE">
      <w:pPr>
        <w:pStyle w:val="Code"/>
      </w:pPr>
    </w:p>
    <w:p w14:paraId="24865C6F" w14:textId="77777777" w:rsidR="008C458D" w:rsidRDefault="008C458D" w:rsidP="00EB50EE">
      <w:pPr>
        <w:pStyle w:val="Code"/>
      </w:pPr>
    </w:p>
    <w:p w14:paraId="5725B5BE" w14:textId="77777777" w:rsidR="008C458D" w:rsidRDefault="008C458D" w:rsidP="00EB50EE">
      <w:pPr>
        <w:pStyle w:val="Code"/>
      </w:pPr>
    </w:p>
    <w:p w14:paraId="6953DA0F" w14:textId="77777777" w:rsidR="008C458D" w:rsidRDefault="008C458D" w:rsidP="00EB50EE">
      <w:pPr>
        <w:pStyle w:val="Code"/>
      </w:pPr>
    </w:p>
    <w:p w14:paraId="7153C20C" w14:textId="77777777" w:rsidR="008C458D" w:rsidRDefault="008C458D" w:rsidP="00EB50EE">
      <w:pPr>
        <w:pStyle w:val="Code"/>
      </w:pPr>
    </w:p>
    <w:p w14:paraId="2FD65EED" w14:textId="77777777" w:rsidR="008C458D" w:rsidRDefault="008C458D" w:rsidP="00EB50EE">
      <w:pPr>
        <w:pStyle w:val="Code"/>
      </w:pPr>
    </w:p>
    <w:p w14:paraId="19A33546" w14:textId="77777777" w:rsidR="008C458D" w:rsidRDefault="008C458D" w:rsidP="00EB50EE">
      <w:pPr>
        <w:pStyle w:val="Code"/>
      </w:pPr>
    </w:p>
    <w:p w14:paraId="1009EB8C" w14:textId="77777777" w:rsidR="008C458D" w:rsidRDefault="008C458D" w:rsidP="00EB50EE">
      <w:pPr>
        <w:pStyle w:val="Code"/>
      </w:pPr>
    </w:p>
    <w:p w14:paraId="389469D5" w14:textId="77777777" w:rsidR="008C458D" w:rsidRDefault="008C458D" w:rsidP="00EB50EE">
      <w:pPr>
        <w:pStyle w:val="Code"/>
      </w:pPr>
    </w:p>
    <w:p w14:paraId="74BC16D9" w14:textId="77777777" w:rsidR="008C458D" w:rsidRDefault="008C458D" w:rsidP="00EB50EE">
      <w:pPr>
        <w:pStyle w:val="Code"/>
      </w:pPr>
    </w:p>
    <w:p w14:paraId="2A6060AC" w14:textId="77777777" w:rsidR="008C458D" w:rsidRDefault="008C458D" w:rsidP="00EB50EE">
      <w:pPr>
        <w:pStyle w:val="Code"/>
      </w:pPr>
    </w:p>
    <w:p w14:paraId="3BA9F8A9" w14:textId="77777777" w:rsidR="008C458D" w:rsidRDefault="008C458D" w:rsidP="00EB50EE">
      <w:pPr>
        <w:pStyle w:val="Code"/>
      </w:pPr>
    </w:p>
    <w:p w14:paraId="7C81BF3F" w14:textId="77777777" w:rsidR="008C458D" w:rsidRDefault="008C458D" w:rsidP="00EB50EE">
      <w:pPr>
        <w:pStyle w:val="Code"/>
      </w:pPr>
    </w:p>
    <w:p w14:paraId="514FFC84" w14:textId="77777777" w:rsidR="008C458D" w:rsidRDefault="008C458D" w:rsidP="00EB50EE">
      <w:pPr>
        <w:pStyle w:val="Code"/>
      </w:pPr>
    </w:p>
    <w:p w14:paraId="382BE641" w14:textId="77777777" w:rsidR="008C458D" w:rsidRDefault="008C458D" w:rsidP="00EB50EE">
      <w:pPr>
        <w:pStyle w:val="Code"/>
      </w:pPr>
    </w:p>
    <w:p w14:paraId="677BE1E9" w14:textId="77777777" w:rsidR="008C458D" w:rsidRDefault="008C458D" w:rsidP="00EB50EE">
      <w:pPr>
        <w:pStyle w:val="Code"/>
      </w:pPr>
    </w:p>
    <w:p w14:paraId="27DB193F" w14:textId="77777777" w:rsidR="008C458D" w:rsidRDefault="008C458D" w:rsidP="00EB50EE">
      <w:pPr>
        <w:pStyle w:val="Code"/>
      </w:pPr>
    </w:p>
    <w:p w14:paraId="70A00372" w14:textId="77777777" w:rsidR="008C458D" w:rsidRDefault="008C458D" w:rsidP="00EB50EE">
      <w:pPr>
        <w:pStyle w:val="Code"/>
      </w:pPr>
    </w:p>
    <w:p w14:paraId="346C1039" w14:textId="77777777" w:rsidR="008C458D" w:rsidRDefault="008C458D" w:rsidP="00EB50EE">
      <w:pPr>
        <w:pStyle w:val="Code"/>
      </w:pPr>
    </w:p>
    <w:p w14:paraId="0033C75A" w14:textId="77777777" w:rsidR="008C458D" w:rsidRDefault="008C458D" w:rsidP="00EB50EE">
      <w:pPr>
        <w:pStyle w:val="Code"/>
      </w:pPr>
    </w:p>
    <w:p w14:paraId="345CE0BC" w14:textId="77777777" w:rsidR="008C458D" w:rsidRDefault="008C458D" w:rsidP="00EB50EE">
      <w:pPr>
        <w:pStyle w:val="Code"/>
      </w:pPr>
    </w:p>
    <w:p w14:paraId="5B3AE024" w14:textId="77777777" w:rsidR="008C458D" w:rsidRDefault="008C458D" w:rsidP="00EB50EE">
      <w:pPr>
        <w:pStyle w:val="Code"/>
      </w:pPr>
    </w:p>
    <w:p w14:paraId="5EC3CD5C" w14:textId="77777777" w:rsidR="008C458D" w:rsidRDefault="008C458D" w:rsidP="00EB50EE">
      <w:pPr>
        <w:pStyle w:val="Code"/>
      </w:pPr>
    </w:p>
    <w:p w14:paraId="5474E0B2" w14:textId="77777777" w:rsidR="008C458D" w:rsidRDefault="008C458D" w:rsidP="00EB50EE">
      <w:pPr>
        <w:pStyle w:val="Code"/>
      </w:pPr>
    </w:p>
    <w:p w14:paraId="116C5E8E" w14:textId="77777777" w:rsidR="008C458D" w:rsidRDefault="008C458D" w:rsidP="00EB50EE">
      <w:pPr>
        <w:pStyle w:val="Code"/>
      </w:pPr>
    </w:p>
    <w:p w14:paraId="5192C697" w14:textId="77777777" w:rsidR="008C458D" w:rsidRDefault="008C458D" w:rsidP="00EB50EE">
      <w:pPr>
        <w:pStyle w:val="Code"/>
      </w:pPr>
    </w:p>
    <w:p w14:paraId="5DBA8486" w14:textId="77777777" w:rsidR="008C458D" w:rsidRDefault="008C458D" w:rsidP="00EB50EE">
      <w:pPr>
        <w:pStyle w:val="Code"/>
      </w:pPr>
    </w:p>
    <w:p w14:paraId="2319B9EB" w14:textId="77777777" w:rsidR="008C458D" w:rsidRDefault="008C458D" w:rsidP="00EB50EE">
      <w:pPr>
        <w:pStyle w:val="Code"/>
      </w:pPr>
    </w:p>
    <w:p w14:paraId="2E18427C" w14:textId="77777777" w:rsidR="008C458D" w:rsidRDefault="008C458D" w:rsidP="00EB50EE">
      <w:pPr>
        <w:pStyle w:val="Code"/>
      </w:pPr>
    </w:p>
    <w:p w14:paraId="76F026EE" w14:textId="77777777" w:rsidR="008C458D" w:rsidRDefault="008C458D" w:rsidP="00EB50EE">
      <w:pPr>
        <w:pStyle w:val="Code"/>
      </w:pPr>
    </w:p>
    <w:p w14:paraId="39A11210" w14:textId="77777777" w:rsidR="008C458D" w:rsidRDefault="008C458D" w:rsidP="00EB50EE">
      <w:pPr>
        <w:pStyle w:val="Code"/>
      </w:pPr>
    </w:p>
    <w:p w14:paraId="49E4E7B0" w14:textId="77777777" w:rsidR="008C458D" w:rsidRDefault="008C458D" w:rsidP="00EB50EE">
      <w:pPr>
        <w:pStyle w:val="Code"/>
      </w:pPr>
    </w:p>
    <w:p w14:paraId="24C35362" w14:textId="77777777" w:rsidR="008C458D" w:rsidRDefault="008C458D" w:rsidP="00EB50EE">
      <w:pPr>
        <w:pStyle w:val="Code"/>
      </w:pPr>
    </w:p>
    <w:p w14:paraId="07BEC03F" w14:textId="77777777" w:rsidR="008C458D" w:rsidRDefault="008C458D" w:rsidP="00EB50EE">
      <w:pPr>
        <w:pStyle w:val="Code"/>
      </w:pP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7BD6C8E8" w:rsidR="00370480" w:rsidRDefault="00370480" w:rsidP="00AC74F8">
      <w:r>
        <w:t xml:space="preserve">When the parsing reaches point </w:t>
      </w:r>
      <w:r w:rsidRPr="00B85889">
        <w:rPr>
          <w:rStyle w:val="KeyWord0"/>
        </w:rPr>
        <w:t>p</w:t>
      </w:r>
      <w:r>
        <w:t xml:space="preserve">, the symbol table has the following </w:t>
      </w:r>
      <w:r w:rsidR="0053189F">
        <w:t xml:space="preserve">form.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search </w:t>
      </w:r>
      <w:r w:rsidR="00A134C2">
        <w:t>up through the hierarchy</w:t>
      </w:r>
      <w:r w:rsidR="00DD7081">
        <w:t xml:space="preserve"> until we found a symbol with the given name or the </w:t>
      </w:r>
      <w:r w:rsidR="0032247A">
        <w:t>parent symbol reference is null, which it is in 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9D306E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18604C" w:rsidRPr="00D2146B" w:rsidRDefault="0018604C" w:rsidP="0050082D">
                              <w:pPr>
                                <w:spacing w:before="0" w:after="0"/>
                                <w:rPr>
                                  <w:sz w:val="18"/>
                                  <w:szCs w:val="18"/>
                                  <w:lang w:val="sv-SE"/>
                                </w:rPr>
                              </w:pPr>
                              <w:r>
                                <w:rPr>
                                  <w:sz w:val="18"/>
                                  <w:szCs w:val="18"/>
                                  <w:lang w:val="sv-SE"/>
                                </w:rPr>
                                <w:t>Static int globalInt</w:t>
                              </w:r>
                            </w:p>
                            <w:p w14:paraId="69A6032C" w14:textId="768161F7" w:rsidR="0018604C" w:rsidRDefault="0018604C" w:rsidP="0050082D">
                              <w:pPr>
                                <w:spacing w:before="0" w:after="0"/>
                                <w:rPr>
                                  <w:sz w:val="18"/>
                                  <w:szCs w:val="18"/>
                                  <w:lang w:val="sv-SE"/>
                                </w:rPr>
                              </w:pPr>
                              <w:r>
                                <w:rPr>
                                  <w:sz w:val="18"/>
                                  <w:szCs w:val="18"/>
                                  <w:lang w:val="sv-SE"/>
                                </w:rPr>
                                <w:t>Static int i</w:t>
                              </w:r>
                            </w:p>
                            <w:p w14:paraId="65DC2C71" w14:textId="7AEEED2D" w:rsidR="0018604C" w:rsidRDefault="0018604C" w:rsidP="0050082D">
                              <w:pPr>
                                <w:spacing w:before="0" w:after="0"/>
                                <w:rPr>
                                  <w:sz w:val="18"/>
                                  <w:szCs w:val="18"/>
                                  <w:lang w:val="sv-SE"/>
                                </w:rPr>
                              </w:pPr>
                            </w:p>
                            <w:p w14:paraId="3B0DD407" w14:textId="21D67AC3" w:rsidR="0018604C" w:rsidRPr="001B6705" w:rsidRDefault="0018604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18604C" w:rsidRPr="00D2146B" w:rsidRDefault="0018604C"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18604C" w:rsidRPr="00D2146B" w:rsidRDefault="0018604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18604C" w:rsidRDefault="0018604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18604C" w:rsidRPr="00D2146B" w:rsidRDefault="0018604C" w:rsidP="0050082D">
                              <w:pPr>
                                <w:spacing w:before="0" w:after="0" w:line="256" w:lineRule="auto"/>
                                <w:rPr>
                                  <w:sz w:val="18"/>
                                  <w:szCs w:val="18"/>
                                </w:rPr>
                              </w:pPr>
                              <w:r>
                                <w:rPr>
                                  <w:sz w:val="18"/>
                                  <w:szCs w:val="18"/>
                                </w:rPr>
                                <w:t>Auto mainChar : char</w:t>
                              </w:r>
                            </w:p>
                            <w:p w14:paraId="302437A3" w14:textId="77777777" w:rsidR="0018604C" w:rsidRDefault="0018604C" w:rsidP="0050082D">
                              <w:pPr>
                                <w:spacing w:before="0" w:after="0" w:line="256" w:lineRule="auto"/>
                                <w:rPr>
                                  <w:rFonts w:eastAsia="Calibri"/>
                                  <w:color w:val="000000"/>
                                  <w:sz w:val="18"/>
                                  <w:szCs w:val="18"/>
                                </w:rPr>
                              </w:pPr>
                            </w:p>
                            <w:p w14:paraId="71CC6A80" w14:textId="77C30F45" w:rsidR="0018604C" w:rsidRPr="00D2146B" w:rsidRDefault="0018604C" w:rsidP="008C458D">
                              <w:pPr>
                                <w:spacing w:before="0" w:after="0" w:line="256" w:lineRule="auto"/>
                                <w:rPr>
                                  <w:sz w:val="18"/>
                                  <w:szCs w:val="18"/>
                                </w:rPr>
                              </w:pPr>
                              <w:r>
                                <w:rPr>
                                  <w:rFonts w:eastAsia="Calibri"/>
                                  <w:color w:val="000000"/>
                                  <w:sz w:val="18"/>
                                  <w:szCs w:val="18"/>
                                </w:rPr>
                                <w:t>m_parentTable</w:t>
                              </w:r>
                            </w:p>
                            <w:p w14:paraId="4A1EB75F" w14:textId="77777777" w:rsidR="0018604C" w:rsidRPr="00D2146B" w:rsidRDefault="0018604C" w:rsidP="0050082D">
                              <w:pPr>
                                <w:spacing w:before="0" w:after="0" w:line="256" w:lineRule="auto"/>
                                <w:rPr>
                                  <w:sz w:val="18"/>
                                  <w:szCs w:val="18"/>
                                </w:rPr>
                              </w:pPr>
                              <w:r w:rsidRPr="00D2146B">
                                <w:rPr>
                                  <w:rFonts w:eastAsia="Calibri"/>
                                  <w:color w:val="000000"/>
                                  <w:sz w:val="18"/>
                                  <w:szCs w:val="18"/>
                                </w:rPr>
                                <w:t> </w:t>
                              </w:r>
                            </w:p>
                            <w:p w14:paraId="176D8F8E" w14:textId="77777777" w:rsidR="0018604C" w:rsidRPr="00D2146B" w:rsidRDefault="0018604C"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18604C" w:rsidRPr="00D2146B" w:rsidRDefault="0018604C"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18604C" w:rsidRPr="00D2146B" w:rsidRDefault="0018604C" w:rsidP="0050082D">
                              <w:pPr>
                                <w:spacing w:before="0" w:after="0" w:line="254" w:lineRule="auto"/>
                                <w:rPr>
                                  <w:sz w:val="18"/>
                                  <w:szCs w:val="18"/>
                                </w:rPr>
                              </w:pPr>
                              <w:r>
                                <w:rPr>
                                  <w:rFonts w:eastAsia="Calibri"/>
                                  <w:color w:val="000000"/>
                                  <w:sz w:val="18"/>
                                  <w:szCs w:val="18"/>
                                </w:rPr>
                                <w:t>auto int i</w:t>
                              </w:r>
                            </w:p>
                            <w:p w14:paraId="1EB866A9" w14:textId="57278A33" w:rsidR="0018604C" w:rsidRDefault="0018604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18604C" w:rsidRDefault="0018604C" w:rsidP="00073BF2">
                              <w:pPr>
                                <w:spacing w:before="0" w:after="0" w:line="254" w:lineRule="auto"/>
                                <w:rPr>
                                  <w:rFonts w:eastAsia="Calibri"/>
                                  <w:color w:val="000000"/>
                                  <w:sz w:val="18"/>
                                  <w:szCs w:val="18"/>
                                </w:rPr>
                              </w:pPr>
                            </w:p>
                            <w:p w14:paraId="55FF5C13" w14:textId="77777777" w:rsidR="0018604C" w:rsidRPr="00D2146B" w:rsidRDefault="0018604C" w:rsidP="00073BF2">
                              <w:pPr>
                                <w:spacing w:before="0" w:after="0" w:line="256" w:lineRule="auto"/>
                                <w:rPr>
                                  <w:sz w:val="18"/>
                                  <w:szCs w:val="18"/>
                                </w:rPr>
                              </w:pPr>
                              <w:r>
                                <w:rPr>
                                  <w:rFonts w:eastAsia="Calibri"/>
                                  <w:color w:val="000000"/>
                                  <w:sz w:val="18"/>
                                  <w:szCs w:val="18"/>
                                </w:rPr>
                                <w:t>m_parentTable</w:t>
                              </w:r>
                            </w:p>
                            <w:p w14:paraId="20CF0F08" w14:textId="77777777" w:rsidR="0018604C" w:rsidRPr="00D2146B" w:rsidRDefault="0018604C" w:rsidP="00073BF2">
                              <w:pPr>
                                <w:spacing w:before="0" w:after="0" w:line="254" w:lineRule="auto"/>
                                <w:rPr>
                                  <w:sz w:val="18"/>
                                  <w:szCs w:val="18"/>
                                </w:rPr>
                              </w:pPr>
                            </w:p>
                            <w:p w14:paraId="2347329E" w14:textId="77777777" w:rsidR="0018604C" w:rsidRPr="00D2146B" w:rsidRDefault="0018604C" w:rsidP="0050082D">
                              <w:pPr>
                                <w:spacing w:before="0" w:after="0" w:line="254" w:lineRule="auto"/>
                                <w:rPr>
                                  <w:sz w:val="18"/>
                                  <w:szCs w:val="18"/>
                                </w:rPr>
                              </w:pPr>
                              <w:r w:rsidRPr="00D2146B">
                                <w:rPr>
                                  <w:rFonts w:eastAsia="Calibri"/>
                                  <w:color w:val="000000"/>
                                  <w:sz w:val="18"/>
                                  <w:szCs w:val="18"/>
                                </w:rPr>
                                <w:t> </w:t>
                              </w:r>
                            </w:p>
                            <w:p w14:paraId="7D6DAD56" w14:textId="77777777" w:rsidR="0018604C" w:rsidRPr="00D2146B" w:rsidRDefault="0018604C"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18604C" w:rsidRPr="00D2146B" w:rsidRDefault="0018604C"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18604C" w:rsidRPr="00100F82" w:rsidRDefault="0018604C" w:rsidP="00100F82">
                              <w:pPr>
                                <w:spacing w:before="0" w:after="0"/>
                                <w:rPr>
                                  <w:sz w:val="18"/>
                                  <w:szCs w:val="18"/>
                                </w:rPr>
                              </w:pPr>
                              <w:r w:rsidRPr="00100F82">
                                <w:rPr>
                                  <w:sz w:val="18"/>
                                  <w:szCs w:val="18"/>
                                </w:rPr>
                                <w:t>auto int i</w:t>
                              </w:r>
                            </w:p>
                            <w:p w14:paraId="5D0A676C" w14:textId="673BC4F3" w:rsidR="0018604C" w:rsidRPr="00100F82" w:rsidRDefault="0018604C" w:rsidP="00100F82">
                              <w:pPr>
                                <w:spacing w:before="0" w:after="0"/>
                                <w:rPr>
                                  <w:sz w:val="18"/>
                                  <w:szCs w:val="18"/>
                                </w:rPr>
                              </w:pPr>
                              <w:r w:rsidRPr="00100F82">
                                <w:rPr>
                                  <w:sz w:val="18"/>
                                  <w:szCs w:val="18"/>
                                </w:rPr>
                                <w:t>auto double blockDouble</w:t>
                              </w:r>
                            </w:p>
                            <w:p w14:paraId="5B01AFF6" w14:textId="77777777" w:rsidR="0018604C" w:rsidRDefault="0018604C" w:rsidP="00100F82">
                              <w:pPr>
                                <w:spacing w:before="0" w:after="0" w:line="256" w:lineRule="auto"/>
                                <w:rPr>
                                  <w:rFonts w:eastAsia="Calibri"/>
                                  <w:color w:val="000000"/>
                                  <w:sz w:val="18"/>
                                  <w:szCs w:val="18"/>
                                </w:rPr>
                              </w:pPr>
                            </w:p>
                            <w:p w14:paraId="35EF25BA" w14:textId="6D9A7EDC" w:rsidR="0018604C" w:rsidRPr="00D2146B" w:rsidRDefault="0018604C" w:rsidP="00100F82">
                              <w:pPr>
                                <w:spacing w:before="0" w:after="0" w:line="256" w:lineRule="auto"/>
                                <w:rPr>
                                  <w:sz w:val="18"/>
                                  <w:szCs w:val="18"/>
                                </w:rPr>
                              </w:pPr>
                              <w:r>
                                <w:rPr>
                                  <w:rFonts w:eastAsia="Calibri"/>
                                  <w:color w:val="000000"/>
                                  <w:sz w:val="18"/>
                                  <w:szCs w:val="18"/>
                                </w:rPr>
                                <w:t>m_parentTable</w:t>
                              </w:r>
                            </w:p>
                            <w:p w14:paraId="274031CF" w14:textId="32871C06" w:rsidR="0018604C" w:rsidRDefault="0018604C"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18604C" w:rsidRDefault="0018604C"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18604C" w:rsidRDefault="0018604C" w:rsidP="00D44BB8">
                              <w:pPr>
                                <w:spacing w:line="252" w:lineRule="auto"/>
                              </w:pPr>
                              <w:r>
                                <w:rPr>
                                  <w:rFonts w:eastAsia="Calibri"/>
                                  <w:color w:val="000000"/>
                                  <w:sz w:val="18"/>
                                  <w:szCs w:val="18"/>
                                </w:rPr>
                                <w:t>SymbolTable.CurrentTable</w:t>
                              </w:r>
                            </w:p>
                            <w:p w14:paraId="332537CB" w14:textId="66AB52F1" w:rsidR="0018604C" w:rsidRDefault="0018604C" w:rsidP="00D44BB8">
                              <w:pPr>
                                <w:spacing w:line="252" w:lineRule="auto"/>
                              </w:pPr>
                            </w:p>
                            <w:p w14:paraId="35DA4169" w14:textId="77777777" w:rsidR="0018604C" w:rsidRDefault="0018604C"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18604C" w:rsidRPr="00610E6C" w:rsidRDefault="0018604C"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18604C" w:rsidRPr="00D2146B" w:rsidRDefault="0018604C" w:rsidP="0050082D">
                        <w:pPr>
                          <w:spacing w:before="0" w:after="0"/>
                          <w:rPr>
                            <w:sz w:val="18"/>
                            <w:szCs w:val="18"/>
                            <w:lang w:val="sv-SE"/>
                          </w:rPr>
                        </w:pPr>
                        <w:r>
                          <w:rPr>
                            <w:sz w:val="18"/>
                            <w:szCs w:val="18"/>
                            <w:lang w:val="sv-SE"/>
                          </w:rPr>
                          <w:t>Static int globalInt</w:t>
                        </w:r>
                      </w:p>
                      <w:p w14:paraId="69A6032C" w14:textId="768161F7" w:rsidR="0018604C" w:rsidRDefault="0018604C" w:rsidP="0050082D">
                        <w:pPr>
                          <w:spacing w:before="0" w:after="0"/>
                          <w:rPr>
                            <w:sz w:val="18"/>
                            <w:szCs w:val="18"/>
                            <w:lang w:val="sv-SE"/>
                          </w:rPr>
                        </w:pPr>
                        <w:r>
                          <w:rPr>
                            <w:sz w:val="18"/>
                            <w:szCs w:val="18"/>
                            <w:lang w:val="sv-SE"/>
                          </w:rPr>
                          <w:t>Static int i</w:t>
                        </w:r>
                      </w:p>
                      <w:p w14:paraId="65DC2C71" w14:textId="7AEEED2D" w:rsidR="0018604C" w:rsidRDefault="0018604C" w:rsidP="0050082D">
                        <w:pPr>
                          <w:spacing w:before="0" w:after="0"/>
                          <w:rPr>
                            <w:sz w:val="18"/>
                            <w:szCs w:val="18"/>
                            <w:lang w:val="sv-SE"/>
                          </w:rPr>
                        </w:pPr>
                      </w:p>
                      <w:p w14:paraId="3B0DD407" w14:textId="21D67AC3" w:rsidR="0018604C" w:rsidRPr="001B6705" w:rsidRDefault="0018604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18604C" w:rsidRPr="00D2146B" w:rsidRDefault="0018604C"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18604C" w:rsidRPr="00D2146B" w:rsidRDefault="0018604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18604C" w:rsidRDefault="0018604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18604C" w:rsidRPr="00D2146B" w:rsidRDefault="0018604C" w:rsidP="0050082D">
                        <w:pPr>
                          <w:spacing w:before="0" w:after="0" w:line="256" w:lineRule="auto"/>
                          <w:rPr>
                            <w:sz w:val="18"/>
                            <w:szCs w:val="18"/>
                          </w:rPr>
                        </w:pPr>
                        <w:r>
                          <w:rPr>
                            <w:sz w:val="18"/>
                            <w:szCs w:val="18"/>
                          </w:rPr>
                          <w:t>Auto mainChar : char</w:t>
                        </w:r>
                      </w:p>
                      <w:p w14:paraId="302437A3" w14:textId="77777777" w:rsidR="0018604C" w:rsidRDefault="0018604C" w:rsidP="0050082D">
                        <w:pPr>
                          <w:spacing w:before="0" w:after="0" w:line="256" w:lineRule="auto"/>
                          <w:rPr>
                            <w:rFonts w:eastAsia="Calibri"/>
                            <w:color w:val="000000"/>
                            <w:sz w:val="18"/>
                            <w:szCs w:val="18"/>
                          </w:rPr>
                        </w:pPr>
                      </w:p>
                      <w:p w14:paraId="71CC6A80" w14:textId="77C30F45" w:rsidR="0018604C" w:rsidRPr="00D2146B" w:rsidRDefault="0018604C" w:rsidP="008C458D">
                        <w:pPr>
                          <w:spacing w:before="0" w:after="0" w:line="256" w:lineRule="auto"/>
                          <w:rPr>
                            <w:sz w:val="18"/>
                            <w:szCs w:val="18"/>
                          </w:rPr>
                        </w:pPr>
                        <w:r>
                          <w:rPr>
                            <w:rFonts w:eastAsia="Calibri"/>
                            <w:color w:val="000000"/>
                            <w:sz w:val="18"/>
                            <w:szCs w:val="18"/>
                          </w:rPr>
                          <w:t>m_parentTable</w:t>
                        </w:r>
                      </w:p>
                      <w:p w14:paraId="4A1EB75F" w14:textId="77777777" w:rsidR="0018604C" w:rsidRPr="00D2146B" w:rsidRDefault="0018604C" w:rsidP="0050082D">
                        <w:pPr>
                          <w:spacing w:before="0" w:after="0" w:line="256" w:lineRule="auto"/>
                          <w:rPr>
                            <w:sz w:val="18"/>
                            <w:szCs w:val="18"/>
                          </w:rPr>
                        </w:pPr>
                        <w:r w:rsidRPr="00D2146B">
                          <w:rPr>
                            <w:rFonts w:eastAsia="Calibri"/>
                            <w:color w:val="000000"/>
                            <w:sz w:val="18"/>
                            <w:szCs w:val="18"/>
                          </w:rPr>
                          <w:t> </w:t>
                        </w:r>
                      </w:p>
                      <w:p w14:paraId="176D8F8E" w14:textId="77777777" w:rsidR="0018604C" w:rsidRPr="00D2146B" w:rsidRDefault="0018604C"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18604C" w:rsidRPr="00D2146B" w:rsidRDefault="0018604C"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18604C" w:rsidRPr="00D2146B" w:rsidRDefault="0018604C" w:rsidP="0050082D">
                        <w:pPr>
                          <w:spacing w:before="0" w:after="0" w:line="254" w:lineRule="auto"/>
                          <w:rPr>
                            <w:sz w:val="18"/>
                            <w:szCs w:val="18"/>
                          </w:rPr>
                        </w:pPr>
                        <w:r>
                          <w:rPr>
                            <w:rFonts w:eastAsia="Calibri"/>
                            <w:color w:val="000000"/>
                            <w:sz w:val="18"/>
                            <w:szCs w:val="18"/>
                          </w:rPr>
                          <w:t>auto int i</w:t>
                        </w:r>
                      </w:p>
                      <w:p w14:paraId="1EB866A9" w14:textId="57278A33" w:rsidR="0018604C" w:rsidRDefault="0018604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18604C" w:rsidRDefault="0018604C" w:rsidP="00073BF2">
                        <w:pPr>
                          <w:spacing w:before="0" w:after="0" w:line="254" w:lineRule="auto"/>
                          <w:rPr>
                            <w:rFonts w:eastAsia="Calibri"/>
                            <w:color w:val="000000"/>
                            <w:sz w:val="18"/>
                            <w:szCs w:val="18"/>
                          </w:rPr>
                        </w:pPr>
                      </w:p>
                      <w:p w14:paraId="55FF5C13" w14:textId="77777777" w:rsidR="0018604C" w:rsidRPr="00D2146B" w:rsidRDefault="0018604C" w:rsidP="00073BF2">
                        <w:pPr>
                          <w:spacing w:before="0" w:after="0" w:line="256" w:lineRule="auto"/>
                          <w:rPr>
                            <w:sz w:val="18"/>
                            <w:szCs w:val="18"/>
                          </w:rPr>
                        </w:pPr>
                        <w:r>
                          <w:rPr>
                            <w:rFonts w:eastAsia="Calibri"/>
                            <w:color w:val="000000"/>
                            <w:sz w:val="18"/>
                            <w:szCs w:val="18"/>
                          </w:rPr>
                          <w:t>m_parentTable</w:t>
                        </w:r>
                      </w:p>
                      <w:p w14:paraId="20CF0F08" w14:textId="77777777" w:rsidR="0018604C" w:rsidRPr="00D2146B" w:rsidRDefault="0018604C" w:rsidP="00073BF2">
                        <w:pPr>
                          <w:spacing w:before="0" w:after="0" w:line="254" w:lineRule="auto"/>
                          <w:rPr>
                            <w:sz w:val="18"/>
                            <w:szCs w:val="18"/>
                          </w:rPr>
                        </w:pPr>
                      </w:p>
                      <w:p w14:paraId="2347329E" w14:textId="77777777" w:rsidR="0018604C" w:rsidRPr="00D2146B" w:rsidRDefault="0018604C" w:rsidP="0050082D">
                        <w:pPr>
                          <w:spacing w:before="0" w:after="0" w:line="254" w:lineRule="auto"/>
                          <w:rPr>
                            <w:sz w:val="18"/>
                            <w:szCs w:val="18"/>
                          </w:rPr>
                        </w:pPr>
                        <w:r w:rsidRPr="00D2146B">
                          <w:rPr>
                            <w:rFonts w:eastAsia="Calibri"/>
                            <w:color w:val="000000"/>
                            <w:sz w:val="18"/>
                            <w:szCs w:val="18"/>
                          </w:rPr>
                          <w:t> </w:t>
                        </w:r>
                      </w:p>
                      <w:p w14:paraId="7D6DAD56" w14:textId="77777777" w:rsidR="0018604C" w:rsidRPr="00D2146B" w:rsidRDefault="0018604C"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18604C" w:rsidRPr="00D2146B" w:rsidRDefault="0018604C"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18604C" w:rsidRPr="00100F82" w:rsidRDefault="0018604C" w:rsidP="00100F82">
                        <w:pPr>
                          <w:spacing w:before="0" w:after="0"/>
                          <w:rPr>
                            <w:sz w:val="18"/>
                            <w:szCs w:val="18"/>
                          </w:rPr>
                        </w:pPr>
                        <w:r w:rsidRPr="00100F82">
                          <w:rPr>
                            <w:sz w:val="18"/>
                            <w:szCs w:val="18"/>
                          </w:rPr>
                          <w:t>auto int i</w:t>
                        </w:r>
                      </w:p>
                      <w:p w14:paraId="5D0A676C" w14:textId="673BC4F3" w:rsidR="0018604C" w:rsidRPr="00100F82" w:rsidRDefault="0018604C" w:rsidP="00100F82">
                        <w:pPr>
                          <w:spacing w:before="0" w:after="0"/>
                          <w:rPr>
                            <w:sz w:val="18"/>
                            <w:szCs w:val="18"/>
                          </w:rPr>
                        </w:pPr>
                        <w:r w:rsidRPr="00100F82">
                          <w:rPr>
                            <w:sz w:val="18"/>
                            <w:szCs w:val="18"/>
                          </w:rPr>
                          <w:t>auto double blockDouble</w:t>
                        </w:r>
                      </w:p>
                      <w:p w14:paraId="5B01AFF6" w14:textId="77777777" w:rsidR="0018604C" w:rsidRDefault="0018604C" w:rsidP="00100F82">
                        <w:pPr>
                          <w:spacing w:before="0" w:after="0" w:line="256" w:lineRule="auto"/>
                          <w:rPr>
                            <w:rFonts w:eastAsia="Calibri"/>
                            <w:color w:val="000000"/>
                            <w:sz w:val="18"/>
                            <w:szCs w:val="18"/>
                          </w:rPr>
                        </w:pPr>
                      </w:p>
                      <w:p w14:paraId="35EF25BA" w14:textId="6D9A7EDC" w:rsidR="0018604C" w:rsidRPr="00D2146B" w:rsidRDefault="0018604C" w:rsidP="00100F82">
                        <w:pPr>
                          <w:spacing w:before="0" w:after="0" w:line="256" w:lineRule="auto"/>
                          <w:rPr>
                            <w:sz w:val="18"/>
                            <w:szCs w:val="18"/>
                          </w:rPr>
                        </w:pPr>
                        <w:r>
                          <w:rPr>
                            <w:rFonts w:eastAsia="Calibri"/>
                            <w:color w:val="000000"/>
                            <w:sz w:val="18"/>
                            <w:szCs w:val="18"/>
                          </w:rPr>
                          <w:t>m_parentTable</w:t>
                        </w:r>
                      </w:p>
                      <w:p w14:paraId="274031CF" w14:textId="32871C06" w:rsidR="0018604C" w:rsidRDefault="0018604C"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18604C" w:rsidRDefault="0018604C"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18604C" w:rsidRDefault="0018604C" w:rsidP="00D44BB8">
                        <w:pPr>
                          <w:spacing w:line="252" w:lineRule="auto"/>
                        </w:pPr>
                        <w:r>
                          <w:rPr>
                            <w:rFonts w:eastAsia="Calibri"/>
                            <w:color w:val="000000"/>
                            <w:sz w:val="18"/>
                            <w:szCs w:val="18"/>
                          </w:rPr>
                          <w:t>SymbolTable.CurrentTable</w:t>
                        </w:r>
                      </w:p>
                      <w:p w14:paraId="332537CB" w14:textId="66AB52F1" w:rsidR="0018604C" w:rsidRDefault="0018604C" w:rsidP="00D44BB8">
                        <w:pPr>
                          <w:spacing w:line="252" w:lineRule="auto"/>
                        </w:pPr>
                      </w:p>
                      <w:p w14:paraId="35DA4169" w14:textId="77777777" w:rsidR="0018604C" w:rsidRDefault="0018604C"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18604C" w:rsidRPr="00610E6C" w:rsidRDefault="0018604C"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0A3EF941" w14:textId="77F3D066" w:rsidR="00201DA2" w:rsidRDefault="00201DA2" w:rsidP="00201DA2">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1A8F0E5A" w14:textId="40E5F74A" w:rsidR="00752AC1" w:rsidRDefault="00752AC1" w:rsidP="00752AC1">
      <w:r>
        <w:t xml:space="preserve">The symbol table keeps track of the values, types, function, and variables of the code, variables defined by the programmer and well as temporary variables introduced by the compiler. The term symbol table is misleading since there actually is a stack of tables, where is table has a reference to the parent table, the parent reference table for the global space table is null. The current table is stored in </w:t>
      </w:r>
      <w:r>
        <w:rPr>
          <w:rStyle w:val="CodeInText"/>
        </w:rPr>
        <w:t>Main.CurrentTable</w:t>
      </w:r>
      <w:r>
        <w:t xml:space="preserve"> (see Chapter </w:t>
      </w:r>
      <w:r>
        <w:fldChar w:fldCharType="begin"/>
      </w:r>
      <w:r>
        <w:instrText xml:space="preserve"> REF _Ref418406175 \r \h </w:instrText>
      </w:r>
      <w:r>
        <w:fldChar w:fldCharType="separate"/>
      </w:r>
      <w:r w:rsidR="00047F17">
        <w:rPr>
          <w:b/>
          <w:bCs/>
          <w:lang w:val="sv-SE"/>
        </w:rPr>
        <w:t>Fel! Hittar inte referenskälla.</w:t>
      </w:r>
      <w:r>
        <w:fldChar w:fldCharType="end"/>
      </w:r>
      <w:r>
        <w:t>). The symbol table has set of features:</w:t>
      </w:r>
    </w:p>
    <w:p w14:paraId="7D26518F" w14:textId="77777777" w:rsidR="00752AC1" w:rsidRDefault="00752AC1" w:rsidP="00752AC1">
      <w:pPr>
        <w:pStyle w:val="Liststycke"/>
        <w:numPr>
          <w:ilvl w:val="0"/>
          <w:numId w:val="143"/>
        </w:numPr>
        <w:spacing w:line="256" w:lineRule="auto"/>
      </w:pPr>
      <w:r>
        <w:rPr>
          <w:rStyle w:val="CodeInText"/>
        </w:rPr>
        <w:t>Table Identity</w:t>
      </w:r>
      <w:r>
        <w:t>. Each table is given a unique consecutive integer value.</w:t>
      </w:r>
    </w:p>
    <w:p w14:paraId="4213C400" w14:textId="77777777" w:rsidR="00752AC1" w:rsidRDefault="00752AC1" w:rsidP="00752AC1">
      <w:pPr>
        <w:pStyle w:val="Liststycke"/>
        <w:numPr>
          <w:ilvl w:val="0"/>
          <w:numId w:val="143"/>
        </w:numPr>
        <w:spacing w:line="256" w:lineRule="auto"/>
      </w:pPr>
      <w:r>
        <w:rPr>
          <w:rStyle w:val="CodeInText"/>
        </w:rPr>
        <w:t>Scope</w:t>
      </w:r>
      <w:r>
        <w:t>. A table can the scopes Global, Function, Block, Struct, Union, or Enumeration.</w:t>
      </w:r>
    </w:p>
    <w:p w14:paraId="0B5300F4" w14:textId="77777777" w:rsidR="00752AC1" w:rsidRDefault="00752AC1" w:rsidP="00752AC1">
      <w:pPr>
        <w:pStyle w:val="Liststycke"/>
        <w:numPr>
          <w:ilvl w:val="0"/>
          <w:numId w:val="143"/>
        </w:numPr>
        <w:spacing w:line="256" w:lineRule="auto"/>
      </w:pPr>
      <w:r>
        <w:rPr>
          <w:rStyle w:val="CodeInText"/>
        </w:rPr>
        <w:lastRenderedPageBreak/>
        <w:t>Parent Table</w:t>
      </w:r>
      <w:r>
        <w:t xml:space="preserve">. Each table has apparent table which </w:t>
      </w:r>
      <w:r>
        <w:rPr>
          <w:rStyle w:val="CodeInText"/>
        </w:rPr>
        <w:t>Main.CurrentTable</w:t>
      </w:r>
      <w:r>
        <w:t xml:space="preserve"> is set to when the table reaches its end-of-scope.</w:t>
      </w:r>
    </w:p>
    <w:p w14:paraId="0A585906" w14:textId="77777777" w:rsidR="00752AC1" w:rsidRDefault="00752AC1" w:rsidP="00752AC1">
      <w:pPr>
        <w:pStyle w:val="Liststycke"/>
        <w:numPr>
          <w:ilvl w:val="0"/>
          <w:numId w:val="143"/>
        </w:numPr>
        <w:spacing w:line="256" w:lineRule="auto"/>
      </w:pPr>
      <w:r>
        <w:rPr>
          <w:rStyle w:val="CodeInText"/>
        </w:rPr>
        <w:t>Entry List.</w:t>
      </w:r>
      <w:r>
        <w:t xml:space="preserve"> The entries of the symbol table is stored in the entry list. An entry can be a symbol or a block, represented by another entry list.</w:t>
      </w:r>
    </w:p>
    <w:p w14:paraId="7A5C007C" w14:textId="77777777" w:rsidR="00752AC1" w:rsidRDefault="00752AC1" w:rsidP="00752AC1">
      <w:pPr>
        <w:pStyle w:val="Liststycke"/>
        <w:numPr>
          <w:ilvl w:val="0"/>
          <w:numId w:val="143"/>
        </w:numPr>
        <w:spacing w:line="256" w:lineRule="auto"/>
      </w:pPr>
      <w:r>
        <w:rPr>
          <w:rStyle w:val="CodeInText"/>
        </w:rPr>
        <w:t>Tag List.</w:t>
      </w:r>
      <w:r>
        <w:t xml:space="preserve"> Parallel to the entry list, there is also a tag list, holding tags of structs or unions, but not enums.</w:t>
      </w:r>
    </w:p>
    <w:p w14:paraId="368B95ED" w14:textId="77777777" w:rsidR="00752AC1" w:rsidRDefault="00752AC1" w:rsidP="00752AC1">
      <w:pPr>
        <w:pStyle w:val="Liststycke"/>
        <w:numPr>
          <w:ilvl w:val="0"/>
          <w:numId w:val="143"/>
        </w:numPr>
        <w:spacing w:line="256" w:lineRule="auto"/>
      </w:pPr>
      <w:r>
        <w:rPr>
          <w:rStyle w:val="CodeInText"/>
        </w:rPr>
        <w:t>Size</w:t>
      </w:r>
      <w:r>
        <w:t>. The size of the symbol table is the sum of the sizes of all its entries and is of interest when dimensioning the size of a function’s activation record.</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lastRenderedPageBreak/>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lastRenderedPageBreak/>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w:t>
      </w:r>
      <w:r w:rsidRPr="00FC52DE">
        <w:rPr>
          <w:rStyle w:val="KeyWord0"/>
          <w:highlight w:val="white"/>
        </w:rPr>
        <w:t>Scope</w:t>
      </w:r>
      <w:r>
        <w:rPr>
          <w:highlight w:val="white"/>
        </w:rPr>
        <w:t xml:space="preserve">, </w:t>
      </w:r>
      <w:r w:rsidRPr="00FC52DE">
        <w:rPr>
          <w:rStyle w:val="KeyWord0"/>
          <w:highlight w:val="white"/>
        </w:rPr>
        <w:t>ParentTable</w:t>
      </w:r>
      <w:r>
        <w:rPr>
          <w:highlight w:val="white"/>
        </w:rPr>
        <w:t xml:space="preserve">, </w:t>
      </w:r>
      <w:r w:rsidRPr="00FC52DE">
        <w:rPr>
          <w:rStyle w:val="KeyWord0"/>
          <w:highlight w:val="white"/>
        </w:rPr>
        <w:t>EntryMap</w:t>
      </w:r>
      <w:r>
        <w:rPr>
          <w:highlight w:val="white"/>
        </w:rPr>
        <w:t xml:space="preserve">, and </w:t>
      </w:r>
      <w:r w:rsidRPr="00FC52DE">
        <w:rPr>
          <w:rStyle w:val="KeyWord0"/>
          <w:highlight w:val="white"/>
        </w:rPr>
        <w:t>CurrentOffset</w:t>
      </w:r>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1F12AC5B"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3D4B1BF4" w14:textId="77777777" w:rsidR="00A63536" w:rsidRDefault="00A63536" w:rsidP="00A63536">
      <w:pPr>
        <w:pStyle w:val="Liststycke"/>
        <w:numPr>
          <w:ilvl w:val="0"/>
          <w:numId w:val="144"/>
        </w:numPr>
        <w:spacing w:line="256" w:lineRule="auto"/>
      </w:pPr>
      <w:r>
        <w:t>We look up the entry list, and if we find another symbol with the same name, we check whether at least one of the symbols is extern. If it is, the symbols shall have equals types. If the new symbols is extern, weare finished and we just return. If the old symbol is extern, we remove it and stored the new symbol in the entry list. If not at least one of the symbols is extern, an error message is reported.</w:t>
      </w:r>
    </w:p>
    <w:p w14:paraId="057C2840" w14:textId="77777777" w:rsidR="00A63536" w:rsidRDefault="00A63536" w:rsidP="00A63536">
      <w:r>
        <w:t>It is easier to add or erase a tag. If it is already added an error message is reported. When removing the tag, the tag associated to the name is returned, or null is it not stored in the map.</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0196565"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537E2BBA" w14:textId="77777777" w:rsidR="00A63536" w:rsidRDefault="00A63536" w:rsidP="00A63536">
      <w:r>
        <w:t xml:space="preserve">The </w:t>
      </w:r>
      <w:r>
        <w:rPr>
          <w:rStyle w:val="CodeInText"/>
        </w:rPr>
        <w:t>lookupList</w:t>
      </w:r>
      <w:r>
        <w:t xml:space="preserve"> method searches the current table for a symbol with the given name, while </w:t>
      </w:r>
      <w:r>
        <w:rPr>
          <w:rStyle w:val="CodeInText"/>
        </w:rPr>
        <w:t>lookupSymbol</w:t>
      </w:r>
      <w:r>
        <w:t xml:space="preserve"> searches the table hierarchy recursively upwards by calling </w:t>
      </w:r>
      <w:r>
        <w:rPr>
          <w:rStyle w:val="CodeInText"/>
        </w:rPr>
        <w:t>lookupList</w:t>
      </w:r>
      <w:r>
        <w:t xml:space="preserve"> until it finds a symbol with the given name or the parent table is null, which will happen when the table of the global space has been searched.</w:t>
      </w:r>
    </w:p>
    <w:p w14:paraId="2A606719" w14:textId="77777777" w:rsidR="00A63536" w:rsidRDefault="00A63536" w:rsidP="00A63536">
      <w:r>
        <w:t>A tag is recursively looked up in a similar manner.</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w:t>
      </w:r>
      <w:r w:rsidR="00DA68CB">
        <w:rPr>
          <w:highlight w:val="white"/>
        </w:rPr>
        <w:lastRenderedPageBreak/>
        <w:t>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t>The Symbol</w:t>
      </w:r>
      <w:bookmarkEnd w:id="224"/>
    </w:p>
    <w:p w14:paraId="127CE67F" w14:textId="3ABD8E8E" w:rsid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225" w:author="Stefan Bjornander" w:date="2015-04-25T18:27:00Z">
        <w:r w:rsidR="00AE29E2">
          <w:t>If the storage specifier is omitted</w:t>
        </w:r>
      </w:ins>
      <w:r w:rsidR="00AE29E2">
        <w:t>,</w:t>
      </w:r>
      <w:ins w:id="226" w:author="Stefan Bjornander" w:date="2015-04-25T18:27:00Z">
        <w:r w:rsidR="00AE29E2">
          <w:t xml:space="preserve"> </w:t>
        </w:r>
      </w:ins>
      <w:r w:rsidR="0077469C">
        <w:t xml:space="preserve">a function becomes extern while </w:t>
      </w:r>
      <w:ins w:id="227" w:author="Stefan Bjornander" w:date="2015-04-25T18:27:00Z">
        <w:r w:rsidR="00AE29E2">
          <w:t xml:space="preserve">a global variable </w:t>
        </w:r>
      </w:ins>
      <w:r w:rsidR="00AE29E2">
        <w:t>becomes</w:t>
      </w:r>
      <w:ins w:id="228" w:author="Stefan Bjornander" w:date="2015-04-25T18:27:00Z">
        <w:r w:rsidR="00AE29E2">
          <w:t xml:space="preserve"> static </w:t>
        </w:r>
      </w:ins>
      <w:r w:rsidR="00B50B44">
        <w:t xml:space="preserve">and </w:t>
      </w:r>
      <w:r w:rsidR="00AE29E2">
        <w:t>a</w:t>
      </w:r>
      <w:ins w:id="229" w:author="Stefan Bjornander" w:date="2015-04-25T18:27:00Z">
        <w:r w:rsidR="00AE29E2">
          <w:t xml:space="preserve"> local variable </w:t>
        </w:r>
      </w:ins>
      <w:r w:rsidR="00AE29E2">
        <w:t>becomes</w:t>
      </w:r>
      <w:ins w:id="230" w:author="Stefan Bjornander" w:date="2015-04-25T18:28:00Z">
        <w:r w:rsidR="00AE29E2">
          <w:t xml:space="preserve"> auto.</w:t>
        </w:r>
      </w:ins>
      <w:r w:rsidR="00AE29E2">
        <w:t xml:space="preserve"> In this book, t</w:t>
      </w:r>
      <w:ins w:id="231" w:author="Stefan Bjornander" w:date="2015-04-25T16:11:00Z">
        <w:r w:rsidR="00AE29E2">
          <w:t xml:space="preserve">he </w:t>
        </w:r>
      </w:ins>
      <w:r w:rsidR="00AE29E2">
        <w:t>only difference between an auto or register symbol is that the address operator cannot be applied to a register symbol.</w:t>
      </w:r>
    </w:p>
    <w:p w14:paraId="0874DB35" w14:textId="77777777" w:rsidR="00201DA2" w:rsidRDefault="00201DA2" w:rsidP="00201DA2">
      <w:pPr>
        <w:rPr>
          <w:ins w:id="232" w:author="Stefan Bjornander" w:date="2015-04-25T16:22:00Z"/>
        </w:rPr>
      </w:pPr>
      <w:ins w:id="233" w:author="Stefan Bjornander" w:date="2015-04-25T16:11:00Z">
        <w:r>
          <w:lastRenderedPageBreak/>
          <w:t xml:space="preserve">A symbol can hold the storage </w:t>
        </w:r>
      </w:ins>
      <w:ins w:id="234" w:author="Stefan Bjornander" w:date="2015-04-25T18:26:00Z">
        <w:r>
          <w:rPr>
            <w:rStyle w:val="CodeInText"/>
            <w:rPrChange w:id="235" w:author="Stefan Bjornander" w:date="2015-04-25T18:26:00Z">
              <w:rPr>
                <w:rStyle w:val="CodeInText"/>
                <w:i w:val="0"/>
              </w:rPr>
            </w:rPrChange>
          </w:rPr>
          <w:t>Typedef</w:t>
        </w:r>
        <w:r>
          <w:t xml:space="preserve">, </w:t>
        </w:r>
        <w:r>
          <w:rPr>
            <w:rStyle w:val="CodeInText"/>
            <w:rPrChange w:id="236" w:author="Stefan Bjornander" w:date="2015-04-25T18:26:00Z">
              <w:rPr>
                <w:rStyle w:val="CodeInText"/>
                <w:i w:val="0"/>
              </w:rPr>
            </w:rPrChange>
          </w:rPr>
          <w:t>Static</w:t>
        </w:r>
        <w:r>
          <w:t xml:space="preserve">, </w:t>
        </w:r>
        <w:r>
          <w:rPr>
            <w:rStyle w:val="CodeInText"/>
            <w:rPrChange w:id="237" w:author="Stefan Bjornander" w:date="2015-04-25T18:26:00Z">
              <w:rPr>
                <w:rStyle w:val="CodeInText"/>
                <w:i w:val="0"/>
              </w:rPr>
            </w:rPrChange>
          </w:rPr>
          <w:t>Extern</w:t>
        </w:r>
        <w:r>
          <w:t xml:space="preserve">, </w:t>
        </w:r>
        <w:r>
          <w:rPr>
            <w:rStyle w:val="CodeInText"/>
            <w:rPrChange w:id="238" w:author="Stefan Bjornander" w:date="2015-04-25T18:26:00Z">
              <w:rPr>
                <w:rStyle w:val="CodeInText"/>
                <w:i w:val="0"/>
              </w:rPr>
            </w:rPrChange>
          </w:rPr>
          <w:t>Auto</w:t>
        </w:r>
        <w:r>
          <w:t xml:space="preserve">, and </w:t>
        </w:r>
        <w:r>
          <w:rPr>
            <w:rStyle w:val="CodeInText"/>
            <w:rPrChange w:id="239" w:author="Stefan Bjornander" w:date="2015-04-25T18:26:00Z">
              <w:rPr>
                <w:rStyle w:val="CodeInText"/>
                <w:i w:val="0"/>
              </w:rPr>
            </w:rPrChange>
          </w:rPr>
          <w:t>Register</w:t>
        </w:r>
        <w:r>
          <w:t>.</w:t>
        </w:r>
      </w:ins>
      <w:ins w:id="240" w:author="Stefan Bjornander" w:date="2015-04-25T18:27:00Z">
        <w:r>
          <w:t xml:space="preserve"> If the storage specifier is omitted, a global variable is regarded as static, and a local variable is </w:t>
        </w:r>
      </w:ins>
      <w:ins w:id="241" w:author="Stefan Bjornander" w:date="2015-04-25T18:28:00Z">
        <w:r>
          <w:t>regarded as auto. T</w:t>
        </w:r>
      </w:ins>
      <w:ins w:id="242" w:author="Stefan Bjornander" w:date="2015-04-25T16:11:00Z">
        <w:r>
          <w:t xml:space="preserve">he Register storage has been included for the sake of completeness, but in this book is has no effect. On every occasion, </w:t>
        </w:r>
      </w:ins>
      <w:ins w:id="243" w:author="Stefan Bjornander" w:date="2015-04-25T18:28:00Z">
        <w:r>
          <w:t xml:space="preserve">a </w:t>
        </w:r>
      </w:ins>
      <w:ins w:id="244" w:author="Stefan Bjornander" w:date="2015-04-25T16:12:00Z">
        <w:r>
          <w:t xml:space="preserve">symbol with </w:t>
        </w:r>
      </w:ins>
      <w:ins w:id="245" w:author="Stefan Bjornander" w:date="2015-04-25T16:11:00Z">
        <w:r>
          <w:t xml:space="preserve">the Auto </w:t>
        </w:r>
      </w:ins>
      <w:ins w:id="246" w:author="Stefan Bjornander" w:date="2015-04-25T16:12:00Z">
        <w:r>
          <w:t>or</w:t>
        </w:r>
      </w:ins>
      <w:ins w:id="247" w:author="Stefan Bjornander" w:date="2015-04-25T16:11:00Z">
        <w:r>
          <w:t xml:space="preserve"> Register storage are </w:t>
        </w:r>
      </w:ins>
      <w:ins w:id="248" w:author="Stefan Bjornander" w:date="2015-04-25T16:12:00Z">
        <w:r>
          <w:t>treated equally.</w:t>
        </w:r>
      </w:ins>
      <w:ins w:id="249" w:author="Stefan Bjornander" w:date="2015-04-25T18:29:00Z">
        <w:r>
          <w:t xml:space="preserve"> </w:t>
        </w:r>
      </w:ins>
      <w:ins w:id="250" w:author="Stefan Bjornander" w:date="2015-04-25T18:28:00Z">
        <w:r>
          <w:t>Moreover, a symbol has a name, type, and potential value.</w:t>
        </w:r>
      </w:ins>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51" w:author="Stefan Bjornander" w:date="2015-04-25T18:27:00Z">
        <w:r>
          <w:t xml:space="preserve">If the storage specifier is omitted a global variable is regarded as static and a local variable is </w:t>
        </w:r>
      </w:ins>
      <w:ins w:id="252" w:author="Stefan Bjornander" w:date="2015-04-25T18:28:00Z">
        <w:r>
          <w:t>regarded as auto.</w:t>
        </w:r>
      </w:ins>
      <w:r>
        <w:t xml:space="preserve"> In this book, t</w:t>
      </w:r>
      <w:ins w:id="253" w:author="Stefan Bjornander" w:date="2015-04-25T16:11:00Z">
        <w:r>
          <w:t xml:space="preserve">he </w:t>
        </w:r>
      </w:ins>
      <w:r>
        <w:t>only difference between an auto or register symbol is that the address operator cannot be applied to a register symbol.</w:t>
      </w:r>
    </w:p>
    <w:p w14:paraId="2A27C4A0" w14:textId="56AC3282"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047F17">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254" w:author="Stefan Bjornander" w:date="2015-04-25T10:11:00Z">
            <w:rPr>
              <w:rStyle w:val="CodeInText"/>
              <w:i w:val="0"/>
            </w:rPr>
          </w:rPrChange>
        </w:rPr>
        <w:t>typedef</w:t>
      </w:r>
      <w:r>
        <w:t>, in the table.</w:t>
      </w:r>
      <w:ins w:id="255" w:author="Stefan Bjornander" w:date="2015-04-25T10:11:00Z">
        <w:r>
          <w:t xml:space="preserve"> In some compiler technique </w:t>
        </w:r>
      </w:ins>
      <w:r w:rsidR="00440B10">
        <w:t>textbooks,</w:t>
      </w:r>
      <w:ins w:id="256" w:author="Stefan Bjornander" w:date="2015-04-25T10:11:00Z">
        <w:r>
          <w:t xml:space="preserve"> the table is called</w:t>
        </w:r>
      </w:ins>
      <w:ins w:id="257" w:author="Stefan Bjornander" w:date="2015-04-25T10:14:00Z">
        <w:r>
          <w:t xml:space="preserve"> the </w:t>
        </w:r>
        <w:r>
          <w:rPr>
            <w:rStyle w:val="CodeInText"/>
            <w:rPrChange w:id="258"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lastRenderedPageBreak/>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lastRenderedPageBreak/>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lastRenderedPageBreak/>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lastRenderedPageBreak/>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lastRenderedPageBreak/>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lastRenderedPageBreak/>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59" w:name="_Toc49764381"/>
      <w:r>
        <w:lastRenderedPageBreak/>
        <w:t>The Type System</w:t>
      </w:r>
      <w:bookmarkEnd w:id="259"/>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260" w:author="Stefan Bjornander" w:date="2015-04-25T10:17:00Z">
          <w:pPr>
            <w:pStyle w:val="Rubrik2"/>
          </w:pPr>
        </w:pPrChange>
      </w:pPr>
      <w:ins w:id="261" w:author="Stefan Bjornander" w:date="2015-04-25T10:17:00Z">
        <w:r>
          <w:t xml:space="preserve">The </w:t>
        </w:r>
        <w:r>
          <w:rPr>
            <w:rStyle w:val="CodeInText"/>
          </w:rPr>
          <w:t>Type</w:t>
        </w:r>
        <w:r>
          <w:t xml:space="preserve"> class hold information about a type. The </w:t>
        </w:r>
      </w:ins>
      <w:ins w:id="262" w:author="Stefan Bjornander" w:date="2015-04-25T10:18:00Z">
        <w:r>
          <w:t xml:space="preserve">default </w:t>
        </w:r>
      </w:ins>
      <w:ins w:id="263" w:author="Stefan Bjornander" w:date="2015-04-25T10:17:00Z">
        <w:r>
          <w:t xml:space="preserve">constructor </w:t>
        </w:r>
      </w:ins>
      <w:ins w:id="264" w:author="Stefan Bjornander" w:date="2015-04-25T10:18:00Z">
        <w:r>
          <w:t xml:space="preserve">is </w:t>
        </w:r>
      </w:ins>
      <w:ins w:id="265" w:author="Stefan Bjornander" w:date="2015-04-25T10:17:00Z">
        <w:r>
          <w:t>private</w:t>
        </w:r>
      </w:ins>
      <w:ins w:id="266" w:author="Stefan Bjornander" w:date="2015-04-25T10:18:00Z">
        <w:r>
          <w:t>, which makes it impossible to</w:t>
        </w:r>
      </w:ins>
      <w:ins w:id="267" w:author="Stefan Bjornander" w:date="2015-04-25T10:21:00Z">
        <w:r>
          <w:t xml:space="preserve"> explicitly</w:t>
        </w:r>
      </w:ins>
      <w:ins w:id="268" w:author="Stefan Bjornander" w:date="2015-04-25T10:18:00Z">
        <w:r>
          <w:t xml:space="preserve"> </w:t>
        </w:r>
      </w:ins>
      <w:ins w:id="269" w:author="Stefan Bjornander" w:date="2015-04-25T10:21:00Z">
        <w:r>
          <w:t xml:space="preserve">create type objects. </w:t>
        </w:r>
      </w:ins>
      <w:ins w:id="270" w:author="Stefan Bjornander" w:date="2015-04-25T10:25:00Z">
        <w:r>
          <w:t>Instead</w:t>
        </w:r>
      </w:ins>
      <w:ins w:id="271" w:author="Stefan Bjornander" w:date="2015-04-25T10:21:00Z">
        <w:r>
          <w:t xml:space="preserve">, </w:t>
        </w:r>
      </w:ins>
      <w:ins w:id="272" w:author="Stefan Bjornander" w:date="2015-04-25T10:25:00Z">
        <w:r>
          <w:t xml:space="preserve">there is a series of static </w:t>
        </w:r>
      </w:ins>
      <w:r>
        <w:rPr>
          <w:rStyle w:val="CodeInText0"/>
        </w:rPr>
        <w:t>create</w:t>
      </w:r>
      <w:r>
        <w:t>-</w:t>
      </w:r>
      <w:ins w:id="273" w:author="Stefan Bjornander" w:date="2015-04-25T10:25:00Z">
        <w:r>
          <w:t xml:space="preserve">methods that create and return a </w:t>
        </w:r>
      </w:ins>
      <w:r>
        <w:t>T</w:t>
      </w:r>
      <w:ins w:id="274"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75" w:author="Stefan Bjornander" w:date="2015-04-25T10:33:00Z"/>
          <w:color w:val="auto"/>
        </w:rPr>
        <w:pPrChange w:id="276"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277" w:author="Stefan Bjornander" w:date="2015-04-25T10:40:00Z">
          <w:pPr>
            <w:pStyle w:val="Rubrik3"/>
          </w:pPr>
        </w:pPrChange>
      </w:pPr>
      <w:ins w:id="278" w:author="Stefan Bjornander" w:date="2015-04-25T10:41:00Z">
        <w:r>
          <w:t>Contrary</w:t>
        </w:r>
      </w:ins>
      <w:ins w:id="279" w:author="Stefan Bjornander" w:date="2015-04-25T10:40:00Z">
        <w:r>
          <w:t xml:space="preserve"> to some other languages, there is no logical type in C. </w:t>
        </w:r>
      </w:ins>
      <w:ins w:id="280" w:author="Stefan Bjornander" w:date="2015-04-25T10:41:00Z">
        <w:r>
          <w:t xml:space="preserve">However, as C applies </w:t>
        </w:r>
        <w:r>
          <w:rPr>
            <w:rStyle w:val="CodeInText"/>
          </w:rPr>
          <w:t>lazy evaluation</w:t>
        </w:r>
        <w:r>
          <w:t>, we need a logical type.</w:t>
        </w:r>
      </w:ins>
      <w:r>
        <w:t xml:space="preserve"> Lazy evaluation </w:t>
      </w:r>
      <w:ins w:id="281"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w:t>
      </w:r>
      <w:r>
        <w:lastRenderedPageBreak/>
        <w:t xml:space="preserve">is false the right operand shall not be evaluated. The same goes for the conditional operator, depending on whether the first expression is true or false, only the second or the third expression is evaluated. </w:t>
      </w:r>
      <w:ins w:id="282" w:author="Stefan Bjornander" w:date="2015-04-25T10:42:00Z">
        <w:r>
          <w:t>The</w:t>
        </w:r>
      </w:ins>
      <w:r>
        <w:t xml:space="preserve"> logical</w:t>
      </w:r>
      <w:ins w:id="283" w:author="Stefan Bjornander" w:date="2015-04-25T10:42:00Z">
        <w:r>
          <w:t xml:space="preserve"> type holds the </w:t>
        </w:r>
      </w:ins>
      <w:ins w:id="284" w:author="Stefan Bjornander" w:date="2015-04-25T10:43:00Z">
        <w:r>
          <w:t xml:space="preserve">two </w:t>
        </w:r>
      </w:ins>
      <w:ins w:id="285" w:author="Stefan Bjornander" w:date="2015-04-25T10:42:00Z">
        <w:r>
          <w:t xml:space="preserve">sets </w:t>
        </w:r>
        <w:r>
          <w:rPr>
            <w:rStyle w:val="CodeInText"/>
            <w:color w:val="auto"/>
            <w:rPrChange w:id="286" w:author="Stefan Bjornander" w:date="2015-04-25T10:42:00Z">
              <w:rPr>
                <w:rStyle w:val="CodeInText"/>
                <w:b w:val="0"/>
                <w:i w:val="0"/>
              </w:rPr>
            </w:rPrChange>
          </w:rPr>
          <w:t>m_trueSet</w:t>
        </w:r>
        <w:r>
          <w:t xml:space="preserve"> and </w:t>
        </w:r>
        <w:r>
          <w:rPr>
            <w:rStyle w:val="CodeInText"/>
            <w:color w:val="auto"/>
            <w:rPrChange w:id="287" w:author="Stefan Bjornander" w:date="2015-04-25T10:42:00Z">
              <w:rPr>
                <w:rStyle w:val="CodeInText"/>
                <w:b w:val="0"/>
                <w:i w:val="0"/>
              </w:rPr>
            </w:rPrChange>
          </w:rPr>
          <w:t>m_falseSet</w:t>
        </w:r>
        <w:r>
          <w:t xml:space="preserve">, which hold </w:t>
        </w:r>
      </w:ins>
      <w:ins w:id="288" w:author="Stefan Bjornander" w:date="2015-04-25T10:43:00Z">
        <w:r>
          <w:t>middle code address</w:t>
        </w:r>
      </w:ins>
      <w:ins w:id="289" w:author="Stefan Bjornander" w:date="2015-04-25T10:44:00Z">
        <w:r>
          <w:t>es</w:t>
        </w:r>
      </w:ins>
      <w:ins w:id="290" w:author="Stefan Bjornander" w:date="2015-04-25T10:43:00Z">
        <w:r>
          <w:t xml:space="preserve"> to jumps </w:t>
        </w:r>
      </w:ins>
      <w:r>
        <w:t>instructions that</w:t>
      </w:r>
      <w:ins w:id="291" w:author="Stefan Bjornander" w:date="2015-04-25T10:44:00Z">
        <w:r>
          <w:t xml:space="preserve"> will later be filled with the address</w:t>
        </w:r>
      </w:ins>
      <w:r>
        <w:t>es</w:t>
      </w:r>
      <w:ins w:id="292" w:author="Stefan Bjornander" w:date="2015-04-25T10:44:00Z">
        <w:r>
          <w:t xml:space="preserve"> to jump </w:t>
        </w:r>
      </w:ins>
      <w:r>
        <w:t xml:space="preserve">to </w:t>
      </w:r>
      <w:ins w:id="293"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294" w:author="Stefan Bjornander" w:date="2015-04-25T10:39:00Z">
          <w:pPr>
            <w:pStyle w:val="Rubrik3"/>
            <w:tabs>
              <w:tab w:val="num" w:pos="360"/>
            </w:tabs>
          </w:pPr>
        </w:pPrChange>
      </w:pPr>
      <w:ins w:id="295" w:author="Stefan Bjornander" w:date="2015-04-25T10:39:00Z">
        <w:r>
          <w:t>The bi</w:t>
        </w:r>
      </w:ins>
      <w:r>
        <w:t>t</w:t>
      </w:r>
      <w:ins w:id="296" w:author="Stefan Bjornander" w:date="2015-04-25T10:39:00Z">
        <w:r>
          <w:t xml:space="preserve">field type is basically an integral type, with the addition of the bitfield mask that is used </w:t>
        </w:r>
      </w:ins>
      <w:ins w:id="297" w:author="Stefan Bjornander" w:date="2015-04-25T10:40:00Z">
        <w:r>
          <w:t>when a bitfield variable is assigned a value to set the unused bits to zero.</w:t>
        </w:r>
      </w:ins>
      <w:ins w:id="298"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299" w:author="Stefan Bjornander" w:date="2015-04-25T10:59:00Z">
          <w:pPr>
            <w:pStyle w:val="Rubrik3"/>
          </w:pPr>
        </w:pPrChange>
      </w:pPr>
      <w:ins w:id="300" w:author="Stefan Bjornander" w:date="2015-04-25T11:02:00Z">
        <w:r>
          <w:t xml:space="preserve">The type pointed at is null when the type is created, it will later be set by the </w:t>
        </w:r>
      </w:ins>
      <w:r>
        <w:t>declarator</w:t>
      </w:r>
      <w:ins w:id="301" w:author="Stefan Bjornander" w:date="2015-04-25T11:02:00Z">
        <w:r>
          <w:t xml:space="preserve"> type.</w:t>
        </w:r>
      </w:ins>
      <w:ins w:id="302"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303" w:author="Stefan Bjornander" w:date="2015-04-25T11:00:00Z">
          <w:pPr>
            <w:pStyle w:val="Rubrik3"/>
          </w:pPr>
        </w:pPrChange>
      </w:pPr>
      <w:ins w:id="304" w:author="Stefan Bjornander" w:date="2015-04-25T11:00:00Z">
        <w:r>
          <w:t>The array size can be zero, when the type is created. In that case it will later be set by the length of its ini</w:t>
        </w:r>
      </w:ins>
      <w:ins w:id="305" w:author="Stefan Bjornander" w:date="2015-04-25T11:01:00Z">
        <w:r>
          <w:t xml:space="preserve">tialization </w:t>
        </w:r>
      </w:ins>
      <w:ins w:id="306"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lastRenderedPageBreak/>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307" w:author="Stefan Bjornander" w:date="2015-04-25T11:04:00Z">
          <w:pPr>
            <w:pStyle w:val="Rubrik3"/>
          </w:pPr>
        </w:pPrChange>
      </w:pPr>
      <w:ins w:id="308"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lastRenderedPageBreak/>
        <w:t xml:space="preserve">      m_ellipse = false;</w:t>
      </w:r>
    </w:p>
    <w:p w14:paraId="0AA4FB56" w14:textId="1BBCDE1A"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lastRenderedPageBreak/>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3C4F1D96" w:rsidR="00D36967" w:rsidRDefault="00D36967">
      <w:pPr>
        <w:rPr>
          <w:color w:val="auto"/>
        </w:rPr>
        <w:pPrChange w:id="309" w:author="Stefan Bjornander" w:date="2015-04-25T10:38:00Z">
          <w:pPr>
            <w:pStyle w:val="Rubrik3"/>
          </w:pPr>
        </w:pPrChange>
      </w:pPr>
      <w:ins w:id="310" w:author="Stefan Bjornander" w:date="2015-04-25T10:38:00Z">
        <w:r>
          <w:t>The enumeration type (</w:t>
        </w:r>
        <w:r>
          <w:rPr>
            <w:rStyle w:val="CodeInText"/>
            <w:color w:val="auto"/>
            <w:rPrChange w:id="311"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312" w:author="Stefan Bjornander" w:date="2015-04-25T10:38:00Z">
        <w:r>
          <w:t xml:space="preserve"> class of Section </w:t>
        </w:r>
      </w:ins>
      <w:r>
        <w:fldChar w:fldCharType="begin"/>
      </w:r>
      <w:r>
        <w:instrText xml:space="preserve"> REF _Ref418259975 \r \h </w:instrText>
      </w:r>
      <w:r>
        <w:fldChar w:fldCharType="separate"/>
      </w:r>
      <w:r w:rsidR="00047F17">
        <w:t>4.2.1</w:t>
      </w:r>
      <w:r>
        <w:fldChar w:fldCharType="end"/>
      </w:r>
      <w:r>
        <w:t xml:space="preserve"> </w:t>
      </w:r>
      <w:ins w:id="313" w:author="Stefan Bjornander" w:date="2015-04-25T10:38:00Z">
        <w:r>
          <w:t xml:space="preserve">needs to know if the type is enum </w:t>
        </w:r>
      </w:ins>
      <w:r>
        <w:t>to</w:t>
      </w:r>
      <w:ins w:id="314" w:author="Stefan Bjornander" w:date="2015-04-25T10:38:00Z">
        <w:r>
          <w:t xml:space="preserve"> initialize its value. </w:t>
        </w:r>
      </w:ins>
      <w:r>
        <w:t>Therefore,</w:t>
      </w:r>
      <w:ins w:id="315" w:author="Stefan Bjornander" w:date="2015-04-25T10:38:00Z">
        <w:r>
          <w:t xml:space="preserve"> we add the </w:t>
        </w:r>
        <w:r>
          <w:rPr>
            <w:rStyle w:val="CodeInText"/>
            <w:color w:val="auto"/>
            <w:rPrChange w:id="316" w:author="Stefan Bjornander" w:date="2015-04-25T10:39:00Z">
              <w:rPr>
                <w:rStyle w:val="CodeInText"/>
                <w:b w:val="0"/>
                <w:i w:val="0"/>
              </w:rPr>
            </w:rPrChange>
          </w:rPr>
          <w:t>m_enum</w:t>
        </w:r>
        <w:r>
          <w:t xml:space="preserve"> field and the </w:t>
        </w:r>
      </w:ins>
      <w:r>
        <w:rPr>
          <w:rStyle w:val="CodeInText"/>
        </w:rPr>
        <w:t>isEnumeration</w:t>
      </w:r>
      <w:ins w:id="317"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318" w:author="Stefan Bjornander" w:date="2015-04-25T11:15:00Z"/>
        </w:rPr>
        <w:pPrChange w:id="319" w:author="Stefan Bjornander" w:date="2015-04-25T14:54:00Z">
          <w:pPr>
            <w:pStyle w:val="Rubrik3"/>
          </w:pPr>
        </w:pPrChange>
      </w:pPr>
      <w:ins w:id="320" w:author="Stefan Bjornander" w:date="2015-04-25T14:54:00Z">
        <w:r>
          <w:t xml:space="preserve">Each type has a size, even though void </w:t>
        </w:r>
      </w:ins>
      <w:ins w:id="321" w:author="Stefan Bjornander" w:date="2015-04-25T16:04:00Z">
        <w:r>
          <w:t>and</w:t>
        </w:r>
      </w:ins>
      <w:ins w:id="322" w:author="Stefan Bjornander" w:date="2015-04-25T14:54:00Z">
        <w:r>
          <w:t xml:space="preserve"> function ha</w:t>
        </w:r>
      </w:ins>
      <w:ins w:id="323" w:author="Stefan Bjornander" w:date="2015-04-25T16:04:00Z">
        <w:r>
          <w:t>ve</w:t>
        </w:r>
      </w:ins>
      <w:ins w:id="324" w:author="Stefan Bjornander" w:date="2015-04-25T14:54:00Z">
        <w:r>
          <w:t xml:space="preserve"> size zero. The size of an array is its size times the size of its type</w:t>
        </w:r>
      </w:ins>
      <w:ins w:id="325" w:author="Stefan Bjornander" w:date="2015-04-25T14:55:00Z">
        <w:r>
          <w:t xml:space="preserve">, the size of a struct is the sum of the sizes of its members, and the size of a union is the size of its </w:t>
        </w:r>
      </w:ins>
      <w:ins w:id="326" w:author="Stefan Bjornander" w:date="2015-04-25T16:04:00Z">
        <w:r>
          <w:t>largest</w:t>
        </w:r>
      </w:ins>
      <w:ins w:id="327" w:author="Stefan Bjornander" w:date="2015-04-25T14:55:00Z">
        <w:r>
          <w:t xml:space="preserve"> member. Not</w:t>
        </w:r>
      </w:ins>
      <w:ins w:id="328" w:author="Stefan Bjornander" w:date="2015-04-25T16:04:00Z">
        <w:r>
          <w:t>e</w:t>
        </w:r>
      </w:ins>
      <w:ins w:id="329"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5F438FA" w:rsidR="004409FB" w:rsidRDefault="004409FB">
      <w:pPr>
        <w:rPr>
          <w:noProof/>
        </w:rPr>
      </w:pPr>
      <w:ins w:id="330" w:author="Stefan Bjornander" w:date="2015-04-25T11:37:00Z">
        <w:r>
          <w:t xml:space="preserve">It is possible to define an array without </w:t>
        </w:r>
      </w:ins>
      <w:ins w:id="331" w:author="Stefan Bjornander" w:date="2015-04-25T11:38:00Z">
        <w:r>
          <w:rPr>
            <w:noProof/>
          </w:rPr>
          <w:t xml:space="preserve">stating its size, </w:t>
        </w:r>
      </w:ins>
      <w:ins w:id="332" w:author="Stefan Bjornander" w:date="2015-04-25T14:31:00Z">
        <w:r>
          <w:rPr>
            <w:noProof/>
          </w:rPr>
          <w:t>in which case the array is given the size zero. I</w:t>
        </w:r>
      </w:ins>
      <w:ins w:id="333" w:author="Stefan Bjornander" w:date="2015-04-25T11:38:00Z">
        <w:r>
          <w:rPr>
            <w:noProof/>
          </w:rPr>
          <w:t>n that case</w:t>
        </w:r>
      </w:ins>
      <w:ins w:id="334" w:author="Stefan Bjornander" w:date="2015-04-25T14:31:00Z">
        <w:r>
          <w:rPr>
            <w:noProof/>
          </w:rPr>
          <w:t>,</w:t>
        </w:r>
      </w:ins>
      <w:ins w:id="335" w:author="Stefan Bjornander" w:date="2015-04-25T11:38:00Z">
        <w:r>
          <w:rPr>
            <w:noProof/>
          </w:rPr>
          <w:t xml:space="preserve"> </w:t>
        </w:r>
      </w:ins>
      <w:ins w:id="336" w:author="Stefan Bjornander" w:date="2015-04-25T14:31:00Z">
        <w:r>
          <w:rPr>
            <w:noProof/>
          </w:rPr>
          <w:t>the</w:t>
        </w:r>
      </w:ins>
      <w:ins w:id="337" w:author="Stefan Bjornander" w:date="2015-04-25T11:38:00Z">
        <w:r>
          <w:rPr>
            <w:noProof/>
          </w:rPr>
          <w:t xml:space="preserve"> </w:t>
        </w:r>
      </w:ins>
      <w:ins w:id="338" w:author="Stefan Bjornander" w:date="2015-04-25T14:31:00Z">
        <w:r>
          <w:rPr>
            <w:noProof/>
          </w:rPr>
          <w:t xml:space="preserve">array </w:t>
        </w:r>
      </w:ins>
      <w:ins w:id="339" w:author="Stefan Bjornander" w:date="2015-04-25T11:38:00Z">
        <w:r>
          <w:rPr>
            <w:noProof/>
          </w:rPr>
          <w:t xml:space="preserve">size must be determined by the size of its initialization list. </w:t>
        </w:r>
      </w:ins>
      <w:ins w:id="340" w:author="Stefan Bjornander" w:date="2015-04-25T11:39:00Z">
        <w:r>
          <w:rPr>
            <w:noProof/>
          </w:rPr>
          <w:t xml:space="preserve">However, if the </w:t>
        </w:r>
      </w:ins>
      <w:ins w:id="341" w:author="Stefan Bjornander" w:date="2015-04-25T11:40:00Z">
        <w:r>
          <w:rPr>
            <w:noProof/>
          </w:rPr>
          <w:t xml:space="preserve">array </w:t>
        </w:r>
      </w:ins>
      <w:ins w:id="342" w:author="Stefan Bjornander" w:date="2015-04-25T11:39:00Z">
        <w:r>
          <w:rPr>
            <w:noProof/>
          </w:rPr>
          <w:t xml:space="preserve">definition </w:t>
        </w:r>
      </w:ins>
      <w:ins w:id="343" w:author="Stefan Bjornander" w:date="2015-04-25T11:40:00Z">
        <w:r>
          <w:rPr>
            <w:noProof/>
          </w:rPr>
          <w:t>lacks</w:t>
        </w:r>
      </w:ins>
      <w:ins w:id="344" w:author="Stefan Bjornander" w:date="2015-04-25T11:39:00Z">
        <w:r>
          <w:rPr>
            <w:noProof/>
          </w:rPr>
          <w:t xml:space="preserve"> an initialization list</w:t>
        </w:r>
      </w:ins>
      <w:ins w:id="345" w:author="Stefan Bjornander" w:date="2015-04-25T11:40:00Z">
        <w:r>
          <w:rPr>
            <w:noProof/>
          </w:rPr>
          <w:t xml:space="preserve">, the array </w:t>
        </w:r>
      </w:ins>
      <w:ins w:id="346" w:author="Stefan Bjornander" w:date="2015-04-25T14:31:00Z">
        <w:r>
          <w:rPr>
            <w:noProof/>
          </w:rPr>
          <w:t xml:space="preserve">keeps the size zero and is considered </w:t>
        </w:r>
      </w:ins>
      <w:ins w:id="347" w:author="Stefan Bjornander" w:date="2015-04-25T11:40:00Z">
        <w:r>
          <w:rPr>
            <w:noProof/>
          </w:rPr>
          <w:t>incomplete</w:t>
        </w:r>
      </w:ins>
      <w:ins w:id="348" w:author="Stefan Bjornander" w:date="2015-04-25T11:39:00Z">
        <w:r>
          <w:rPr>
            <w:noProof/>
          </w:rPr>
          <w:t>.</w:t>
        </w:r>
      </w:ins>
      <w:ins w:id="349" w:author="Stefan Bjornander" w:date="2015-04-25T14:30:00Z">
        <w:r>
          <w:rPr>
            <w:noProof/>
          </w:rPr>
          <w:t xml:space="preserve"> In the same</w:t>
        </w:r>
      </w:ins>
      <w:ins w:id="350" w:author="Stefan Bjornander" w:date="2015-04-25T14:33:00Z">
        <w:r>
          <w:rPr>
            <w:noProof/>
          </w:rPr>
          <w:t xml:space="preserve"> way</w:t>
        </w:r>
      </w:ins>
      <w:ins w:id="351" w:author="Stefan Bjornander" w:date="2015-04-25T14:30:00Z">
        <w:r>
          <w:rPr>
            <w:noProof/>
          </w:rPr>
          <w:t xml:space="preserve">, it is possible to define only the </w:t>
        </w:r>
      </w:ins>
      <w:ins w:id="352" w:author="Stefan Bjornander" w:date="2015-04-25T14:32:00Z">
        <w:r>
          <w:rPr>
            <w:noProof/>
          </w:rPr>
          <w:t>n</w:t>
        </w:r>
      </w:ins>
      <w:ins w:id="353" w:author="Stefan Bjornander" w:date="2015-04-25T14:33:00Z">
        <w:r>
          <w:rPr>
            <w:noProof/>
          </w:rPr>
          <w:t>ame tag</w:t>
        </w:r>
      </w:ins>
      <w:ins w:id="354" w:author="Stefan Bjornander" w:date="2015-04-25T14:30:00Z">
        <w:r>
          <w:rPr>
            <w:noProof/>
          </w:rPr>
          <w:t xml:space="preserve"> of a struct</w:t>
        </w:r>
      </w:ins>
      <w:ins w:id="355" w:author="Stefan Bjornander" w:date="2015-04-25T14:33:00Z">
        <w:r>
          <w:rPr>
            <w:noProof/>
          </w:rPr>
          <w:t xml:space="preserve"> or union</w:t>
        </w:r>
      </w:ins>
      <w:ins w:id="356" w:author="Stefan Bjornander" w:date="2015-04-25T14:30:00Z">
        <w:r>
          <w:rPr>
            <w:noProof/>
          </w:rPr>
          <w:t xml:space="preserve">, with its </w:t>
        </w:r>
      </w:ins>
      <w:ins w:id="357" w:author="Stefan Bjornander" w:date="2015-04-25T14:33:00Z">
        <w:r>
          <w:rPr>
            <w:noProof/>
          </w:rPr>
          <w:t xml:space="preserve">member </w:t>
        </w:r>
      </w:ins>
      <w:r>
        <w:rPr>
          <w:noProof/>
        </w:rPr>
        <w:t>map</w:t>
      </w:r>
      <w:ins w:id="358" w:author="Stefan Bjornander" w:date="2015-04-25T14:33:00Z">
        <w:r>
          <w:rPr>
            <w:noProof/>
          </w:rPr>
          <w:t xml:space="preserve"> </w:t>
        </w:r>
      </w:ins>
      <w:ins w:id="359" w:author="Stefan Bjornander" w:date="2015-04-25T14:30:00Z">
        <w:r>
          <w:rPr>
            <w:noProof/>
          </w:rPr>
          <w:t xml:space="preserve">to be defined later. </w:t>
        </w:r>
      </w:ins>
      <w:ins w:id="360" w:author="Stefan Bjornander" w:date="2015-04-25T14:32:00Z">
        <w:r>
          <w:rPr>
            <w:noProof/>
          </w:rPr>
          <w:t xml:space="preserve">In that case, the member </w:t>
        </w:r>
      </w:ins>
      <w:r>
        <w:rPr>
          <w:noProof/>
        </w:rPr>
        <w:t>map</w:t>
      </w:r>
      <w:ins w:id="361" w:author="Stefan Bjornander" w:date="2015-04-25T14:32:00Z">
        <w:r>
          <w:rPr>
            <w:noProof/>
          </w:rPr>
          <w:t xml:space="preserve"> is given the value null, which is keep if the </w:t>
        </w:r>
      </w:ins>
      <w:ins w:id="362" w:author="Stefan Bjornander" w:date="2015-04-25T14:33:00Z">
        <w:r>
          <w:rPr>
            <w:noProof/>
          </w:rPr>
          <w:t xml:space="preserve">member </w:t>
        </w:r>
      </w:ins>
      <w:r>
        <w:rPr>
          <w:noProof/>
        </w:rPr>
        <w:t>map</w:t>
      </w:r>
      <w:ins w:id="363" w:author="Stefan Bjornander" w:date="2015-04-25T14:33:00Z">
        <w:r>
          <w:rPr>
            <w:noProof/>
          </w:rPr>
          <w:t xml:space="preserve"> is n</w:t>
        </w:r>
      </w:ins>
      <w:r>
        <w:rPr>
          <w:noProof/>
        </w:rPr>
        <w:t>ot</w:t>
      </w:r>
      <w:ins w:id="364" w:author="Stefan Bjornander" w:date="2015-04-25T14:33:00Z">
        <w:r>
          <w:rPr>
            <w:noProof/>
          </w:rPr>
          <w:t xml:space="preserve"> defined, and the struct or union is consider incomplete.</w:t>
        </w:r>
      </w:ins>
      <w:ins w:id="365" w:author="Stefan Bjornander" w:date="2015-04-25T14:34:00Z">
        <w:r>
          <w:rPr>
            <w:noProof/>
          </w:rPr>
          <w:t xml:space="preserve"> Variables can only have complete types, and the pointer type, array type or function return type must be </w:t>
        </w:r>
      </w:ins>
      <w:r>
        <w:rPr>
          <w:noProof/>
        </w:rPr>
        <w:t xml:space="preserve">also </w:t>
      </w:r>
      <w:ins w:id="366" w:author="Stefan Bjornander" w:date="2015-04-25T14:34:00Z">
        <w:r>
          <w:rPr>
            <w:noProof/>
          </w:rPr>
          <w:t>complete.</w:t>
        </w:r>
      </w:ins>
    </w:p>
    <w:p w14:paraId="0A824C79" w14:textId="193B0AA9" w:rsidR="00EE55D9" w:rsidRDefault="00EE55D9" w:rsidP="00EE55D9">
      <w:r>
        <w:t xml:space="preserve">XXX </w:t>
      </w:r>
      <w:ins w:id="367" w:author="Stefan Bjornander" w:date="2015-04-25T11:37:00Z">
        <w:r>
          <w:t xml:space="preserve">It is possible to define an array without </w:t>
        </w:r>
      </w:ins>
      <w:ins w:id="368" w:author="Stefan Bjornander" w:date="2015-04-25T11:38:00Z">
        <w:r>
          <w:t xml:space="preserve">stating its size, </w:t>
        </w:r>
      </w:ins>
      <w:ins w:id="369" w:author="Stefan Bjornander" w:date="2015-04-25T14:31:00Z">
        <w:r>
          <w:t>in which case the array is given the size zero. I</w:t>
        </w:r>
      </w:ins>
      <w:ins w:id="370" w:author="Stefan Bjornander" w:date="2015-04-25T11:38:00Z">
        <w:r>
          <w:t>n that case</w:t>
        </w:r>
      </w:ins>
      <w:ins w:id="371" w:author="Stefan Bjornander" w:date="2015-04-25T14:31:00Z">
        <w:r>
          <w:t>,</w:t>
        </w:r>
      </w:ins>
      <w:ins w:id="372" w:author="Stefan Bjornander" w:date="2015-04-25T11:38:00Z">
        <w:r>
          <w:t xml:space="preserve"> </w:t>
        </w:r>
      </w:ins>
      <w:ins w:id="373" w:author="Stefan Bjornander" w:date="2015-04-25T14:31:00Z">
        <w:r>
          <w:t>the</w:t>
        </w:r>
      </w:ins>
      <w:ins w:id="374" w:author="Stefan Bjornander" w:date="2015-04-25T11:38:00Z">
        <w:r>
          <w:t xml:space="preserve"> </w:t>
        </w:r>
      </w:ins>
      <w:ins w:id="375" w:author="Stefan Bjornander" w:date="2015-04-25T14:31:00Z">
        <w:r>
          <w:t xml:space="preserve">array </w:t>
        </w:r>
      </w:ins>
      <w:ins w:id="376" w:author="Stefan Bjornander" w:date="2015-04-25T11:38:00Z">
        <w:r>
          <w:t xml:space="preserve">size must be determined by the size of its </w:t>
        </w:r>
      </w:ins>
      <w:r>
        <w:t>initialization</w:t>
      </w:r>
      <w:ins w:id="377" w:author="Stefan Bjornander" w:date="2015-04-25T11:38:00Z">
        <w:r>
          <w:t xml:space="preserve"> list. </w:t>
        </w:r>
      </w:ins>
      <w:ins w:id="378" w:author="Stefan Bjornander" w:date="2015-04-25T11:39:00Z">
        <w:r>
          <w:t xml:space="preserve">However, if the </w:t>
        </w:r>
      </w:ins>
      <w:ins w:id="379" w:author="Stefan Bjornander" w:date="2015-04-25T11:40:00Z">
        <w:r>
          <w:t xml:space="preserve">array </w:t>
        </w:r>
      </w:ins>
      <w:r>
        <w:t>definition</w:t>
      </w:r>
      <w:ins w:id="380" w:author="Stefan Bjornander" w:date="2015-04-25T11:39:00Z">
        <w:r>
          <w:t xml:space="preserve"> </w:t>
        </w:r>
      </w:ins>
      <w:ins w:id="381" w:author="Stefan Bjornander" w:date="2015-04-25T11:40:00Z">
        <w:r>
          <w:t>lacks</w:t>
        </w:r>
      </w:ins>
      <w:ins w:id="382" w:author="Stefan Bjornander" w:date="2015-04-25T11:39:00Z">
        <w:r>
          <w:t xml:space="preserve"> an </w:t>
        </w:r>
      </w:ins>
      <w:r>
        <w:t>initialization</w:t>
      </w:r>
      <w:ins w:id="383" w:author="Stefan Bjornander" w:date="2015-04-25T11:39:00Z">
        <w:r>
          <w:t xml:space="preserve"> list</w:t>
        </w:r>
      </w:ins>
      <w:ins w:id="384" w:author="Stefan Bjornander" w:date="2015-04-25T11:40:00Z">
        <w:r>
          <w:t xml:space="preserve">, the array </w:t>
        </w:r>
      </w:ins>
      <w:ins w:id="385" w:author="Stefan Bjornander" w:date="2015-04-25T14:31:00Z">
        <w:r>
          <w:t xml:space="preserve">keeps the size zero and is considered </w:t>
        </w:r>
      </w:ins>
      <w:ins w:id="386" w:author="Stefan Bjornander" w:date="2015-04-25T11:40:00Z">
        <w:r>
          <w:t>incomplete</w:t>
        </w:r>
      </w:ins>
      <w:ins w:id="387" w:author="Stefan Bjornander" w:date="2015-04-25T11:39:00Z">
        <w:r>
          <w:t>.</w:t>
        </w:r>
      </w:ins>
      <w:ins w:id="388" w:author="Stefan Bjornander" w:date="2015-04-25T14:30:00Z">
        <w:r>
          <w:t xml:space="preserve"> In the same</w:t>
        </w:r>
      </w:ins>
      <w:ins w:id="389" w:author="Stefan Bjornander" w:date="2015-04-25T14:33:00Z">
        <w:r>
          <w:t xml:space="preserve"> way</w:t>
        </w:r>
      </w:ins>
      <w:ins w:id="390" w:author="Stefan Bjornander" w:date="2015-04-25T14:30:00Z">
        <w:r>
          <w:t xml:space="preserve">, it is possible to define only the </w:t>
        </w:r>
      </w:ins>
      <w:ins w:id="391" w:author="Stefan Bjornander" w:date="2015-04-25T14:32:00Z">
        <w:r>
          <w:t>n</w:t>
        </w:r>
      </w:ins>
      <w:ins w:id="392" w:author="Stefan Bjornander" w:date="2015-04-25T14:33:00Z">
        <w:r>
          <w:t>ame tag</w:t>
        </w:r>
      </w:ins>
      <w:ins w:id="393" w:author="Stefan Bjornander" w:date="2015-04-25T14:30:00Z">
        <w:r>
          <w:t xml:space="preserve"> of a struct</w:t>
        </w:r>
      </w:ins>
      <w:ins w:id="394" w:author="Stefan Bjornander" w:date="2015-04-25T14:33:00Z">
        <w:r>
          <w:t xml:space="preserve"> or union</w:t>
        </w:r>
      </w:ins>
      <w:ins w:id="395" w:author="Stefan Bjornander" w:date="2015-04-25T14:30:00Z">
        <w:r>
          <w:t xml:space="preserve">, with its </w:t>
        </w:r>
      </w:ins>
      <w:ins w:id="396" w:author="Stefan Bjornander" w:date="2015-04-25T14:33:00Z">
        <w:r>
          <w:t xml:space="preserve">member </w:t>
        </w:r>
      </w:ins>
      <w:r>
        <w:t>map</w:t>
      </w:r>
      <w:ins w:id="397" w:author="Stefan Bjornander" w:date="2015-04-25T14:33:00Z">
        <w:r>
          <w:t xml:space="preserve"> </w:t>
        </w:r>
      </w:ins>
      <w:ins w:id="398" w:author="Stefan Bjornander" w:date="2015-04-25T14:30:00Z">
        <w:r>
          <w:t xml:space="preserve">to be defined later. </w:t>
        </w:r>
      </w:ins>
      <w:ins w:id="399" w:author="Stefan Bjornander" w:date="2015-04-25T14:32:00Z">
        <w:r>
          <w:t xml:space="preserve">In that case, the member </w:t>
        </w:r>
      </w:ins>
      <w:r>
        <w:t>map</w:t>
      </w:r>
      <w:ins w:id="400" w:author="Stefan Bjornander" w:date="2015-04-25T14:32:00Z">
        <w:r>
          <w:t xml:space="preserve"> is given the value null, which is keep if the </w:t>
        </w:r>
      </w:ins>
      <w:ins w:id="401" w:author="Stefan Bjornander" w:date="2015-04-25T14:33:00Z">
        <w:r>
          <w:t xml:space="preserve">member </w:t>
        </w:r>
      </w:ins>
      <w:r>
        <w:t>map</w:t>
      </w:r>
      <w:ins w:id="402" w:author="Stefan Bjornander" w:date="2015-04-25T14:33:00Z">
        <w:r>
          <w:t xml:space="preserve"> is n</w:t>
        </w:r>
      </w:ins>
      <w:r>
        <w:t>ot</w:t>
      </w:r>
      <w:ins w:id="403" w:author="Stefan Bjornander" w:date="2015-04-25T14:33:00Z">
        <w:r>
          <w:t xml:space="preserve"> defined, and the struct or union is consider incomplete.</w:t>
        </w:r>
      </w:ins>
      <w:ins w:id="404" w:author="Stefan Bjornander" w:date="2015-04-25T14:34:00Z">
        <w:r>
          <w:t xml:space="preserve"> Variables can only have complete types, and the pointer type, array type or function return type must be </w:t>
        </w:r>
      </w:ins>
      <w:r>
        <w:t xml:space="preserve">also </w:t>
      </w:r>
      <w:ins w:id="405" w:author="Stefan Bjornander" w:date="2015-04-25T14:34:00Z">
        <w: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406" w:author="Stefan Bjornander" w:date="2015-04-25T10:30:00Z"/>
          <w:color w:val="auto"/>
        </w:rPr>
        <w:pPrChange w:id="407" w:author="Stefan Bjornander" w:date="2015-04-25T10:27:00Z">
          <w:pPr>
            <w:pStyle w:val="Rubrik3"/>
          </w:pPr>
        </w:pPrChange>
      </w:pPr>
      <w:ins w:id="408" w:author="Stefan Bjornander" w:date="2015-04-25T10:28:00Z">
        <w:r>
          <w:t xml:space="preserve">Simply put, a type is constant if its field </w:t>
        </w:r>
        <w:r>
          <w:rPr>
            <w:rStyle w:val="CodeInText"/>
            <w:color w:val="auto"/>
            <w:rPrChange w:id="409" w:author="Stefan Bjornander" w:date="2015-04-25T10:28:00Z">
              <w:rPr>
                <w:rStyle w:val="CodeInText"/>
                <w:b w:val="0"/>
                <w:i w:val="0"/>
              </w:rPr>
            </w:rPrChange>
          </w:rPr>
          <w:t>m_constant</w:t>
        </w:r>
        <w:r>
          <w:t xml:space="preserve"> is true. However, </w:t>
        </w:r>
      </w:ins>
      <w:r>
        <w:t>a</w:t>
      </w:r>
      <w:ins w:id="410" w:author="Stefan Bjornander" w:date="2015-04-25T10:28:00Z">
        <w:r>
          <w:t xml:space="preserve"> struct or union is </w:t>
        </w:r>
      </w:ins>
      <w:ins w:id="411" w:author="Stefan Bjornander" w:date="2015-04-25T10:29:00Z">
        <w:r>
          <w:t>regarded</w:t>
        </w:r>
      </w:ins>
      <w:ins w:id="412" w:author="Stefan Bjornander" w:date="2015-04-25T10:28:00Z">
        <w:r>
          <w:t xml:space="preserve"> as </w:t>
        </w:r>
      </w:ins>
      <w:ins w:id="413" w:author="Stefan Bjornander" w:date="2015-04-25T10:29:00Z">
        <w:r>
          <w:t>constant</w:t>
        </w:r>
      </w:ins>
      <w:ins w:id="414" w:author="Stefan Bjornander" w:date="2015-04-25T10:28:00Z">
        <w:r>
          <w:t xml:space="preserve"> if </w:t>
        </w:r>
      </w:ins>
      <w:ins w:id="415" w:author="Stefan Bjornander" w:date="2015-04-25T10:29:00Z">
        <w:r>
          <w:t>it is constant</w:t>
        </w:r>
      </w:ins>
      <w:r>
        <w:t xml:space="preserve"> (</w:t>
      </w:r>
      <w:ins w:id="416" w:author="Stefan Bjornander" w:date="2015-04-25T10:29:00Z">
        <w:r>
          <w:rPr>
            <w:rStyle w:val="CodeInText"/>
            <w:color w:val="auto"/>
            <w:rPrChange w:id="417" w:author="Stefan Bjornander" w:date="2015-04-25T10:30:00Z">
              <w:rPr>
                <w:rStyle w:val="CodeInText"/>
                <w:b w:val="0"/>
                <w:i w:val="0"/>
              </w:rPr>
            </w:rPrChange>
          </w:rPr>
          <w:t>m_constant</w:t>
        </w:r>
        <w:r>
          <w:t xml:space="preserve"> is true) or is any of its members if (</w:t>
        </w:r>
      </w:ins>
      <w:ins w:id="418" w:author="Stefan Bjornander" w:date="2015-04-25T10:30:00Z">
        <w:r>
          <w:t>recursively</w:t>
        </w:r>
      </w:ins>
      <w:ins w:id="419" w:author="Stefan Bjornander" w:date="2015-04-25T10:29:00Z">
        <w:r>
          <w:t>)</w:t>
        </w:r>
      </w:ins>
      <w:ins w:id="420" w:author="Stefan Bjornander" w:date="2015-04-25T10:30:00Z">
        <w:r>
          <w:t xml:space="preserve"> constant.</w:t>
        </w:r>
      </w:ins>
    </w:p>
    <w:p w14:paraId="66A16E10" w14:textId="77777777" w:rsidR="00B864B2" w:rsidRDefault="00B864B2">
      <w:pPr>
        <w:pPrChange w:id="421" w:author="Stefan Bjornander" w:date="2015-04-25T10:27:00Z">
          <w:pPr>
            <w:pStyle w:val="Rubrik3"/>
          </w:pPr>
        </w:pPrChange>
      </w:pPr>
      <w:ins w:id="422" w:author="Stefan Bjornander" w:date="2015-04-25T10:30:00Z">
        <w:r>
          <w:t xml:space="preserve">The idea of the volatile </w:t>
        </w:r>
      </w:ins>
      <w:ins w:id="423" w:author="Stefan Bjornander" w:date="2015-04-25T10:31:00Z">
        <w:r>
          <w:t xml:space="preserve">qualifier is to </w:t>
        </w:r>
      </w:ins>
      <w:ins w:id="424" w:author="Stefan Bjornander" w:date="2015-04-25T10:30:00Z">
        <w:r>
          <w:t xml:space="preserve">prevent optimization, and since this book </w:t>
        </w:r>
      </w:ins>
      <w:ins w:id="425" w:author="Stefan Bjornander" w:date="2015-04-25T10:31:00Z">
        <w:r>
          <w:t xml:space="preserve">is focused on optimization techniques we have no real use for the volatile </w:t>
        </w:r>
      </w:ins>
      <w:r>
        <w:t>qualifier</w:t>
      </w:r>
      <w:ins w:id="426" w:author="Stefan Bjornander" w:date="2015-04-25T10:31:00Z">
        <w:r>
          <w:t xml:space="preserve">. However, for the sake of </w:t>
        </w:r>
      </w:ins>
      <w:r>
        <w:t>completeness</w:t>
      </w:r>
      <w:ins w:id="427" w:author="Stefan Bjornander" w:date="2015-04-25T10:31:00Z">
        <w:r>
          <w:t xml:space="preserve"> we include the </w:t>
        </w:r>
        <w:r>
          <w:rPr>
            <w:rStyle w:val="CodeInText"/>
            <w:color w:val="auto"/>
            <w:rPrChange w:id="428" w:author="Stefan Bjornander" w:date="2015-04-25T10:32:00Z">
              <w:rPr>
                <w:rStyle w:val="CodeInText"/>
                <w:b w:val="0"/>
                <w:i w:val="0"/>
              </w:rPr>
            </w:rPrChange>
          </w:rPr>
          <w:t>m_volatile</w:t>
        </w:r>
        <w:r>
          <w:t xml:space="preserve"> field in the </w:t>
        </w:r>
        <w:r>
          <w:rPr>
            <w:rStyle w:val="CodeInText"/>
            <w:color w:val="auto"/>
            <w:rPrChange w:id="429"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lastRenderedPageBreak/>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430" w:author="Stefan Bjornander" w:date="2015-04-25T11:16:00Z"/>
          <w:color w:val="auto"/>
        </w:rPr>
        <w:pPrChange w:id="431" w:author="Stefan Bjornander" w:date="2015-04-25T14:35:00Z">
          <w:pPr>
            <w:pStyle w:val="Code"/>
          </w:pPr>
        </w:pPrChange>
      </w:pPr>
      <w:ins w:id="432" w:author="Stefan Bjornander" w:date="2015-04-25T14:35:00Z">
        <w:r>
          <w:t>Two pointer</w:t>
        </w:r>
      </w:ins>
      <w:r>
        <w:rPr>
          <w:noProof/>
        </w:rPr>
        <w:t>s</w:t>
      </w:r>
      <w:ins w:id="433" w:author="Stefan Bjornander" w:date="2015-04-25T14:35:00Z">
        <w:r>
          <w:rPr>
            <w:noProof/>
          </w:rPr>
          <w:t xml:space="preserve"> are </w:t>
        </w:r>
      </w:ins>
      <w:r>
        <w:rPr>
          <w:noProof/>
        </w:rPr>
        <w:t xml:space="preserve">considered to be </w:t>
      </w:r>
      <w:ins w:id="434" w:author="Stefan Bjornander" w:date="2015-04-25T14:35:00Z">
        <w:r>
          <w:rPr>
            <w:noProof/>
          </w:rPr>
          <w:t>equal if the type</w:t>
        </w:r>
      </w:ins>
      <w:r>
        <w:rPr>
          <w:noProof/>
        </w:rPr>
        <w:t>s</w:t>
      </w:r>
      <w:ins w:id="435" w:author="Stefan Bjornander" w:date="2015-04-25T14:35:00Z">
        <w:r>
          <w:rPr>
            <w:noProof/>
          </w:rPr>
          <w:t xml:space="preserve"> they point at are equal</w:t>
        </w:r>
      </w:ins>
      <w:ins w:id="436" w:author="Stefan Bjornander" w:date="2015-04-25T14:56:00Z">
        <w:r>
          <w:rPr>
            <w:noProof/>
          </w:rPr>
          <w:t xml:space="preserve">, two arrays are </w:t>
        </w:r>
      </w:ins>
      <w:r>
        <w:rPr>
          <w:noProof/>
        </w:rPr>
        <w:t xml:space="preserve">equal </w:t>
      </w:r>
      <w:ins w:id="437" w:author="Stefan Bjornander" w:date="2015-04-25T17:26:00Z">
        <w:r>
          <w:rPr>
            <w:noProof/>
          </w:rPr>
          <w:t>if</w:t>
        </w:r>
      </w:ins>
      <w:r>
        <w:rPr>
          <w:noProof/>
        </w:rPr>
        <w:t xml:space="preserve"> (1) </w:t>
      </w:r>
      <w:ins w:id="438" w:author="Stefan Bjornander" w:date="2015-04-25T17:26:00Z">
        <w:r>
          <w:rPr>
            <w:noProof/>
          </w:rPr>
          <w:t xml:space="preserve">their types are equal and </w:t>
        </w:r>
      </w:ins>
      <w:r>
        <w:rPr>
          <w:noProof/>
        </w:rPr>
        <w:t xml:space="preserve">(2) </w:t>
      </w:r>
      <w:ins w:id="439" w:author="Stefan Bjornander" w:date="2015-04-25T17:26:00Z">
        <w:r>
          <w:rPr>
            <w:noProof/>
          </w:rPr>
          <w:t>they have the same size o</w:t>
        </w:r>
      </w:ins>
      <w:r>
        <w:rPr>
          <w:noProof/>
        </w:rPr>
        <w:t>r</w:t>
      </w:r>
      <w:ins w:id="440" w:author="Stefan Bjornander" w:date="2015-04-25T17:26:00Z">
        <w:r>
          <w:rPr>
            <w:noProof/>
          </w:rPr>
          <w:t xml:space="preserve"> </w:t>
        </w:r>
      </w:ins>
      <w:r>
        <w:rPr>
          <w:noProof/>
        </w:rPr>
        <w:t>both are incomplete (their sizes are zero)</w:t>
      </w:r>
      <w:ins w:id="441" w:author="Stefan Bjornander" w:date="2015-04-25T17:26:00Z">
        <w:r>
          <w:rPr>
            <w:noProof/>
          </w:rPr>
          <w:t>.</w:t>
        </w:r>
      </w:ins>
      <w:ins w:id="442" w:author="Stefan Bjornander" w:date="2015-04-25T14:56:00Z">
        <w:r>
          <w:rPr>
            <w:noProof/>
          </w:rPr>
          <w:t xml:space="preserve"> </w:t>
        </w:r>
      </w:ins>
      <w:ins w:id="443" w:author="Stefan Bjornander" w:date="2015-04-25T14:58:00Z">
        <w:r>
          <w:rPr>
            <w:noProof/>
          </w:rPr>
          <w:t>Two struct</w:t>
        </w:r>
      </w:ins>
      <w:ins w:id="444" w:author="Stefan Bjornander" w:date="2015-04-25T16:07:00Z">
        <w:r>
          <w:rPr>
            <w:noProof/>
          </w:rPr>
          <w:t>s</w:t>
        </w:r>
      </w:ins>
      <w:ins w:id="445" w:author="Stefan Bjornander" w:date="2015-04-25T14:58:00Z">
        <w:r>
          <w:rPr>
            <w:noProof/>
          </w:rPr>
          <w:t xml:space="preserve"> or unions are equals if </w:t>
        </w:r>
      </w:ins>
      <w:ins w:id="446" w:author="Stefan Bjornander" w:date="2015-04-25T16:06:00Z">
        <w:r>
          <w:rPr>
            <w:noProof/>
          </w:rPr>
          <w:t xml:space="preserve">they both are incomplete </w:t>
        </w:r>
      </w:ins>
      <w:r>
        <w:rPr>
          <w:noProof/>
        </w:rPr>
        <w:t xml:space="preserve">(their member maps are null) </w:t>
      </w:r>
      <w:ins w:id="447" w:author="Stefan Bjornander" w:date="2015-04-25T16:06:00Z">
        <w:r>
          <w:rPr>
            <w:noProof/>
          </w:rPr>
          <w:t xml:space="preserve">or if </w:t>
        </w:r>
      </w:ins>
      <w:ins w:id="448" w:author="Stefan Bjornander" w:date="2015-04-25T14:58:00Z">
        <w:r>
          <w:rPr>
            <w:noProof/>
          </w:rPr>
          <w:t xml:space="preserve">their member </w:t>
        </w:r>
      </w:ins>
      <w:r>
        <w:rPr>
          <w:noProof/>
        </w:rPr>
        <w:t>maps</w:t>
      </w:r>
      <w:ins w:id="449" w:author="Stefan Bjornander" w:date="2015-04-25T14:58:00Z">
        <w:r>
          <w:rPr>
            <w:noProof/>
          </w:rPr>
          <w:t xml:space="preserve"> are equal</w:t>
        </w:r>
      </w:ins>
      <w:ins w:id="450" w:author="Stefan Bjornander" w:date="2015-04-25T16:07:00Z">
        <w:r>
          <w:rPr>
            <w:noProof/>
          </w:rPr>
          <w:t>. N</w:t>
        </w:r>
      </w:ins>
      <w:ins w:id="451" w:author="Stefan Bjornander" w:date="2015-04-25T16:05:00Z">
        <w:r>
          <w:rPr>
            <w:noProof/>
          </w:rPr>
          <w:t xml:space="preserve">ote that they </w:t>
        </w:r>
      </w:ins>
      <w:r>
        <w:rPr>
          <w:noProof/>
        </w:rPr>
        <w:t xml:space="preserve">must not only </w:t>
      </w:r>
      <w:ins w:id="452" w:author="Stefan Bjornander" w:date="2015-04-25T16:06:00Z">
        <w:r>
          <w:rPr>
            <w:noProof/>
          </w:rPr>
          <w:t>have the same members, the</w:t>
        </w:r>
      </w:ins>
      <w:r>
        <w:rPr>
          <w:noProof/>
        </w:rPr>
        <w:t xml:space="preserve"> members</w:t>
      </w:r>
      <w:ins w:id="453" w:author="Stefan Bjornander" w:date="2015-04-25T16:06:00Z">
        <w:r>
          <w:rPr>
            <w:noProof/>
          </w:rPr>
          <w:t xml:space="preserve"> </w:t>
        </w:r>
      </w:ins>
      <w:r>
        <w:rPr>
          <w:noProof/>
        </w:rPr>
        <w:t xml:space="preserve">must also appear in the </w:t>
      </w:r>
      <w:ins w:id="454" w:author="Stefan Bjornander" w:date="2015-04-25T16:06:00Z">
        <w:r>
          <w:rPr>
            <w:noProof/>
          </w:rPr>
          <w:t>same order.</w:t>
        </w:r>
      </w:ins>
      <w:ins w:id="455"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lastRenderedPageBreak/>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lastRenderedPageBreak/>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lastRenderedPageBreak/>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lastRenderedPageBreak/>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lastRenderedPageBreak/>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456" w:author="Stefan Bjornander" w:date="2015-04-25T11:15:00Z"/>
          <w:color w:val="auto"/>
        </w:rPr>
        <w:pPrChange w:id="457" w:author="Stefan Bjornander" w:date="2015-04-25T14:54:00Z">
          <w:pPr>
            <w:pStyle w:val="Rubrik3"/>
          </w:pPr>
        </w:pPrChange>
      </w:pPr>
      <w:ins w:id="458" w:author="Stefan Bjornander" w:date="2015-04-25T14:54:00Z">
        <w:r>
          <w:t xml:space="preserve">Each type has a size, even though void </w:t>
        </w:r>
      </w:ins>
      <w:ins w:id="459" w:author="Stefan Bjornander" w:date="2015-04-25T16:04:00Z">
        <w:r>
          <w:t>and</w:t>
        </w:r>
      </w:ins>
      <w:ins w:id="460" w:author="Stefan Bjornander" w:date="2015-04-25T14:54:00Z">
        <w:r>
          <w:t xml:space="preserve"> function ha</w:t>
        </w:r>
      </w:ins>
      <w:ins w:id="461" w:author="Stefan Bjornander" w:date="2015-04-25T16:04:00Z">
        <w:r>
          <w:t>ve</w:t>
        </w:r>
      </w:ins>
      <w:ins w:id="462" w:author="Stefan Bjornander" w:date="2015-04-25T14:54:00Z">
        <w:r>
          <w:t xml:space="preserve"> size zero. The size of an array is its size times the size of its type</w:t>
        </w:r>
      </w:ins>
      <w:ins w:id="463" w:author="Stefan Bjornander" w:date="2015-04-25T14:55:00Z">
        <w:r>
          <w:t xml:space="preserve">, the size of a struct is the sum of the sizes of its members, and the size of a union is the size of its </w:t>
        </w:r>
      </w:ins>
      <w:ins w:id="464" w:author="Stefan Bjornander" w:date="2015-04-25T16:04:00Z">
        <w:r>
          <w:t>largest</w:t>
        </w:r>
      </w:ins>
      <w:ins w:id="465" w:author="Stefan Bjornander" w:date="2015-04-25T14:55:00Z">
        <w:r>
          <w:t xml:space="preserve"> member. Not</w:t>
        </w:r>
      </w:ins>
      <w:ins w:id="466" w:author="Stefan Bjornander" w:date="2015-04-25T16:04:00Z">
        <w:r>
          <w:t>e</w:t>
        </w:r>
      </w:ins>
      <w:ins w:id="467"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lastRenderedPageBreak/>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468" w:name="_Toc49764382"/>
      <w:r>
        <w:t>Type Casting</w:t>
      </w:r>
      <w:bookmarkEnd w:id="468"/>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lastRenderedPageBreak/>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4634D1A" w:rsidR="00D447B5" w:rsidRDefault="00D447B5" w:rsidP="00D447B5">
      <w:r>
        <w:t xml:space="preserve">The </w:t>
      </w:r>
      <w:r w:rsidRPr="00D42D49">
        <w:rPr>
          <w:rStyle w:val="KeyWord0"/>
        </w:rPr>
        <w:t>implicitCast</w:t>
      </w:r>
      <w:r>
        <w:t xml:space="preserve"> method does basically the same thing as </w:t>
      </w:r>
      <w:r w:rsidRPr="00D42D49">
        <w:rPr>
          <w:rStyle w:val="KeyWord0"/>
        </w:rPr>
        <w:t>explicitCast</w:t>
      </w:r>
      <w:r>
        <w:t>. The difference is that is raises warnings in case of converting from a larger type to a smaller type. Another difference is that we do not need to create a new type if it has the same size as the source type.</w:t>
      </w:r>
    </w:p>
    <w:p w14:paraId="4A5D41C0" w14:textId="77777777" w:rsidR="0067560B" w:rsidRDefault="0067560B" w:rsidP="0067560B">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lastRenderedPageBreak/>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lastRenderedPageBreak/>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lastRenderedPageBreak/>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lastRenderedPageBreak/>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7777777" w:rsidR="00BB78E9" w:rsidRDefault="00BB78E9" w:rsidP="00BB78E9">
      <w:r>
        <w:lastRenderedPageBreak/>
        <w:t>In accordance with the Ansi C standard the signed and unsigned values have the same size, and a character is always one byte</w:t>
      </w:r>
      <w:r>
        <w:rPr>
          <w:rStyle w:val="Fotnotsreferens"/>
        </w:rPr>
        <w:footnoteReference w:id="4"/>
      </w:r>
      <w:r>
        <w:t>. 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469" w:name="_Toc49764383"/>
      <w:r>
        <w:lastRenderedPageBreak/>
        <w:t>Constant Expression</w:t>
      </w:r>
      <w:bookmarkEnd w:id="469"/>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470" w:name="_Toc49764384"/>
      <w:r>
        <w:lastRenderedPageBreak/>
        <w:t xml:space="preserve">Static </w:t>
      </w:r>
      <w:r w:rsidR="00917F74">
        <w:t xml:space="preserve">Address </w:t>
      </w:r>
      <w:r>
        <w:t>Expression</w:t>
      </w:r>
      <w:bookmarkEnd w:id="470"/>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471" w:name="_Toc49764385"/>
      <w:r>
        <w:lastRenderedPageBreak/>
        <w:t>Initialization</w:t>
      </w:r>
      <w:bookmarkEnd w:id="471"/>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472" w:name="_Toc49764386"/>
      <w:r w:rsidRPr="00EC76D5">
        <w:lastRenderedPageBreak/>
        <w:t>Middle Code Optimization</w:t>
      </w:r>
      <w:bookmarkEnd w:id="221"/>
      <w:bookmarkEnd w:id="472"/>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473" w:name="_Toc49764387"/>
      <w:r>
        <w:t>Object to Integer Addresses</w:t>
      </w:r>
      <w:bookmarkEnd w:id="473"/>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474" w:name="_Toc49764388"/>
      <w:r>
        <w:t>Goto Next Instructions</w:t>
      </w:r>
      <w:bookmarkEnd w:id="474"/>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475" w:name="_Toc49764389"/>
      <w:r w:rsidRPr="00EC76D5">
        <w:t>Next-</w:t>
      </w:r>
      <w:r w:rsidR="00795872" w:rsidRPr="00EC76D5">
        <w:t xml:space="preserve">Double </w:t>
      </w:r>
      <w:r w:rsidR="00036C5E" w:rsidRPr="00EC76D5">
        <w:t xml:space="preserve">Goto </w:t>
      </w:r>
      <w:r w:rsidR="00795872" w:rsidRPr="00EC76D5">
        <w:t>Statements</w:t>
      </w:r>
      <w:bookmarkEnd w:id="475"/>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476" w:name="_Toc49764390"/>
      <w:r w:rsidRPr="00EC76D5">
        <w:t>Goto Chains</w:t>
      </w:r>
      <w:bookmarkEnd w:id="476"/>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477" w:name="_Toc49764391"/>
      <w:r>
        <w:t>Remove</w:t>
      </w:r>
      <w:r w:rsidR="00036C5E" w:rsidRPr="00EC76D5">
        <w:t xml:space="preserve"> Unreachable Code</w:t>
      </w:r>
      <w:bookmarkEnd w:id="477"/>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478" w:name="_Toc49764392"/>
      <w:r>
        <w:t>Remove Push-Pop Chains</w:t>
      </w:r>
      <w:bookmarkEnd w:id="478"/>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479" w:name="_Toc49764393"/>
      <w:r>
        <w:t>Change Top-Pop to Pop</w:t>
      </w:r>
      <w:bookmarkEnd w:id="479"/>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480" w:name="_Toc49764394"/>
      <w:r>
        <w:rPr>
          <w:highlight w:val="white"/>
          <w:lang w:val="sv-SE"/>
        </w:rPr>
        <w:t>Sematic Optimization</w:t>
      </w:r>
      <w:bookmarkEnd w:id="480"/>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481" w:name="_Toc49764395"/>
      <w:r>
        <w:rPr>
          <w:highlight w:val="white"/>
        </w:rPr>
        <w:t>Optimize Relation Expression</w:t>
      </w:r>
      <w:bookmarkEnd w:id="481"/>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482" w:name="_Toc49764396"/>
      <w:r w:rsidRPr="009D3B17">
        <w:rPr>
          <w:highlight w:val="white"/>
        </w:rPr>
        <w:t xml:space="preserve">Optimize </w:t>
      </w:r>
      <w:r w:rsidR="001278F9">
        <w:rPr>
          <w:highlight w:val="white"/>
        </w:rPr>
        <w:t>Communicative</w:t>
      </w:r>
      <w:r w:rsidRPr="009D3B17">
        <w:rPr>
          <w:highlight w:val="white"/>
        </w:rPr>
        <w:t xml:space="preserve"> Expression</w:t>
      </w:r>
      <w:bookmarkEnd w:id="482"/>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83" w:name="_Toc49764397"/>
      <w:r>
        <w:t>Remove Trivial Assignment</w:t>
      </w:r>
      <w:bookmarkEnd w:id="483"/>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84" w:name="_Toc49764398"/>
      <w:r w:rsidRPr="00EC76D5">
        <w:lastRenderedPageBreak/>
        <w:t xml:space="preserve">Remove </w:t>
      </w:r>
      <w:r w:rsidR="00F03A18" w:rsidRPr="00EC76D5">
        <w:t>Cleared</w:t>
      </w:r>
      <w:r w:rsidRPr="00EC76D5">
        <w:t xml:space="preserve"> Code</w:t>
      </w:r>
      <w:bookmarkEnd w:id="484"/>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85" w:name="_Toc49764399"/>
      <w:r>
        <w:lastRenderedPageBreak/>
        <w:t>Assembly Code Generation</w:t>
      </w:r>
      <w:bookmarkEnd w:id="485"/>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86" w:name="_Toc49764400"/>
      <w:r>
        <w:t>Runtime Management</w:t>
      </w:r>
      <w:bookmarkEnd w:id="486"/>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2FBC9E7E">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18604C" w:rsidRPr="00D2146B" w:rsidRDefault="0018604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18604C" w:rsidRPr="00D2146B" w:rsidRDefault="0018604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18604C" w:rsidRPr="00D2146B" w:rsidRDefault="0018604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18604C" w:rsidRPr="00D2146B" w:rsidRDefault="0018604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18604C" w:rsidRPr="00D2146B" w:rsidRDefault="0018604C" w:rsidP="00D2146B">
                              <w:pPr>
                                <w:spacing w:before="0" w:after="0"/>
                                <w:rPr>
                                  <w:sz w:val="18"/>
                                  <w:szCs w:val="18"/>
                                  <w:lang w:val="sv-SE"/>
                                </w:rPr>
                              </w:pPr>
                              <w:r w:rsidRPr="00D2146B">
                                <w:rPr>
                                  <w:sz w:val="18"/>
                                  <w:szCs w:val="18"/>
                                  <w:lang w:val="sv-SE"/>
                                </w:rPr>
                                <w:t>Ellipse Frame Pointer</w:t>
                              </w:r>
                            </w:p>
                            <w:p w14:paraId="366E1AE1" w14:textId="757FAE9A" w:rsidR="0018604C" w:rsidRPr="00D2146B" w:rsidRDefault="0018604C" w:rsidP="00D2146B">
                              <w:pPr>
                                <w:spacing w:before="0" w:after="0"/>
                                <w:rPr>
                                  <w:sz w:val="18"/>
                                  <w:szCs w:val="18"/>
                                  <w:lang w:val="sv-SE"/>
                                </w:rPr>
                              </w:pPr>
                              <w:r w:rsidRPr="00D2146B">
                                <w:rPr>
                                  <w:sz w:val="18"/>
                                  <w:szCs w:val="18"/>
                                  <w:lang w:val="sv-SE"/>
                                </w:rPr>
                                <w:t>Regular Frame Pointer</w:t>
                              </w:r>
                            </w:p>
                            <w:p w14:paraId="3E5A4966" w14:textId="38836501" w:rsidR="0018604C" w:rsidRPr="00D2146B" w:rsidRDefault="0018604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18604C" w:rsidRPr="00D2146B" w:rsidRDefault="0018604C" w:rsidP="00D2146B">
                              <w:pPr>
                                <w:spacing w:before="0" w:after="0"/>
                                <w:rPr>
                                  <w:sz w:val="18"/>
                                  <w:szCs w:val="18"/>
                                  <w:lang w:val="sv-SE"/>
                                </w:rPr>
                              </w:pPr>
                            </w:p>
                            <w:p w14:paraId="48B5950A" w14:textId="77777777" w:rsidR="0018604C" w:rsidRPr="00D2146B" w:rsidRDefault="0018604C"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18604C" w:rsidRPr="00D2146B" w:rsidRDefault="0018604C"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18604C" w:rsidRPr="00D2146B" w:rsidRDefault="0018604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18604C" w:rsidRPr="00D2146B" w:rsidRDefault="0018604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18604C" w:rsidRPr="00D2146B" w:rsidRDefault="0018604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18604C" w:rsidRPr="00D2146B" w:rsidRDefault="0018604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18604C" w:rsidRPr="00D2146B" w:rsidRDefault="0018604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18604C" w:rsidRPr="00D2146B" w:rsidRDefault="0018604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18604C" w:rsidRPr="00D2146B" w:rsidRDefault="0018604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18604C" w:rsidRPr="00D2146B" w:rsidRDefault="0018604C" w:rsidP="00D2146B">
                              <w:pPr>
                                <w:spacing w:before="0" w:after="0" w:line="256" w:lineRule="auto"/>
                                <w:rPr>
                                  <w:sz w:val="18"/>
                                  <w:szCs w:val="18"/>
                                </w:rPr>
                              </w:pPr>
                              <w:r w:rsidRPr="00D2146B">
                                <w:rPr>
                                  <w:rFonts w:eastAsia="Calibri"/>
                                  <w:color w:val="000000"/>
                                  <w:sz w:val="18"/>
                                  <w:szCs w:val="18"/>
                                </w:rPr>
                                <w:t> </w:t>
                              </w:r>
                            </w:p>
                            <w:p w14:paraId="2924CD49" w14:textId="77777777" w:rsidR="0018604C" w:rsidRPr="00D2146B" w:rsidRDefault="0018604C"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18604C" w:rsidRPr="00D2146B" w:rsidRDefault="0018604C"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18604C" w:rsidRPr="00D2146B" w:rsidRDefault="0018604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18604C" w:rsidRPr="00D2146B" w:rsidRDefault="0018604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18604C" w:rsidRPr="00D2146B" w:rsidRDefault="0018604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18604C" w:rsidRPr="00D2146B" w:rsidRDefault="0018604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18604C" w:rsidRPr="00D2146B" w:rsidRDefault="0018604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18604C" w:rsidRPr="00D2146B" w:rsidRDefault="0018604C" w:rsidP="00D2146B">
                              <w:pPr>
                                <w:spacing w:before="0" w:after="0" w:line="254" w:lineRule="auto"/>
                                <w:rPr>
                                  <w:sz w:val="18"/>
                                  <w:szCs w:val="18"/>
                                </w:rPr>
                              </w:pPr>
                              <w:r w:rsidRPr="00D2146B">
                                <w:rPr>
                                  <w:rFonts w:eastAsia="Calibri"/>
                                  <w:color w:val="000000"/>
                                  <w:sz w:val="18"/>
                                  <w:szCs w:val="18"/>
                                </w:rPr>
                                <w:t> </w:t>
                              </w:r>
                            </w:p>
                            <w:p w14:paraId="1ECBE518" w14:textId="77777777" w:rsidR="0018604C" w:rsidRPr="00D2146B" w:rsidRDefault="0018604C"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18604C" w:rsidRPr="00D2146B" w:rsidRDefault="0018604C"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18604C" w:rsidRPr="00D2146B" w:rsidRDefault="0018604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18604C" w:rsidRPr="00D2146B" w:rsidRDefault="0018604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18604C" w:rsidRPr="00D2146B" w:rsidRDefault="0018604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18604C" w:rsidRPr="00D2146B" w:rsidRDefault="0018604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18604C" w:rsidRPr="00D2146B" w:rsidRDefault="0018604C" w:rsidP="00D2146B">
                        <w:pPr>
                          <w:spacing w:before="0" w:after="0"/>
                          <w:rPr>
                            <w:sz w:val="18"/>
                            <w:szCs w:val="18"/>
                            <w:lang w:val="sv-SE"/>
                          </w:rPr>
                        </w:pPr>
                        <w:r w:rsidRPr="00D2146B">
                          <w:rPr>
                            <w:sz w:val="18"/>
                            <w:szCs w:val="18"/>
                            <w:lang w:val="sv-SE"/>
                          </w:rPr>
                          <w:t>Ellipse Frame Pointer</w:t>
                        </w:r>
                      </w:p>
                      <w:p w14:paraId="366E1AE1" w14:textId="757FAE9A" w:rsidR="0018604C" w:rsidRPr="00D2146B" w:rsidRDefault="0018604C" w:rsidP="00D2146B">
                        <w:pPr>
                          <w:spacing w:before="0" w:after="0"/>
                          <w:rPr>
                            <w:sz w:val="18"/>
                            <w:szCs w:val="18"/>
                            <w:lang w:val="sv-SE"/>
                          </w:rPr>
                        </w:pPr>
                        <w:r w:rsidRPr="00D2146B">
                          <w:rPr>
                            <w:sz w:val="18"/>
                            <w:szCs w:val="18"/>
                            <w:lang w:val="sv-SE"/>
                          </w:rPr>
                          <w:t>Regular Frame Pointer</w:t>
                        </w:r>
                      </w:p>
                      <w:p w14:paraId="3E5A4966" w14:textId="38836501" w:rsidR="0018604C" w:rsidRPr="00D2146B" w:rsidRDefault="0018604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18604C" w:rsidRPr="00D2146B" w:rsidRDefault="0018604C" w:rsidP="00D2146B">
                        <w:pPr>
                          <w:spacing w:before="0" w:after="0"/>
                          <w:rPr>
                            <w:sz w:val="18"/>
                            <w:szCs w:val="18"/>
                            <w:lang w:val="sv-SE"/>
                          </w:rPr>
                        </w:pPr>
                      </w:p>
                      <w:p w14:paraId="48B5950A" w14:textId="77777777" w:rsidR="0018604C" w:rsidRPr="00D2146B" w:rsidRDefault="0018604C"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18604C" w:rsidRPr="00D2146B" w:rsidRDefault="0018604C"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18604C" w:rsidRPr="00D2146B" w:rsidRDefault="0018604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18604C" w:rsidRPr="00D2146B" w:rsidRDefault="0018604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18604C" w:rsidRPr="00D2146B" w:rsidRDefault="0018604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18604C" w:rsidRPr="00D2146B" w:rsidRDefault="0018604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18604C" w:rsidRPr="00D2146B" w:rsidRDefault="0018604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18604C" w:rsidRPr="00D2146B" w:rsidRDefault="0018604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18604C" w:rsidRPr="00D2146B" w:rsidRDefault="0018604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18604C" w:rsidRPr="00D2146B" w:rsidRDefault="0018604C" w:rsidP="00D2146B">
                        <w:pPr>
                          <w:spacing w:before="0" w:after="0" w:line="256" w:lineRule="auto"/>
                          <w:rPr>
                            <w:sz w:val="18"/>
                            <w:szCs w:val="18"/>
                          </w:rPr>
                        </w:pPr>
                        <w:r w:rsidRPr="00D2146B">
                          <w:rPr>
                            <w:rFonts w:eastAsia="Calibri"/>
                            <w:color w:val="000000"/>
                            <w:sz w:val="18"/>
                            <w:szCs w:val="18"/>
                          </w:rPr>
                          <w:t> </w:t>
                        </w:r>
                      </w:p>
                      <w:p w14:paraId="2924CD49" w14:textId="77777777" w:rsidR="0018604C" w:rsidRPr="00D2146B" w:rsidRDefault="0018604C"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18604C" w:rsidRPr="00D2146B" w:rsidRDefault="0018604C"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18604C" w:rsidRPr="00D2146B" w:rsidRDefault="0018604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18604C" w:rsidRPr="00D2146B" w:rsidRDefault="0018604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18604C" w:rsidRPr="00D2146B" w:rsidRDefault="0018604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18604C" w:rsidRPr="00D2146B" w:rsidRDefault="0018604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18604C" w:rsidRPr="00D2146B" w:rsidRDefault="0018604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18604C" w:rsidRPr="00D2146B" w:rsidRDefault="0018604C" w:rsidP="00D2146B">
                        <w:pPr>
                          <w:spacing w:before="0" w:after="0" w:line="254" w:lineRule="auto"/>
                          <w:rPr>
                            <w:sz w:val="18"/>
                            <w:szCs w:val="18"/>
                          </w:rPr>
                        </w:pPr>
                        <w:r w:rsidRPr="00D2146B">
                          <w:rPr>
                            <w:rFonts w:eastAsia="Calibri"/>
                            <w:color w:val="000000"/>
                            <w:sz w:val="18"/>
                            <w:szCs w:val="18"/>
                          </w:rPr>
                          <w:t> </w:t>
                        </w:r>
                      </w:p>
                      <w:p w14:paraId="1ECBE518" w14:textId="77777777" w:rsidR="0018604C" w:rsidRPr="00D2146B" w:rsidRDefault="0018604C"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18604C" w:rsidRPr="00D2146B" w:rsidRDefault="0018604C"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721901D7">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18604C" w:rsidRPr="00D2146B" w:rsidRDefault="0018604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18604C" w:rsidRDefault="0018604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18604C" w:rsidRDefault="0018604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18604C" w:rsidRPr="00D2146B" w:rsidRDefault="0018604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18604C" w:rsidRPr="00D2146B" w:rsidRDefault="0018604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18604C" w:rsidRPr="00D2146B" w:rsidRDefault="0018604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18604C" w:rsidRPr="00D2146B" w:rsidRDefault="0018604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18604C" w:rsidRPr="00D2146B" w:rsidRDefault="0018604C" w:rsidP="002903DF">
                              <w:pPr>
                                <w:spacing w:before="0" w:after="0"/>
                                <w:rPr>
                                  <w:sz w:val="18"/>
                                  <w:szCs w:val="18"/>
                                  <w:lang w:val="sv-SE"/>
                                </w:rPr>
                              </w:pPr>
                              <w:r w:rsidRPr="00D2146B">
                                <w:rPr>
                                  <w:sz w:val="18"/>
                                  <w:szCs w:val="18"/>
                                  <w:lang w:val="sv-SE"/>
                                </w:rPr>
                                <w:t>Ellipse Frame Pointer</w:t>
                              </w:r>
                            </w:p>
                            <w:p w14:paraId="5718813E" w14:textId="77777777" w:rsidR="0018604C" w:rsidRPr="00D2146B" w:rsidRDefault="0018604C" w:rsidP="002903DF">
                              <w:pPr>
                                <w:spacing w:before="0" w:after="0"/>
                                <w:rPr>
                                  <w:sz w:val="18"/>
                                  <w:szCs w:val="18"/>
                                  <w:lang w:val="sv-SE"/>
                                </w:rPr>
                              </w:pPr>
                              <w:r w:rsidRPr="00D2146B">
                                <w:rPr>
                                  <w:sz w:val="18"/>
                                  <w:szCs w:val="18"/>
                                  <w:lang w:val="sv-SE"/>
                                </w:rPr>
                                <w:t>Regular Frame Pointer</w:t>
                              </w:r>
                            </w:p>
                            <w:p w14:paraId="62230721" w14:textId="77777777" w:rsidR="0018604C" w:rsidRPr="00D2146B" w:rsidRDefault="0018604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18604C" w:rsidRPr="00D2146B" w:rsidRDefault="0018604C" w:rsidP="002903DF">
                              <w:pPr>
                                <w:spacing w:before="0" w:after="0"/>
                                <w:rPr>
                                  <w:sz w:val="18"/>
                                  <w:szCs w:val="18"/>
                                  <w:lang w:val="sv-SE"/>
                                </w:rPr>
                              </w:pPr>
                            </w:p>
                            <w:p w14:paraId="3BE3217A" w14:textId="77777777" w:rsidR="0018604C" w:rsidRPr="00D2146B" w:rsidRDefault="0018604C"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18604C" w:rsidRPr="00D2146B" w:rsidRDefault="0018604C"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18604C" w:rsidRDefault="0018604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18604C" w:rsidRPr="00D2146B" w:rsidRDefault="0018604C" w:rsidP="002903DF">
                              <w:pPr>
                                <w:spacing w:before="0" w:after="0" w:line="256" w:lineRule="auto"/>
                                <w:rPr>
                                  <w:sz w:val="18"/>
                                  <w:szCs w:val="18"/>
                                </w:rPr>
                              </w:pPr>
                              <w:r>
                                <w:rPr>
                                  <w:rFonts w:eastAsia="Calibri"/>
                                  <w:color w:val="000000"/>
                                  <w:sz w:val="18"/>
                                  <w:szCs w:val="18"/>
                                </w:rPr>
                                <w:t>Elliptic parameter: 21</w:t>
                              </w:r>
                            </w:p>
                            <w:p w14:paraId="0F8126A1"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 </w:t>
                              </w:r>
                            </w:p>
                            <w:p w14:paraId="28313E96"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18604C" w:rsidRPr="00D2146B" w:rsidRDefault="0018604C"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18604C" w:rsidRPr="00D2146B" w:rsidRDefault="0018604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18604C" w:rsidRPr="00D2146B" w:rsidRDefault="0018604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18604C" w:rsidRPr="00D2146B" w:rsidRDefault="0018604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18604C" w:rsidRPr="00D2146B" w:rsidRDefault="0018604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18604C" w:rsidRPr="00D2146B" w:rsidRDefault="0018604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18604C" w:rsidRPr="00D2146B" w:rsidRDefault="0018604C" w:rsidP="002903DF">
                              <w:pPr>
                                <w:spacing w:before="0" w:after="0" w:line="254" w:lineRule="auto"/>
                                <w:rPr>
                                  <w:sz w:val="18"/>
                                  <w:szCs w:val="18"/>
                                </w:rPr>
                              </w:pPr>
                              <w:r w:rsidRPr="00D2146B">
                                <w:rPr>
                                  <w:rFonts w:eastAsia="Calibri"/>
                                  <w:color w:val="000000"/>
                                  <w:sz w:val="18"/>
                                  <w:szCs w:val="18"/>
                                </w:rPr>
                                <w:t> </w:t>
                              </w:r>
                            </w:p>
                            <w:p w14:paraId="48FC4ABF" w14:textId="77777777" w:rsidR="0018604C" w:rsidRPr="00D2146B" w:rsidRDefault="0018604C"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18604C" w:rsidRPr="00D2146B" w:rsidRDefault="0018604C"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18604C" w:rsidRPr="00D2146B" w:rsidRDefault="0018604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18604C" w:rsidRDefault="0018604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18604C" w:rsidRDefault="0018604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18604C" w:rsidRPr="00D2146B" w:rsidRDefault="0018604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18604C" w:rsidRPr="00D2146B" w:rsidRDefault="0018604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18604C" w:rsidRPr="00D2146B" w:rsidRDefault="0018604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18604C" w:rsidRPr="00D2146B" w:rsidRDefault="0018604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18604C" w:rsidRPr="00D2146B" w:rsidRDefault="0018604C" w:rsidP="002903DF">
                        <w:pPr>
                          <w:spacing w:before="0" w:after="0"/>
                          <w:rPr>
                            <w:sz w:val="18"/>
                            <w:szCs w:val="18"/>
                            <w:lang w:val="sv-SE"/>
                          </w:rPr>
                        </w:pPr>
                        <w:r w:rsidRPr="00D2146B">
                          <w:rPr>
                            <w:sz w:val="18"/>
                            <w:szCs w:val="18"/>
                            <w:lang w:val="sv-SE"/>
                          </w:rPr>
                          <w:t>Ellipse Frame Pointer</w:t>
                        </w:r>
                      </w:p>
                      <w:p w14:paraId="5718813E" w14:textId="77777777" w:rsidR="0018604C" w:rsidRPr="00D2146B" w:rsidRDefault="0018604C" w:rsidP="002903DF">
                        <w:pPr>
                          <w:spacing w:before="0" w:after="0"/>
                          <w:rPr>
                            <w:sz w:val="18"/>
                            <w:szCs w:val="18"/>
                            <w:lang w:val="sv-SE"/>
                          </w:rPr>
                        </w:pPr>
                        <w:r w:rsidRPr="00D2146B">
                          <w:rPr>
                            <w:sz w:val="18"/>
                            <w:szCs w:val="18"/>
                            <w:lang w:val="sv-SE"/>
                          </w:rPr>
                          <w:t>Regular Frame Pointer</w:t>
                        </w:r>
                      </w:p>
                      <w:p w14:paraId="62230721" w14:textId="77777777" w:rsidR="0018604C" w:rsidRPr="00D2146B" w:rsidRDefault="0018604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18604C" w:rsidRPr="00D2146B" w:rsidRDefault="0018604C" w:rsidP="002903DF">
                        <w:pPr>
                          <w:spacing w:before="0" w:after="0"/>
                          <w:rPr>
                            <w:sz w:val="18"/>
                            <w:szCs w:val="18"/>
                            <w:lang w:val="sv-SE"/>
                          </w:rPr>
                        </w:pPr>
                      </w:p>
                      <w:p w14:paraId="3BE3217A" w14:textId="77777777" w:rsidR="0018604C" w:rsidRPr="00D2146B" w:rsidRDefault="0018604C"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18604C" w:rsidRPr="00D2146B" w:rsidRDefault="0018604C"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18604C" w:rsidRDefault="0018604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18604C" w:rsidRPr="00D2146B" w:rsidRDefault="0018604C" w:rsidP="002903DF">
                        <w:pPr>
                          <w:spacing w:before="0" w:after="0" w:line="256" w:lineRule="auto"/>
                          <w:rPr>
                            <w:sz w:val="18"/>
                            <w:szCs w:val="18"/>
                          </w:rPr>
                        </w:pPr>
                        <w:r>
                          <w:rPr>
                            <w:rFonts w:eastAsia="Calibri"/>
                            <w:color w:val="000000"/>
                            <w:sz w:val="18"/>
                            <w:szCs w:val="18"/>
                          </w:rPr>
                          <w:t>Elliptic parameter: 21</w:t>
                        </w:r>
                      </w:p>
                      <w:p w14:paraId="0F8126A1"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 </w:t>
                        </w:r>
                      </w:p>
                      <w:p w14:paraId="28313E96" w14:textId="77777777" w:rsidR="0018604C" w:rsidRPr="00D2146B" w:rsidRDefault="0018604C"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18604C" w:rsidRPr="00D2146B" w:rsidRDefault="0018604C"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18604C" w:rsidRPr="00D2146B" w:rsidRDefault="0018604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18604C" w:rsidRPr="00D2146B" w:rsidRDefault="0018604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18604C" w:rsidRPr="00D2146B" w:rsidRDefault="0018604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18604C" w:rsidRPr="00D2146B" w:rsidRDefault="0018604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18604C" w:rsidRPr="00D2146B" w:rsidRDefault="0018604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18604C" w:rsidRPr="00D2146B" w:rsidRDefault="0018604C" w:rsidP="002903DF">
                        <w:pPr>
                          <w:spacing w:before="0" w:after="0" w:line="254" w:lineRule="auto"/>
                          <w:rPr>
                            <w:sz w:val="18"/>
                            <w:szCs w:val="18"/>
                          </w:rPr>
                        </w:pPr>
                        <w:r w:rsidRPr="00D2146B">
                          <w:rPr>
                            <w:rFonts w:eastAsia="Calibri"/>
                            <w:color w:val="000000"/>
                            <w:sz w:val="18"/>
                            <w:szCs w:val="18"/>
                          </w:rPr>
                          <w:t> </w:t>
                        </w:r>
                      </w:p>
                      <w:p w14:paraId="48FC4ABF" w14:textId="77777777" w:rsidR="0018604C" w:rsidRPr="00D2146B" w:rsidRDefault="0018604C"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18604C" w:rsidRPr="00D2146B" w:rsidRDefault="0018604C"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487"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487"/>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88" w:name="_Toc49764402"/>
      <w:r>
        <w:t>Assembly Code</w:t>
      </w:r>
      <w:bookmarkEnd w:id="488"/>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89" w:name="_Toc49764403"/>
      <w:r>
        <w:rPr>
          <w:highlight w:val="white"/>
        </w:rPr>
        <w:t>ToString</w:t>
      </w:r>
      <w:bookmarkEnd w:id="489"/>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90" w:name="_Toc49764404"/>
      <w:r>
        <w:t>Tracks</w:t>
      </w:r>
      <w:bookmarkEnd w:id="490"/>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91" w:name="_Toc49764405"/>
      <w:r>
        <w:t>Assembly Code Generation</w:t>
      </w:r>
      <w:bookmarkEnd w:id="491"/>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92"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92"/>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93"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93"/>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94" w:name="_Toc49764408"/>
      <w:r>
        <w:rPr>
          <w:highlight w:val="white"/>
        </w:rPr>
        <w:t>Function Calls</w:t>
      </w:r>
      <w:bookmarkEnd w:id="494"/>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95"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95"/>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96" w:name="_Toc49764409"/>
      <w:r>
        <w:rPr>
          <w:highlight w:val="white"/>
        </w:rPr>
        <w:t>Loading Values into Registers</w:t>
      </w:r>
      <w:bookmarkEnd w:id="496"/>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97" w:name="_Toc49764410"/>
      <w:r>
        <w:rPr>
          <w:highlight w:val="white"/>
        </w:rPr>
        <w:t>Return</w:t>
      </w:r>
      <w:r w:rsidR="0066666A">
        <w:rPr>
          <w:highlight w:val="white"/>
        </w:rPr>
        <w:t>,</w:t>
      </w:r>
      <w:r>
        <w:rPr>
          <w:highlight w:val="white"/>
        </w:rPr>
        <w:t xml:space="preserve"> Exit</w:t>
      </w:r>
      <w:r w:rsidR="0066666A">
        <w:rPr>
          <w:highlight w:val="white"/>
        </w:rPr>
        <w:t>, and Goto</w:t>
      </w:r>
      <w:bookmarkEnd w:id="497"/>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98" w:name="_Toc49764411"/>
      <w:r>
        <w:rPr>
          <w:highlight w:val="white"/>
        </w:rPr>
        <w:t>Load and Inspect Registers</w:t>
      </w:r>
      <w:bookmarkEnd w:id="498"/>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99" w:name="_Toc49764412"/>
      <w:r>
        <w:rPr>
          <w:highlight w:val="white"/>
        </w:rPr>
        <w:t>Initialization</w:t>
      </w:r>
      <w:bookmarkEnd w:id="499"/>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500" w:name="_Toc49764413"/>
      <w:r>
        <w:rPr>
          <w:highlight w:val="white"/>
        </w:rPr>
        <w:t>Integral Multipl</w:t>
      </w:r>
      <w:r w:rsidR="00285456">
        <w:rPr>
          <w:highlight w:val="white"/>
        </w:rPr>
        <w:t>i</w:t>
      </w:r>
      <w:r>
        <w:rPr>
          <w:highlight w:val="white"/>
        </w:rPr>
        <w:t>cation, Division, and Modulo</w:t>
      </w:r>
      <w:bookmarkEnd w:id="500"/>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501" w:name="_Toc49764414"/>
      <w:r w:rsidRPr="002F73EF">
        <w:rPr>
          <w:highlight w:val="white"/>
        </w:rPr>
        <w:lastRenderedPageBreak/>
        <w:t>Integral Assignment and Parameters</w:t>
      </w:r>
      <w:bookmarkEnd w:id="501"/>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502" w:name="_Toc49764415"/>
      <w:r>
        <w:rPr>
          <w:highlight w:val="white"/>
        </w:rPr>
        <w:t>Unary Integral Operations</w:t>
      </w:r>
      <w:bookmarkEnd w:id="502"/>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503" w:name="_Toc49764416"/>
      <w:r>
        <w:rPr>
          <w:highlight w:val="white"/>
        </w:rPr>
        <w:t>Integral Binary</w:t>
      </w:r>
      <w:bookmarkEnd w:id="503"/>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7777777" w:rsidR="00D37F7C" w:rsidRPr="00D37F7C" w:rsidRDefault="00D37F7C" w:rsidP="00D37F7C">
      <w:pPr>
        <w:pStyle w:val="Code"/>
        <w:rPr>
          <w:highlight w:val="white"/>
        </w:rPr>
      </w:pPr>
      <w:r w:rsidRPr="00D37F7C">
        <w:rPr>
          <w:highlight w:val="white"/>
        </w:rPr>
        <w:t xml:space="preserve">          if (resultSymbol.IsTemporary())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504" w:name="_Toc49764417"/>
      <w:r w:rsidRPr="00C64273">
        <w:rPr>
          <w:highlight w:val="white"/>
        </w:rPr>
        <w:t>Base and Offset</w:t>
      </w:r>
      <w:bookmarkEnd w:id="504"/>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lastRenderedPageBreak/>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505" w:name="_Toc49764418"/>
      <w:r>
        <w:rPr>
          <w:highlight w:val="white"/>
        </w:rPr>
        <w:lastRenderedPageBreak/>
        <w:t>Case</w:t>
      </w:r>
      <w:bookmarkEnd w:id="505"/>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506" w:name="_Toc49764419"/>
      <w:r>
        <w:rPr>
          <w:highlight w:val="white"/>
        </w:rPr>
        <w:t>Address</w:t>
      </w:r>
      <w:bookmarkEnd w:id="506"/>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507" w:name="_Toc49764420"/>
      <w:r w:rsidRPr="00CF4437">
        <w:rPr>
          <w:highlight w:val="white"/>
        </w:rPr>
        <w:t>Floating Binary</w:t>
      </w:r>
      <w:bookmarkEnd w:id="507"/>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508" w:name="_Toc49764421"/>
      <w:r w:rsidRPr="00924172">
        <w:rPr>
          <w:highlight w:val="white"/>
        </w:rPr>
        <w:lastRenderedPageBreak/>
        <w:t>Floating Relation</w:t>
      </w:r>
      <w:bookmarkEnd w:id="508"/>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509" w:name="_Toc49764422"/>
      <w:r>
        <w:rPr>
          <w:highlight w:val="white"/>
        </w:rPr>
        <w:t>Floating Push and Pop</w:t>
      </w:r>
      <w:bookmarkEnd w:id="509"/>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lastRenderedPageBreak/>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lastRenderedPageBreak/>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lastRenderedPageBreak/>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510" w:name="_Toc49764423"/>
      <w:r>
        <w:rPr>
          <w:highlight w:val="white"/>
        </w:rPr>
        <w:t>Type Conversion</w:t>
      </w:r>
      <w:bookmarkEnd w:id="510"/>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511" w:name="_Toc49764424"/>
      <w:r>
        <w:rPr>
          <w:highlight w:val="white"/>
        </w:rPr>
        <w:t>Struct and Union</w:t>
      </w:r>
      <w:bookmarkEnd w:id="511"/>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512" w:name="_Toc49764425"/>
      <w:r>
        <w:rPr>
          <w:highlight w:val="white"/>
        </w:rPr>
        <w:t>Initialization Code</w:t>
      </w:r>
      <w:bookmarkEnd w:id="512"/>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bookmarkStart w:id="513"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513"/>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mc:AlternateContent>
          <mc:Choice Requires="wpc">
            <w:drawing>
              <wp:inline distT="0" distB="0" distL="0" distR="0" wp14:anchorId="11570633" wp14:editId="727121C5">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18604C" w:rsidRPr="00DF14A9" w:rsidRDefault="0018604C"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18604C" w:rsidRPr="00490BCB" w:rsidRDefault="0018604C"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18604C" w:rsidRPr="00490BCB" w:rsidRDefault="0018604C"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18604C" w:rsidRPr="00490BCB" w:rsidRDefault="0018604C"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18604C" w:rsidRPr="00490BCB" w:rsidRDefault="0018604C"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18604C" w:rsidRPr="00490BCB" w:rsidRDefault="0018604C"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18604C" w:rsidRPr="00490BCB" w:rsidRDefault="0018604C"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18604C" w:rsidRPr="00090144" w:rsidRDefault="0018604C"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18604C" w:rsidRPr="00090144" w:rsidRDefault="0018604C" w:rsidP="00B70491">
                              <w:pPr>
                                <w:spacing w:before="0" w:after="0" w:line="240" w:lineRule="auto"/>
                                <w:rPr>
                                  <w:rFonts w:eastAsia="Calibri"/>
                                  <w:color w:val="000000"/>
                                </w:rPr>
                              </w:pPr>
                              <w:r w:rsidRPr="00090144">
                                <w:rPr>
                                  <w:rFonts w:eastAsia="Calibri"/>
                                  <w:color w:val="000000"/>
                                </w:rPr>
                                <w:t>Frame pointer of</w:t>
                              </w:r>
                            </w:p>
                            <w:p w14:paraId="77E191A3" w14:textId="77777777" w:rsidR="0018604C" w:rsidRPr="00090144" w:rsidRDefault="0018604C"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18604C" w:rsidRPr="00090144" w:rsidRDefault="0018604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18604C" w:rsidRPr="00090144" w:rsidRDefault="0018604C"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18604C" w:rsidRPr="00090144" w:rsidRDefault="0018604C"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18604C" w:rsidRPr="00090144" w:rsidRDefault="0018604C"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18604C" w:rsidRDefault="0018604C"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18604C" w:rsidRDefault="0018604C"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18604C" w:rsidRDefault="0018604C"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18604C" w:rsidRDefault="0018604C"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18604C" w:rsidRPr="00DF14A9" w:rsidRDefault="0018604C"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18604C" w:rsidRPr="00490BCB" w:rsidRDefault="0018604C"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18604C" w:rsidRPr="00490BCB" w:rsidRDefault="0018604C"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18604C" w:rsidRPr="00490BCB" w:rsidRDefault="0018604C"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18604C" w:rsidRPr="00490BCB" w:rsidRDefault="0018604C"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18604C" w:rsidRPr="00490BCB" w:rsidRDefault="0018604C"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18604C" w:rsidRPr="00490BCB" w:rsidRDefault="0018604C"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18604C" w:rsidRPr="00490BCB" w:rsidRDefault="0018604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18604C" w:rsidRPr="00090144" w:rsidRDefault="0018604C"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18604C" w:rsidRPr="00090144" w:rsidRDefault="0018604C" w:rsidP="00B70491">
                        <w:pPr>
                          <w:spacing w:before="0" w:after="0" w:line="240" w:lineRule="auto"/>
                          <w:rPr>
                            <w:rFonts w:eastAsia="Calibri"/>
                            <w:color w:val="000000"/>
                          </w:rPr>
                        </w:pPr>
                        <w:r w:rsidRPr="00090144">
                          <w:rPr>
                            <w:rFonts w:eastAsia="Calibri"/>
                            <w:color w:val="000000"/>
                          </w:rPr>
                          <w:t>Frame pointer of</w:t>
                        </w:r>
                      </w:p>
                      <w:p w14:paraId="77E191A3" w14:textId="77777777" w:rsidR="0018604C" w:rsidRPr="00090144" w:rsidRDefault="0018604C"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18604C" w:rsidRPr="00090144" w:rsidRDefault="0018604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18604C" w:rsidRPr="00090144" w:rsidRDefault="0018604C"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18604C" w:rsidRPr="00090144" w:rsidRDefault="0018604C"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18604C" w:rsidRPr="00090144" w:rsidRDefault="0018604C"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18604C" w:rsidRDefault="0018604C"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18604C" w:rsidRDefault="0018604C"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18604C" w:rsidRDefault="0018604C"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18604C" w:rsidRDefault="0018604C"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lastRenderedPageBreak/>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756EE788" w14:textId="77777777" w:rsidR="00B70491" w:rsidRPr="00743B56" w:rsidRDefault="00B70491" w:rsidP="00B70491">
      <w:pPr>
        <w:pStyle w:val="Code"/>
        <w:rPr>
          <w:highlight w:val="white"/>
        </w:rPr>
      </w:pPr>
      <w:r w:rsidRPr="00743B56">
        <w:rPr>
          <w:highlight w:val="white"/>
        </w:rPr>
        <w:tab/>
        <w:t>mov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7A9E7903" w14:textId="7777777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77777777" w:rsidR="00CC34B1" w:rsidRPr="00CC34B1" w:rsidRDefault="00CC34B1"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455506C1" w14:textId="77777777" w:rsidR="00CC34B1" w:rsidRPr="00CC34B1" w:rsidRDefault="00CC34B1" w:rsidP="00CC34B1">
      <w:pPr>
        <w:pStyle w:val="Code"/>
        <w:rPr>
          <w:highlight w:val="white"/>
        </w:rPr>
      </w:pP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lastRenderedPageBreak/>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4BAEA8A4" w:rsidR="007A03A1" w:rsidRPr="00CC34B1" w:rsidRDefault="00382797" w:rsidP="00382797">
      <w:pPr>
        <w:pStyle w:val="Code"/>
        <w:rPr>
          <w:highlight w:val="white"/>
        </w:rPr>
      </w:pPr>
      <w:r>
        <w:rPr>
          <w:highlight w:val="white"/>
        </w:rPr>
        <w:t xml:space="preserve">                        </w:t>
      </w:r>
      <w:r w:rsidR="007A03A1" w:rsidRPr="00CC34B1">
        <w:rPr>
          <w:highlight w:val="white"/>
        </w:rPr>
        <w:t>Register.rbp,</w:t>
      </w:r>
      <w:r>
        <w:rPr>
          <w:highlight w:val="white"/>
        </w:rPr>
        <w:t xml:space="preserve"> </w:t>
      </w:r>
      <w:r w:rsidR="00970D66">
        <w:rPr>
          <w:highlight w:val="white"/>
        </w:rPr>
        <w:t xml:space="preserve">0, </w:t>
      </w:r>
      <w:r>
        <w:rPr>
          <w:highlight w:val="white"/>
        </w:rPr>
        <w:t>BigInteger.Zero</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7777777" w:rsidR="00CC34B1" w:rsidRPr="00CC34B1" w:rsidRDefault="00CC34B1"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514" w:name="_Toc49764427"/>
      <w:r w:rsidRPr="003C15D9">
        <w:rPr>
          <w:highlight w:val="white"/>
        </w:rPr>
        <w:t>Text List</w:t>
      </w:r>
      <w:bookmarkEnd w:id="514"/>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lastRenderedPageBreak/>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515" w:name="_Toc49764443"/>
      <w:bookmarkStart w:id="516" w:name="_Ref420874022"/>
      <w:r>
        <w:lastRenderedPageBreak/>
        <w:t>Executable Code Generation</w:t>
      </w:r>
      <w:bookmarkEnd w:id="515"/>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63592A" w:rsidRDefault="000C4DBF" w:rsidP="000C4DBF">
      <w:pPr>
        <w:pStyle w:val="Code"/>
        <w:rPr>
          <w:highlight w:val="white"/>
        </w:rPr>
      </w:pPr>
    </w:p>
    <w:p w14:paraId="171E4EF1" w14:textId="77777777" w:rsidR="000C4DBF" w:rsidRPr="0063592A" w:rsidRDefault="000C4DBF" w:rsidP="000C4DBF">
      <w:pPr>
        <w:pStyle w:val="Code"/>
        <w:rPr>
          <w:highlight w:val="white"/>
        </w:rPr>
      </w:pPr>
      <w:r w:rsidRPr="0063592A">
        <w:rPr>
          <w:highlight w:val="white"/>
        </w:rPr>
        <w:t xml:space="preserve">        m_signedMap.Add(1, Type.SignedCharType);</w:t>
      </w:r>
    </w:p>
    <w:p w14:paraId="00C731E5" w14:textId="77777777" w:rsidR="000C4DBF" w:rsidRPr="0063592A" w:rsidRDefault="000C4DBF" w:rsidP="000C4DBF">
      <w:pPr>
        <w:pStyle w:val="Code"/>
        <w:rPr>
          <w:highlight w:val="white"/>
        </w:rPr>
      </w:pPr>
      <w:r w:rsidRPr="0063592A">
        <w:rPr>
          <w:highlight w:val="white"/>
        </w:rPr>
        <w:t xml:space="preserve">        m_signedMap.Add(2, Type.SignedIntegerType);</w:t>
      </w:r>
    </w:p>
    <w:p w14:paraId="74D1D676" w14:textId="77777777" w:rsidR="000C4DBF" w:rsidRPr="0063592A" w:rsidRDefault="000C4DBF" w:rsidP="000C4DBF">
      <w:pPr>
        <w:pStyle w:val="Code"/>
        <w:rPr>
          <w:highlight w:val="white"/>
        </w:rPr>
      </w:pPr>
      <w:r w:rsidRPr="0063592A">
        <w:rPr>
          <w:highlight w:val="white"/>
        </w:rPr>
        <w:t xml:space="preserve">        m_signedMap.Add(4, Type.SignedLongIntegerType);</w:t>
      </w:r>
    </w:p>
    <w:p w14:paraId="311D5685" w14:textId="77777777" w:rsidR="000C4DBF" w:rsidRPr="0063592A" w:rsidRDefault="000C4DBF" w:rsidP="000C4DBF">
      <w:pPr>
        <w:pStyle w:val="Code"/>
        <w:rPr>
          <w:highlight w:val="white"/>
        </w:rPr>
      </w:pPr>
    </w:p>
    <w:p w14:paraId="4D8CEFAD" w14:textId="77777777" w:rsidR="000C4DBF" w:rsidRPr="0063592A" w:rsidRDefault="000C4DBF" w:rsidP="000C4DBF">
      <w:pPr>
        <w:pStyle w:val="Code"/>
        <w:rPr>
          <w:highlight w:val="white"/>
        </w:rPr>
      </w:pPr>
      <w:r w:rsidRPr="0063592A">
        <w:rPr>
          <w:highlight w:val="white"/>
        </w:rPr>
        <w:t xml:space="preserve">        m_unsignedMap.Add(1, Type.UnsignedCharType);</w:t>
      </w:r>
    </w:p>
    <w:p w14:paraId="32D3A501" w14:textId="77777777" w:rsidR="000C4DBF" w:rsidRPr="0063592A" w:rsidRDefault="000C4DBF" w:rsidP="000C4DBF">
      <w:pPr>
        <w:pStyle w:val="Code"/>
        <w:rPr>
          <w:highlight w:val="white"/>
        </w:rPr>
      </w:pPr>
      <w:r w:rsidRPr="0063592A">
        <w:rPr>
          <w:highlight w:val="white"/>
        </w:rPr>
        <w:t xml:space="preserve">        m_unsignedMap.Add(2, Type.UnsignedIntegerType);</w:t>
      </w:r>
    </w:p>
    <w:p w14:paraId="7C6DD314" w14:textId="77777777" w:rsidR="000C4DBF" w:rsidRPr="0063592A" w:rsidRDefault="000C4DBF" w:rsidP="000C4DBF">
      <w:pPr>
        <w:pStyle w:val="Code"/>
        <w:rPr>
          <w:highlight w:val="white"/>
        </w:rPr>
      </w:pPr>
      <w:r w:rsidRPr="0063592A">
        <w:rPr>
          <w:highlight w:val="white"/>
        </w:rPr>
        <w:t xml:space="preserve">        m_unsignedMap.Add(4, Type.UnsignedLongIntegerType);</w:t>
      </w:r>
    </w:p>
    <w:p w14:paraId="1C479D8E" w14:textId="77777777" w:rsidR="000C4DBF" w:rsidRPr="0063592A" w:rsidRDefault="000C4DBF" w:rsidP="000C4DBF">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5652FB4"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 xml:space="preserve">The main difference is the arguments (excluding the file name) is stored at address 129, and that the list is finished by two zero characters. The file name is unfortunately not stored, why we </w:t>
      </w:r>
      <w:r w:rsidR="009B53D4">
        <w:rPr>
          <w:highlight w:val="white"/>
        </w:rPr>
        <w:t xml:space="preserve">instead </w:t>
      </w:r>
      <w:r w:rsidR="00096772">
        <w:rPr>
          <w:highlight w:val="white"/>
        </w:rPr>
        <w:t>let the linker stored the name of the final executable file.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5C74669F">
                <wp:extent cx="5229860" cy="5590540"/>
                <wp:effectExtent l="0" t="0" r="8890" b="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18604C" w:rsidRPr="00DF14A9" w:rsidRDefault="0018604C"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18604C" w:rsidRPr="00490BCB" w:rsidRDefault="0018604C"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18604C" w:rsidRPr="00490BCB" w:rsidRDefault="0018604C"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450850" y="5049520"/>
                            <a:ext cx="360680" cy="270510"/>
                          </a:xfrm>
                          <a:prstGeom prst="rect">
                            <a:avLst/>
                          </a:prstGeom>
                          <a:solidFill>
                            <a:schemeClr val="lt1"/>
                          </a:solidFill>
                          <a:ln w="6350">
                            <a:solidFill>
                              <a:prstClr val="black"/>
                            </a:solidFill>
                          </a:ln>
                        </wps:spPr>
                        <wps:txbx>
                          <w:txbxContent>
                            <w:p w14:paraId="72873676" w14:textId="77777777" w:rsidR="0018604C" w:rsidRPr="00490BCB" w:rsidRDefault="0018604C"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811530" y="5049520"/>
                            <a:ext cx="360680" cy="270510"/>
                          </a:xfrm>
                          <a:prstGeom prst="rect">
                            <a:avLst/>
                          </a:prstGeom>
                          <a:solidFill>
                            <a:schemeClr val="lt1"/>
                          </a:solidFill>
                          <a:ln w="6350">
                            <a:solidFill>
                              <a:prstClr val="black"/>
                            </a:solidFill>
                          </a:ln>
                        </wps:spPr>
                        <wps:txbx>
                          <w:txbxContent>
                            <w:p w14:paraId="484141E8"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172210" y="5049520"/>
                            <a:ext cx="360680" cy="270510"/>
                          </a:xfrm>
                          <a:prstGeom prst="rect">
                            <a:avLst/>
                          </a:prstGeom>
                          <a:solidFill>
                            <a:schemeClr val="lt1"/>
                          </a:solidFill>
                          <a:ln w="6350">
                            <a:solidFill>
                              <a:prstClr val="black"/>
                            </a:solidFill>
                          </a:ln>
                        </wps:spPr>
                        <wps:txbx>
                          <w:txbxContent>
                            <w:p w14:paraId="0A8A30A2"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1532890" y="5049520"/>
                            <a:ext cx="360680" cy="270510"/>
                          </a:xfrm>
                          <a:prstGeom prst="rect">
                            <a:avLst/>
                          </a:prstGeom>
                          <a:solidFill>
                            <a:schemeClr val="lt1"/>
                          </a:solidFill>
                          <a:ln w="6350">
                            <a:solidFill>
                              <a:prstClr val="black"/>
                            </a:solidFill>
                          </a:ln>
                        </wps:spPr>
                        <wps:txbx>
                          <w:txbxContent>
                            <w:p w14:paraId="72787809"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1893570" y="5049520"/>
                            <a:ext cx="360680" cy="270510"/>
                          </a:xfrm>
                          <a:prstGeom prst="rect">
                            <a:avLst/>
                          </a:prstGeom>
                          <a:solidFill>
                            <a:schemeClr val="lt1"/>
                          </a:solidFill>
                          <a:ln w="6350">
                            <a:solidFill>
                              <a:prstClr val="black"/>
                            </a:solidFill>
                          </a:ln>
                        </wps:spPr>
                        <wps:txbx>
                          <w:txbxContent>
                            <w:p w14:paraId="12A1F286" w14:textId="77777777" w:rsidR="0018604C" w:rsidRPr="00490BCB" w:rsidRDefault="0018604C" w:rsidP="00605AE9">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2254250" y="5049520"/>
                            <a:ext cx="360680" cy="270510"/>
                          </a:xfrm>
                          <a:prstGeom prst="rect">
                            <a:avLst/>
                          </a:prstGeom>
                          <a:solidFill>
                            <a:schemeClr val="lt1"/>
                          </a:solidFill>
                          <a:ln w="6350">
                            <a:solidFill>
                              <a:prstClr val="black"/>
                            </a:solidFill>
                          </a:ln>
                        </wps:spPr>
                        <wps:txbx>
                          <w:txbxContent>
                            <w:p w14:paraId="69E1BEE4"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2614930" y="5049520"/>
                            <a:ext cx="360680" cy="270510"/>
                          </a:xfrm>
                          <a:prstGeom prst="rect">
                            <a:avLst/>
                          </a:prstGeom>
                          <a:solidFill>
                            <a:schemeClr val="lt1"/>
                          </a:solidFill>
                          <a:ln w="6350">
                            <a:solidFill>
                              <a:prstClr val="black"/>
                            </a:solidFill>
                          </a:ln>
                        </wps:spPr>
                        <wps:txbx>
                          <w:txbxContent>
                            <w:p w14:paraId="14652438"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2975610" y="5049520"/>
                            <a:ext cx="360680" cy="270510"/>
                          </a:xfrm>
                          <a:prstGeom prst="rect">
                            <a:avLst/>
                          </a:prstGeom>
                          <a:solidFill>
                            <a:schemeClr val="lt1"/>
                          </a:solidFill>
                          <a:ln w="6350">
                            <a:solidFill>
                              <a:prstClr val="black"/>
                            </a:solidFill>
                          </a:ln>
                        </wps:spPr>
                        <wps:txbx>
                          <w:txbxContent>
                            <w:p w14:paraId="072B47B2"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3336290" y="5049520"/>
                            <a:ext cx="360045" cy="270510"/>
                          </a:xfrm>
                          <a:prstGeom prst="rect">
                            <a:avLst/>
                          </a:prstGeom>
                          <a:solidFill>
                            <a:schemeClr val="lt1"/>
                          </a:solidFill>
                          <a:ln w="6350">
                            <a:solidFill>
                              <a:prstClr val="black"/>
                            </a:solidFill>
                          </a:ln>
                        </wps:spPr>
                        <wps:txbx>
                          <w:txbxContent>
                            <w:p w14:paraId="226A38DB"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3696970" y="5049520"/>
                            <a:ext cx="360680" cy="270510"/>
                          </a:xfrm>
                          <a:prstGeom prst="rect">
                            <a:avLst/>
                          </a:prstGeom>
                          <a:solidFill>
                            <a:schemeClr val="lt1"/>
                          </a:solidFill>
                          <a:ln w="6350">
                            <a:solidFill>
                              <a:prstClr val="black"/>
                            </a:solidFill>
                          </a:ln>
                        </wps:spPr>
                        <wps:txbx>
                          <w:txbxContent>
                            <w:p w14:paraId="6013DE15"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4057650" y="5049520"/>
                            <a:ext cx="360680" cy="270510"/>
                          </a:xfrm>
                          <a:prstGeom prst="rect">
                            <a:avLst/>
                          </a:prstGeom>
                          <a:solidFill>
                            <a:schemeClr val="lt1"/>
                          </a:solidFill>
                          <a:ln w="6350">
                            <a:solidFill>
                              <a:prstClr val="black"/>
                            </a:solidFill>
                          </a:ln>
                        </wps:spPr>
                        <wps:txbx>
                          <w:txbxContent>
                            <w:p w14:paraId="753BB221"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18604C" w:rsidRPr="00090144" w:rsidRDefault="0018604C"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18604C" w:rsidRPr="00090144" w:rsidRDefault="0018604C" w:rsidP="00605AE9">
                              <w:pPr>
                                <w:spacing w:before="0" w:after="0" w:line="240" w:lineRule="auto"/>
                                <w:rPr>
                                  <w:rFonts w:eastAsia="Calibri"/>
                                  <w:color w:val="000000"/>
                                </w:rPr>
                              </w:pPr>
                              <w:r w:rsidRPr="00090144">
                                <w:rPr>
                                  <w:rFonts w:eastAsia="Calibri"/>
                                  <w:color w:val="000000"/>
                                </w:rPr>
                                <w:t>Frame pointer of</w:t>
                              </w:r>
                            </w:p>
                            <w:p w14:paraId="68E90914" w14:textId="77777777" w:rsidR="0018604C" w:rsidRPr="00090144" w:rsidRDefault="0018604C"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18604C" w:rsidRPr="00090144" w:rsidRDefault="0018604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18604C" w:rsidRPr="00090144" w:rsidRDefault="0018604C"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18604C" w:rsidRPr="00090144" w:rsidRDefault="0018604C"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18604C" w:rsidRPr="00090144" w:rsidRDefault="0018604C"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270510" y="43281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18604C" w:rsidRDefault="0018604C"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18604C" w:rsidRDefault="0018604C"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18604C" w:rsidRDefault="0018604C"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27051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243459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18604C" w:rsidRDefault="0018604C"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4418330" y="5049520"/>
                            <a:ext cx="360680" cy="269875"/>
                          </a:xfrm>
                          <a:prstGeom prst="rect">
                            <a:avLst/>
                          </a:prstGeom>
                          <a:solidFill>
                            <a:schemeClr val="lt1"/>
                          </a:solidFill>
                          <a:ln w="6350">
                            <a:solidFill>
                              <a:prstClr val="black"/>
                            </a:solidFill>
                          </a:ln>
                        </wps:spPr>
                        <wps:txbx>
                          <w:txbxContent>
                            <w:p w14:paraId="4A74E668" w14:textId="77777777" w:rsidR="0018604C" w:rsidRDefault="0018604C" w:rsidP="00605AE9">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61F933B8" w:rsidR="0018604C" w:rsidRDefault="0018604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18604C" w:rsidRPr="00582B75" w:rsidRDefault="0018604C"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18604C" w:rsidRPr="00490BCB" w:rsidRDefault="0018604C"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90170" y="5049520"/>
                            <a:ext cx="360680" cy="270510"/>
                          </a:xfrm>
                          <a:prstGeom prst="rect">
                            <a:avLst/>
                          </a:prstGeom>
                          <a:solidFill>
                            <a:schemeClr val="lt1"/>
                          </a:solidFill>
                          <a:ln w="6350">
                            <a:solidFill>
                              <a:prstClr val="black"/>
                            </a:solidFill>
                          </a:ln>
                        </wps:spPr>
                        <wps:txbx>
                          <w:txbxContent>
                            <w:p w14:paraId="24231FC9" w14:textId="77777777" w:rsidR="0018604C" w:rsidRPr="00490BCB" w:rsidRDefault="0018604C"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2434590" y="4688840"/>
                            <a:ext cx="1803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18604C" w:rsidRDefault="0018604C"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31805538" w:rsidR="0018604C" w:rsidRPr="00E55D4A" w:rsidRDefault="0018604C"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20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11.8pt;height:440.2pt;mso-position-horizontal-relative:char;mso-position-vertical-relative:line" coordsize="52298,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">
                <v:shape id="_x0000_s1219" type="#_x0000_t75" style="position:absolute;width:52298;height:55905;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18604C" w:rsidRPr="00DF14A9" w:rsidRDefault="0018604C"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18604C" w:rsidRPr="00490BCB" w:rsidRDefault="0018604C"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18604C" w:rsidRPr="00490BCB" w:rsidRDefault="0018604C"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18604C" w:rsidRPr="00490BCB" w:rsidRDefault="0018604C"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77777777" w:rsidR="0018604C" w:rsidRPr="00490BCB" w:rsidRDefault="0018604C" w:rsidP="00605AE9">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23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33362;top:50495;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77777777" w:rsidR="0018604C" w:rsidRPr="00490BCB" w:rsidRDefault="0018604C"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18604C" w:rsidRPr="00090144" w:rsidRDefault="0018604C"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18604C" w:rsidRPr="00090144" w:rsidRDefault="0018604C" w:rsidP="00605AE9">
                        <w:pPr>
                          <w:spacing w:before="0" w:after="0" w:line="240" w:lineRule="auto"/>
                          <w:rPr>
                            <w:rFonts w:eastAsia="Calibri"/>
                            <w:color w:val="000000"/>
                          </w:rPr>
                        </w:pPr>
                        <w:r w:rsidRPr="00090144">
                          <w:rPr>
                            <w:rFonts w:eastAsia="Calibri"/>
                            <w:color w:val="000000"/>
                          </w:rPr>
                          <w:t>Frame pointer of</w:t>
                        </w:r>
                      </w:p>
                      <w:p w14:paraId="68E90914" w14:textId="77777777" w:rsidR="0018604C" w:rsidRPr="00090144" w:rsidRDefault="0018604C"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18604C" w:rsidRPr="00090144" w:rsidRDefault="0018604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18604C" w:rsidRPr="00090144" w:rsidRDefault="0018604C"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18604C" w:rsidRPr="00090144" w:rsidRDefault="0018604C"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18604C" w:rsidRPr="00090144" w:rsidRDefault="0018604C"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2705,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18604C" w:rsidRDefault="0018604C"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18604C" w:rsidRDefault="0018604C"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18604C" w:rsidRDefault="0018604C"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2705;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24345;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18604C" w:rsidRDefault="0018604C"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44183;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7777777" w:rsidR="0018604C" w:rsidRDefault="0018604C" w:rsidP="00605AE9">
                        <w:pPr>
                          <w:spacing w:before="48" w:line="252" w:lineRule="auto"/>
                          <w:jc w:val="center"/>
                          <w:rPr>
                            <w:sz w:val="24"/>
                            <w:szCs w:val="24"/>
                          </w:rPr>
                        </w:pPr>
                        <w:r>
                          <w:rPr>
                            <w:rFonts w:eastAsia="Calibri"/>
                            <w:color w:val="000000"/>
                            <w:sz w:val="16"/>
                            <w:szCs w:val="16"/>
                          </w:rPr>
                          <w:t>’\0’</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61F933B8" w:rsidR="0018604C" w:rsidRDefault="0018604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18604C" w:rsidRPr="00582B75" w:rsidRDefault="0018604C"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18604C" w:rsidRPr="00490BCB" w:rsidRDefault="0018604C"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18604C" w:rsidRPr="00490BCB" w:rsidRDefault="0018604C"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24345,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18604C" w:rsidRDefault="0018604C"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31805538" w:rsidR="0018604C" w:rsidRPr="00E55D4A" w:rsidRDefault="0018604C"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w10:anchorlock/>
              </v:group>
            </w:pict>
          </mc:Fallback>
        </mc:AlternateContent>
      </w:r>
    </w:p>
    <w:p w14:paraId="7F4E70E9" w14:textId="77777777"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Default="00825462" w:rsidP="00825462">
      <w:pPr>
        <w:pStyle w:val="Code"/>
        <w:rPr>
          <w:highlight w:val="white"/>
        </w:rPr>
      </w:pPr>
    </w:p>
    <w:p w14:paraId="6EC20A92" w14:textId="5589DFB6" w:rsidR="00825462" w:rsidRPr="00CC34B1" w:rsidRDefault="00825462" w:rsidP="00825462">
      <w:pPr>
        <w:pStyle w:val="Code"/>
        <w:rPr>
          <w:highlight w:val="white"/>
        </w:rPr>
      </w:pPr>
      <w:r>
        <w:rPr>
          <w:highlight w:val="white"/>
        </w:rPr>
        <w:t xml:space="preserve">      </w:t>
      </w:r>
      <w:r w:rsidRPr="00CC34B1">
        <w:rPr>
          <w:highlight w:val="white"/>
        </w:rPr>
        <w:t>if (Start.Windows) {</w:t>
      </w:r>
    </w:p>
    <w:p w14:paraId="251C6FE9"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4EFE14A3" w14:textId="77777777" w:rsidR="00825462" w:rsidRPr="00CC34B1" w:rsidRDefault="00825462" w:rsidP="00825462">
      <w:pPr>
        <w:pStyle w:val="Code"/>
        <w:rPr>
          <w:highlight w:val="white"/>
        </w:rPr>
      </w:pPr>
      <w:r w:rsidRPr="00CC34B1">
        <w:rPr>
          <w:highlight w:val="white"/>
        </w:rPr>
        <w:t xml:space="preserve">                        Register.si, Register.bp);</w:t>
      </w:r>
    </w:p>
    <w:p w14:paraId="046A86A3" w14:textId="77777777" w:rsidR="00825462" w:rsidRPr="00CC34B1" w:rsidRDefault="00825462" w:rsidP="00825462">
      <w:pPr>
        <w:pStyle w:val="Code"/>
        <w:rPr>
          <w:highlight w:val="white"/>
        </w:rPr>
      </w:pPr>
      <w:r w:rsidRPr="00CC34B1">
        <w:rPr>
          <w:highlight w:val="white"/>
        </w:rPr>
        <w:t xml:space="preserve">        AddAssemblyCode(assemblyCodeList, AssemblyOperator.mov_word,</w:t>
      </w:r>
    </w:p>
    <w:p w14:paraId="05BBD164" w14:textId="77777777" w:rsidR="00825462" w:rsidRPr="00CC34B1" w:rsidRDefault="00825462" w:rsidP="00825462">
      <w:pPr>
        <w:pStyle w:val="Code"/>
        <w:rPr>
          <w:highlight w:val="white"/>
        </w:rPr>
      </w:pPr>
      <w:r w:rsidRPr="00CC34B1">
        <w:rPr>
          <w:highlight w:val="white"/>
        </w:rPr>
        <w:t xml:space="preserve">                        Register.bp, 0, AssemblyCodeGenerator.PathName);</w:t>
      </w:r>
    </w:p>
    <w:p w14:paraId="115CA952" w14:textId="77777777" w:rsidR="00825462" w:rsidRPr="00CC34B1" w:rsidRDefault="00825462" w:rsidP="00825462">
      <w:pPr>
        <w:pStyle w:val="Code"/>
        <w:rPr>
          <w:highlight w:val="white"/>
        </w:rPr>
      </w:pPr>
      <w:r w:rsidRPr="00CC34B1">
        <w:rPr>
          <w:highlight w:val="white"/>
        </w:rPr>
        <w:t xml:space="preserve">        AddAssemblyCode(assemblyCodeList, AssemblyOperator.add,</w:t>
      </w:r>
    </w:p>
    <w:p w14:paraId="2AD866E9" w14:textId="77777777" w:rsidR="00825462" w:rsidRPr="00CC34B1" w:rsidRDefault="00825462" w:rsidP="00825462">
      <w:pPr>
        <w:pStyle w:val="Code"/>
        <w:rPr>
          <w:highlight w:val="white"/>
        </w:rPr>
      </w:pPr>
      <w:r w:rsidRPr="00CC34B1">
        <w:rPr>
          <w:highlight w:val="white"/>
        </w:rPr>
        <w:t xml:space="preserve">                        Register.bp, (BigInteger) 2);</w:t>
      </w:r>
    </w:p>
    <w:p w14:paraId="4AF0D45B"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140F8D7D" w14:textId="77777777" w:rsidR="00825462" w:rsidRPr="00CC34B1" w:rsidRDefault="00825462" w:rsidP="00825462">
      <w:pPr>
        <w:pStyle w:val="Code"/>
        <w:rPr>
          <w:highlight w:val="white"/>
        </w:rPr>
      </w:pPr>
      <w:r w:rsidRPr="00CC34B1">
        <w:rPr>
          <w:highlight w:val="white"/>
        </w:rPr>
        <w:t xml:space="preserve">                        Register.ax, BigInteger.One);</w:t>
      </w:r>
    </w:p>
    <w:p w14:paraId="33B3B380"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0FFA0D18" w14:textId="77777777" w:rsidR="00825462" w:rsidRPr="00CC34B1" w:rsidRDefault="00825462" w:rsidP="00825462">
      <w:pPr>
        <w:pStyle w:val="Code"/>
        <w:rPr>
          <w:highlight w:val="white"/>
        </w:rPr>
      </w:pPr>
      <w:r w:rsidRPr="00CC34B1">
        <w:rPr>
          <w:highlight w:val="white"/>
        </w:rPr>
        <w:t xml:space="preserve">                        Register.bx, (BigInteger) 129);</w:t>
      </w:r>
    </w:p>
    <w:p w14:paraId="06D51229" w14:textId="77777777" w:rsidR="00825462" w:rsidRPr="00CC34B1" w:rsidRDefault="00825462" w:rsidP="00825462">
      <w:pPr>
        <w:pStyle w:val="Code"/>
        <w:rPr>
          <w:highlight w:val="white"/>
        </w:rPr>
      </w:pPr>
    </w:p>
    <w:p w14:paraId="37266A77" w14:textId="77777777" w:rsidR="00825462" w:rsidRPr="00CC34B1" w:rsidRDefault="00825462" w:rsidP="00825462">
      <w:pPr>
        <w:pStyle w:val="Code"/>
        <w:rPr>
          <w:highlight w:val="white"/>
        </w:rPr>
      </w:pPr>
      <w:r w:rsidRPr="00CC34B1">
        <w:rPr>
          <w:highlight w:val="white"/>
        </w:rPr>
        <w:t xml:space="preserve">        AddAssemblyCode(assemblyCodeList, AssemblyOperator.cmp_byte,</w:t>
      </w:r>
    </w:p>
    <w:p w14:paraId="57CF1A37" w14:textId="77777777" w:rsidR="00825462" w:rsidRPr="00CC34B1" w:rsidRDefault="00825462" w:rsidP="00825462">
      <w:pPr>
        <w:pStyle w:val="Code"/>
        <w:rPr>
          <w:highlight w:val="white"/>
        </w:rPr>
      </w:pPr>
      <w:r w:rsidRPr="00CC34B1">
        <w:rPr>
          <w:highlight w:val="white"/>
        </w:rPr>
        <w:t xml:space="preserve">                        Register.bx, 0, (BigInteger) 32);</w:t>
      </w:r>
    </w:p>
    <w:p w14:paraId="3F2D98A8"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5346355B" w14:textId="77777777" w:rsidR="00825462" w:rsidRPr="00CC34B1" w:rsidRDefault="00825462" w:rsidP="00825462">
      <w:pPr>
        <w:pStyle w:val="Code"/>
        <w:rPr>
          <w:highlight w:val="white"/>
        </w:rPr>
      </w:pPr>
      <w:r w:rsidRPr="00CC34B1">
        <w:rPr>
          <w:highlight w:val="white"/>
        </w:rPr>
        <w:t xml:space="preserve">                        null, assemblyCodeList.Count + 5);</w:t>
      </w:r>
    </w:p>
    <w:p w14:paraId="4779B31C" w14:textId="77777777" w:rsidR="00825462" w:rsidRPr="00CC34B1" w:rsidRDefault="00825462" w:rsidP="00825462">
      <w:pPr>
        <w:pStyle w:val="Code"/>
        <w:rPr>
          <w:highlight w:val="white"/>
        </w:rPr>
      </w:pPr>
      <w:r w:rsidRPr="00CC34B1">
        <w:rPr>
          <w:highlight w:val="white"/>
        </w:rPr>
        <w:t xml:space="preserve">        AddAssemblyCode(assemblyCodeList, AssemblyOperator.cmp_byte,</w:t>
      </w:r>
    </w:p>
    <w:p w14:paraId="22D904DA" w14:textId="77777777" w:rsidR="00825462" w:rsidRPr="00CC34B1" w:rsidRDefault="00825462" w:rsidP="00825462">
      <w:pPr>
        <w:pStyle w:val="Code"/>
        <w:rPr>
          <w:highlight w:val="white"/>
        </w:rPr>
      </w:pPr>
      <w:r w:rsidRPr="00CC34B1">
        <w:rPr>
          <w:highlight w:val="white"/>
        </w:rPr>
        <w:t xml:space="preserve">                        Register.bx, 0, (BigInteger) 13);</w:t>
      </w:r>
    </w:p>
    <w:p w14:paraId="7A9BE433"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498E83E5" w14:textId="77777777" w:rsidR="00825462" w:rsidRPr="00CC34B1" w:rsidRDefault="00825462" w:rsidP="00825462">
      <w:pPr>
        <w:pStyle w:val="Code"/>
        <w:rPr>
          <w:highlight w:val="white"/>
        </w:rPr>
      </w:pPr>
      <w:r w:rsidRPr="00CC34B1">
        <w:rPr>
          <w:highlight w:val="white"/>
        </w:rPr>
        <w:t xml:space="preserve">                        null, assemblyCodeList.Count + 13);</w:t>
      </w:r>
    </w:p>
    <w:p w14:paraId="7B66BC55" w14:textId="77777777" w:rsidR="00825462" w:rsidRPr="00CC34B1" w:rsidRDefault="00825462" w:rsidP="00825462">
      <w:pPr>
        <w:pStyle w:val="Code"/>
        <w:rPr>
          <w:highlight w:val="white"/>
        </w:rPr>
      </w:pPr>
      <w:r w:rsidRPr="00CC34B1">
        <w:rPr>
          <w:highlight w:val="white"/>
        </w:rPr>
        <w:t xml:space="preserve">        AddAssemblyCode(assemblyCodeList, AssemblyOperator.inc, Register.bx);</w:t>
      </w:r>
    </w:p>
    <w:p w14:paraId="2F540869" w14:textId="77777777" w:rsidR="00825462" w:rsidRPr="00CC34B1" w:rsidRDefault="00825462" w:rsidP="00825462">
      <w:pPr>
        <w:pStyle w:val="Code"/>
        <w:rPr>
          <w:highlight w:val="white"/>
        </w:rPr>
      </w:pPr>
      <w:r w:rsidRPr="00CC34B1">
        <w:rPr>
          <w:highlight w:val="white"/>
        </w:rPr>
        <w:t xml:space="preserve">        AddAssemblyCode(assemblyCodeList, AssemblyOperator.jmp,</w:t>
      </w:r>
    </w:p>
    <w:p w14:paraId="45D35D9D" w14:textId="77777777" w:rsidR="00825462" w:rsidRPr="00CC34B1" w:rsidRDefault="00825462" w:rsidP="00825462">
      <w:pPr>
        <w:pStyle w:val="Code"/>
        <w:rPr>
          <w:highlight w:val="white"/>
        </w:rPr>
      </w:pPr>
      <w:r w:rsidRPr="00CC34B1">
        <w:rPr>
          <w:highlight w:val="white"/>
        </w:rPr>
        <w:t xml:space="preserve">                        null, assemblyCodeList.Count - 5);</w:t>
      </w:r>
    </w:p>
    <w:p w14:paraId="58BB3616" w14:textId="77777777" w:rsidR="00825462" w:rsidRPr="00CC34B1" w:rsidRDefault="00825462" w:rsidP="00825462">
      <w:pPr>
        <w:pStyle w:val="Code"/>
        <w:rPr>
          <w:highlight w:val="white"/>
        </w:rPr>
      </w:pPr>
    </w:p>
    <w:p w14:paraId="2116D2F8" w14:textId="77777777" w:rsidR="00825462" w:rsidRPr="00CC34B1" w:rsidRDefault="00825462" w:rsidP="00825462">
      <w:pPr>
        <w:pStyle w:val="Code"/>
        <w:rPr>
          <w:highlight w:val="white"/>
        </w:rPr>
      </w:pPr>
      <w:r w:rsidRPr="00CC34B1">
        <w:rPr>
          <w:highlight w:val="white"/>
        </w:rPr>
        <w:t xml:space="preserve">        AddAssemblyCode(assemblyCodeList, AssemblyOperator.cmp,</w:t>
      </w:r>
    </w:p>
    <w:p w14:paraId="03A839EE" w14:textId="77777777" w:rsidR="00825462" w:rsidRPr="00CC34B1" w:rsidRDefault="00825462" w:rsidP="00825462">
      <w:pPr>
        <w:pStyle w:val="Code"/>
        <w:rPr>
          <w:highlight w:val="white"/>
        </w:rPr>
      </w:pPr>
      <w:r w:rsidRPr="00CC34B1">
        <w:rPr>
          <w:highlight w:val="white"/>
        </w:rPr>
        <w:t xml:space="preserve">                        Register.ax, BigInteger.One);</w:t>
      </w:r>
    </w:p>
    <w:p w14:paraId="67C31E06"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4363BFB8" w14:textId="77777777" w:rsidR="00825462" w:rsidRPr="00CC34B1" w:rsidRDefault="00825462" w:rsidP="00825462">
      <w:pPr>
        <w:pStyle w:val="Code"/>
        <w:rPr>
          <w:highlight w:val="white"/>
        </w:rPr>
      </w:pPr>
      <w:r w:rsidRPr="00CC34B1">
        <w:rPr>
          <w:highlight w:val="white"/>
        </w:rPr>
        <w:t xml:space="preserve">                        null, assemblyCodeList.Count + 2);</w:t>
      </w:r>
    </w:p>
    <w:p w14:paraId="64BED321" w14:textId="77777777" w:rsidR="00825462" w:rsidRPr="00CC34B1" w:rsidRDefault="00825462" w:rsidP="00825462">
      <w:pPr>
        <w:pStyle w:val="Code"/>
        <w:rPr>
          <w:highlight w:val="white"/>
        </w:rPr>
      </w:pPr>
      <w:r w:rsidRPr="00CC34B1">
        <w:rPr>
          <w:highlight w:val="white"/>
        </w:rPr>
        <w:t xml:space="preserve">        AddAssemblyCode(assemblyCodeList, AssemblyOperator.mov_byte,</w:t>
      </w:r>
    </w:p>
    <w:p w14:paraId="07B6784D" w14:textId="77777777" w:rsidR="00825462" w:rsidRPr="00CC34B1" w:rsidRDefault="00825462" w:rsidP="00825462">
      <w:pPr>
        <w:pStyle w:val="Code"/>
        <w:rPr>
          <w:highlight w:val="white"/>
        </w:rPr>
      </w:pPr>
      <w:r w:rsidRPr="00CC34B1">
        <w:rPr>
          <w:highlight w:val="white"/>
        </w:rPr>
        <w:t xml:space="preserve">                        Register.bx, 0, BigInteger.Zero);</w:t>
      </w:r>
    </w:p>
    <w:p w14:paraId="7E31D73E" w14:textId="77777777" w:rsidR="00825462" w:rsidRPr="00CC34B1" w:rsidRDefault="00825462" w:rsidP="00825462">
      <w:pPr>
        <w:pStyle w:val="Code"/>
        <w:rPr>
          <w:highlight w:val="white"/>
        </w:rPr>
      </w:pPr>
    </w:p>
    <w:p w14:paraId="591B6B58" w14:textId="77777777" w:rsidR="00825462" w:rsidRPr="00CC34B1" w:rsidRDefault="00825462" w:rsidP="00825462">
      <w:pPr>
        <w:pStyle w:val="Code"/>
        <w:rPr>
          <w:highlight w:val="white"/>
        </w:rPr>
      </w:pPr>
      <w:r w:rsidRPr="00CC34B1">
        <w:rPr>
          <w:highlight w:val="white"/>
        </w:rPr>
        <w:t xml:space="preserve">        AddAssemblyCode(assemblyCodeList, AssemblyOperator.inc, Register.bx);</w:t>
      </w:r>
    </w:p>
    <w:p w14:paraId="0BF1F8B2" w14:textId="77777777" w:rsidR="00825462" w:rsidRPr="00CC34B1" w:rsidRDefault="00825462" w:rsidP="00825462">
      <w:pPr>
        <w:pStyle w:val="Code"/>
        <w:rPr>
          <w:highlight w:val="white"/>
        </w:rPr>
      </w:pPr>
      <w:r w:rsidRPr="00CC34B1">
        <w:rPr>
          <w:highlight w:val="white"/>
        </w:rPr>
        <w:t xml:space="preserve">        AddAssemblyCode(assemblyCodeList, AssemblyOperator.cmp_byte,</w:t>
      </w:r>
    </w:p>
    <w:p w14:paraId="5CDE8374" w14:textId="77777777" w:rsidR="00825462" w:rsidRPr="00CC34B1" w:rsidRDefault="00825462" w:rsidP="00825462">
      <w:pPr>
        <w:pStyle w:val="Code"/>
        <w:rPr>
          <w:highlight w:val="white"/>
        </w:rPr>
      </w:pPr>
      <w:r w:rsidRPr="00CC34B1">
        <w:rPr>
          <w:highlight w:val="white"/>
        </w:rPr>
        <w:t xml:space="preserve">                        Register.bx, 0, (BigInteger) 32);</w:t>
      </w:r>
    </w:p>
    <w:p w14:paraId="5F65DB38"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6197EAA1" w14:textId="77777777" w:rsidR="00825462" w:rsidRPr="00CC34B1" w:rsidRDefault="00825462" w:rsidP="00825462">
      <w:pPr>
        <w:pStyle w:val="Code"/>
        <w:rPr>
          <w:highlight w:val="white"/>
        </w:rPr>
      </w:pPr>
      <w:r w:rsidRPr="00CC34B1">
        <w:rPr>
          <w:highlight w:val="white"/>
        </w:rPr>
        <w:t xml:space="preserve">                        null, assemblyCodeList.Count - 2);</w:t>
      </w:r>
    </w:p>
    <w:p w14:paraId="1C1102EC" w14:textId="77777777" w:rsidR="00825462" w:rsidRPr="00CC34B1" w:rsidRDefault="00825462" w:rsidP="00825462">
      <w:pPr>
        <w:pStyle w:val="Code"/>
        <w:rPr>
          <w:highlight w:val="white"/>
        </w:rPr>
      </w:pPr>
      <w:r w:rsidRPr="00CC34B1">
        <w:rPr>
          <w:highlight w:val="white"/>
        </w:rPr>
        <w:t xml:space="preserve">    </w:t>
      </w:r>
    </w:p>
    <w:p w14:paraId="53A9E8CE"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38551535" w14:textId="77777777" w:rsidR="00825462" w:rsidRPr="00CC34B1" w:rsidRDefault="00825462" w:rsidP="00825462">
      <w:pPr>
        <w:pStyle w:val="Code"/>
        <w:rPr>
          <w:highlight w:val="white"/>
        </w:rPr>
      </w:pPr>
      <w:r w:rsidRPr="00CC34B1">
        <w:rPr>
          <w:highlight w:val="white"/>
        </w:rPr>
        <w:t xml:space="preserve">                        Register.bp, 0, Register.bx);</w:t>
      </w:r>
    </w:p>
    <w:p w14:paraId="331B5B16" w14:textId="77777777" w:rsidR="00825462" w:rsidRPr="00CC34B1" w:rsidRDefault="00825462" w:rsidP="00825462">
      <w:pPr>
        <w:pStyle w:val="Code"/>
        <w:rPr>
          <w:highlight w:val="white"/>
        </w:rPr>
      </w:pPr>
      <w:r w:rsidRPr="00CC34B1">
        <w:rPr>
          <w:highlight w:val="white"/>
        </w:rPr>
        <w:t xml:space="preserve">        AddAssemblyCode(assemblyCodeList, AssemblyOperator.add,</w:t>
      </w:r>
    </w:p>
    <w:p w14:paraId="3B8223C0" w14:textId="77777777" w:rsidR="00825462" w:rsidRPr="00CC34B1" w:rsidRDefault="00825462" w:rsidP="00825462">
      <w:pPr>
        <w:pStyle w:val="Code"/>
        <w:rPr>
          <w:highlight w:val="white"/>
        </w:rPr>
      </w:pPr>
      <w:r w:rsidRPr="00CC34B1">
        <w:rPr>
          <w:highlight w:val="white"/>
        </w:rPr>
        <w:t xml:space="preserve">                        Register.bp, (BigInteger) 2);</w:t>
      </w:r>
    </w:p>
    <w:p w14:paraId="0AA23E8A" w14:textId="77777777" w:rsidR="00825462" w:rsidRPr="00CC34B1" w:rsidRDefault="00825462" w:rsidP="00825462">
      <w:pPr>
        <w:pStyle w:val="Code"/>
        <w:rPr>
          <w:highlight w:val="white"/>
        </w:rPr>
      </w:pPr>
      <w:r w:rsidRPr="00CC34B1">
        <w:rPr>
          <w:highlight w:val="white"/>
        </w:rPr>
        <w:t xml:space="preserve">        AddAssemblyCode(assemblyCodeList, AssemblyOperator.inc, Register.ax);</w:t>
      </w:r>
    </w:p>
    <w:p w14:paraId="0D45FA0B" w14:textId="77777777" w:rsidR="00825462" w:rsidRPr="00CC34B1" w:rsidRDefault="00825462" w:rsidP="00825462">
      <w:pPr>
        <w:pStyle w:val="Code"/>
        <w:rPr>
          <w:highlight w:val="white"/>
        </w:rPr>
      </w:pPr>
      <w:r w:rsidRPr="00CC34B1">
        <w:rPr>
          <w:highlight w:val="white"/>
        </w:rPr>
        <w:t xml:space="preserve">        AddAssemblyCode(assemblyCodeList, AssemblyOperator.jmp,</w:t>
      </w:r>
    </w:p>
    <w:p w14:paraId="50963D87" w14:textId="77777777" w:rsidR="00825462" w:rsidRPr="00CC34B1" w:rsidRDefault="00825462" w:rsidP="00825462">
      <w:pPr>
        <w:pStyle w:val="Code"/>
        <w:rPr>
          <w:highlight w:val="white"/>
        </w:rPr>
      </w:pPr>
      <w:r w:rsidRPr="00CC34B1">
        <w:rPr>
          <w:highlight w:val="white"/>
        </w:rPr>
        <w:t xml:space="preserve">                        null, assemblyCodeList.Count - 15);</w:t>
      </w:r>
    </w:p>
    <w:p w14:paraId="2EC35376" w14:textId="77777777" w:rsidR="00825462" w:rsidRPr="00CC34B1" w:rsidRDefault="00825462" w:rsidP="00825462">
      <w:pPr>
        <w:pStyle w:val="Code"/>
        <w:rPr>
          <w:highlight w:val="white"/>
        </w:rPr>
      </w:pPr>
    </w:p>
    <w:p w14:paraId="1665B388" w14:textId="77777777" w:rsidR="00825462" w:rsidRPr="00CC34B1" w:rsidRDefault="00825462" w:rsidP="00825462">
      <w:pPr>
        <w:pStyle w:val="Code"/>
        <w:rPr>
          <w:highlight w:val="white"/>
        </w:rPr>
      </w:pPr>
      <w:r w:rsidRPr="00CC34B1">
        <w:rPr>
          <w:highlight w:val="white"/>
        </w:rPr>
        <w:t xml:space="preserve">        AddAssemblyCode(assemblyCodeList, AssemblyOperator.mov_byte,</w:t>
      </w:r>
    </w:p>
    <w:p w14:paraId="56A51DD4" w14:textId="77777777" w:rsidR="00825462" w:rsidRPr="00CC34B1" w:rsidRDefault="00825462" w:rsidP="00825462">
      <w:pPr>
        <w:pStyle w:val="Code"/>
        <w:rPr>
          <w:highlight w:val="white"/>
        </w:rPr>
      </w:pPr>
      <w:r w:rsidRPr="00CC34B1">
        <w:rPr>
          <w:highlight w:val="white"/>
        </w:rPr>
        <w:t xml:space="preserve">                        Register.bx, 0, BigInteger.Zero);</w:t>
      </w:r>
    </w:p>
    <w:p w14:paraId="17763B6A" w14:textId="77777777" w:rsidR="00825462" w:rsidRPr="00CC34B1" w:rsidRDefault="00825462" w:rsidP="00825462">
      <w:pPr>
        <w:pStyle w:val="Code"/>
        <w:rPr>
          <w:highlight w:val="white"/>
        </w:rPr>
      </w:pPr>
      <w:r w:rsidRPr="00CC34B1">
        <w:rPr>
          <w:highlight w:val="white"/>
        </w:rPr>
        <w:t xml:space="preserve">        AddAssemblyCode(assemblyCodeList, AssemblyOperator.mov_word,</w:t>
      </w:r>
    </w:p>
    <w:p w14:paraId="2DD20C7A" w14:textId="77777777" w:rsidR="00825462" w:rsidRPr="00CC34B1" w:rsidRDefault="00825462" w:rsidP="00825462">
      <w:pPr>
        <w:pStyle w:val="Code"/>
        <w:rPr>
          <w:highlight w:val="white"/>
        </w:rPr>
      </w:pPr>
      <w:r w:rsidRPr="00CC34B1">
        <w:rPr>
          <w:highlight w:val="white"/>
        </w:rPr>
        <w:t xml:space="preserve">                        Register.bp, 0, BigInteger.Zero);</w:t>
      </w:r>
    </w:p>
    <w:p w14:paraId="6E357C49" w14:textId="77777777" w:rsidR="00825462" w:rsidRPr="00CC34B1" w:rsidRDefault="00825462" w:rsidP="00825462">
      <w:pPr>
        <w:pStyle w:val="Code"/>
        <w:rPr>
          <w:highlight w:val="white"/>
        </w:rPr>
      </w:pPr>
      <w:r w:rsidRPr="00CC34B1">
        <w:rPr>
          <w:highlight w:val="white"/>
        </w:rPr>
        <w:t xml:space="preserve">        AddAssemblyCode(assemblyCodeList, AssemblyOperator.add,</w:t>
      </w:r>
    </w:p>
    <w:p w14:paraId="14EDDFCD" w14:textId="77777777" w:rsidR="00825462" w:rsidRPr="00CC34B1" w:rsidRDefault="00825462" w:rsidP="00825462">
      <w:pPr>
        <w:pStyle w:val="Code"/>
        <w:rPr>
          <w:highlight w:val="white"/>
        </w:rPr>
      </w:pPr>
      <w:r w:rsidRPr="00CC34B1">
        <w:rPr>
          <w:highlight w:val="white"/>
        </w:rPr>
        <w:t xml:space="preserve">                        Register.bp, (BigInteger) 2);</w:t>
      </w:r>
    </w:p>
    <w:p w14:paraId="04AF88E1"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5D22C533" w14:textId="77777777" w:rsidR="00825462" w:rsidRPr="00CC34B1" w:rsidRDefault="00825462" w:rsidP="00825462">
      <w:pPr>
        <w:pStyle w:val="Code"/>
        <w:rPr>
          <w:highlight w:val="white"/>
        </w:rPr>
      </w:pPr>
      <w:r w:rsidRPr="00CC34B1">
        <w:rPr>
          <w:highlight w:val="white"/>
        </w:rPr>
        <w:t xml:space="preserve">                        Register.bp, 6, Register.ax);</w:t>
      </w:r>
    </w:p>
    <w:p w14:paraId="19F42ED7"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47B5A481" w14:textId="77777777" w:rsidR="00825462" w:rsidRPr="00CC34B1" w:rsidRDefault="00825462" w:rsidP="00825462">
      <w:pPr>
        <w:pStyle w:val="Code"/>
        <w:rPr>
          <w:highlight w:val="white"/>
        </w:rPr>
      </w:pPr>
      <w:r w:rsidRPr="00CC34B1">
        <w:rPr>
          <w:highlight w:val="white"/>
        </w:rPr>
        <w:t xml:space="preserve">                        Register.bp, 8, Register.si);</w:t>
      </w:r>
    </w:p>
    <w:p w14:paraId="1E74BDC2" w14:textId="77777777" w:rsidR="00825462" w:rsidRPr="00CC34B1" w:rsidRDefault="00825462" w:rsidP="00825462">
      <w:pPr>
        <w:pStyle w:val="Code"/>
        <w:rPr>
          <w:highlight w:val="white"/>
        </w:rPr>
      </w:pPr>
    </w:p>
    <w:p w14:paraId="7FA08D98" w14:textId="77777777" w:rsidR="00825462" w:rsidRPr="00CC34B1" w:rsidRDefault="00825462" w:rsidP="00825462">
      <w:pPr>
        <w:pStyle w:val="Code"/>
        <w:rPr>
          <w:highlight w:val="white"/>
        </w:rPr>
      </w:pPr>
      <w:r w:rsidRPr="00CC34B1">
        <w:rPr>
          <w:highlight w:val="white"/>
        </w:rPr>
        <w:t xml:space="preserve">        List&lt;byte&gt; byteList = new List&lt;byte&gt;();</w:t>
      </w:r>
    </w:p>
    <w:p w14:paraId="4D65036B" w14:textId="77777777" w:rsidR="00825462" w:rsidRPr="00CC34B1" w:rsidRDefault="00825462" w:rsidP="00825462">
      <w:pPr>
        <w:pStyle w:val="Code"/>
        <w:rPr>
          <w:highlight w:val="white"/>
        </w:rPr>
      </w:pPr>
      <w:r w:rsidRPr="00CC34B1">
        <w:rPr>
          <w:highlight w:val="white"/>
        </w:rPr>
        <w:t xml:space="preserve">        IDictionary&lt;int, string&gt; accessMap = new Dictionary&lt;int, string&gt;();</w:t>
      </w:r>
    </w:p>
    <w:p w14:paraId="3740FBCF" w14:textId="77777777" w:rsidR="00825462" w:rsidRPr="00CC34B1" w:rsidRDefault="00825462" w:rsidP="00825462">
      <w:pPr>
        <w:pStyle w:val="Code"/>
        <w:rPr>
          <w:highlight w:val="white"/>
        </w:rPr>
      </w:pPr>
      <w:r w:rsidRPr="00CC34B1">
        <w:rPr>
          <w:highlight w:val="white"/>
        </w:rPr>
        <w:t xml:space="preserve">        IDictionary&lt;int, string&gt; callMap = new Dictionary&lt;int, string&gt;();</w:t>
      </w:r>
    </w:p>
    <w:p w14:paraId="5309092B" w14:textId="77777777" w:rsidR="00825462" w:rsidRPr="00CC34B1" w:rsidRDefault="00825462" w:rsidP="00825462">
      <w:pPr>
        <w:pStyle w:val="Code"/>
        <w:rPr>
          <w:highlight w:val="white"/>
        </w:rPr>
      </w:pPr>
      <w:r w:rsidRPr="00CC34B1">
        <w:rPr>
          <w:highlight w:val="white"/>
        </w:rPr>
        <w:t xml:space="preserve">        ISet&lt;int&gt; returnSet = new HashSet&lt;int&gt;();</w:t>
      </w:r>
    </w:p>
    <w:p w14:paraId="1CB18FB7" w14:textId="77777777" w:rsidR="00825462" w:rsidRPr="00CC34B1" w:rsidRDefault="00825462" w:rsidP="00825462">
      <w:pPr>
        <w:pStyle w:val="Code"/>
        <w:rPr>
          <w:highlight w:val="white"/>
        </w:rPr>
      </w:pPr>
      <w:r w:rsidRPr="00CC34B1">
        <w:rPr>
          <w:highlight w:val="white"/>
        </w:rPr>
        <w:t xml:space="preserve">        AssemblyCodeGenerator.</w:t>
      </w:r>
    </w:p>
    <w:p w14:paraId="62E311D5" w14:textId="77777777" w:rsidR="00825462" w:rsidRPr="00CC34B1" w:rsidRDefault="00825462" w:rsidP="00825462">
      <w:pPr>
        <w:pStyle w:val="Code"/>
        <w:rPr>
          <w:highlight w:val="white"/>
        </w:rPr>
      </w:pPr>
      <w:r w:rsidRPr="00CC34B1">
        <w:rPr>
          <w:highlight w:val="white"/>
        </w:rPr>
        <w:t xml:space="preserve">          GenerateTargetWindows(assemblyCodeList, byteList,</w:t>
      </w:r>
    </w:p>
    <w:p w14:paraId="3C2FF49E" w14:textId="77777777" w:rsidR="00825462" w:rsidRPr="00CC34B1" w:rsidRDefault="00825462" w:rsidP="00825462">
      <w:pPr>
        <w:pStyle w:val="Code"/>
        <w:rPr>
          <w:highlight w:val="white"/>
        </w:rPr>
      </w:pPr>
      <w:r w:rsidRPr="00CC34B1">
        <w:rPr>
          <w:highlight w:val="white"/>
        </w:rPr>
        <w:t xml:space="preserve">                                accessMap, callMap, returnSet);</w:t>
      </w:r>
    </w:p>
    <w:p w14:paraId="16C81BE1" w14:textId="77777777" w:rsidR="00825462" w:rsidRPr="00CC34B1" w:rsidRDefault="00825462" w:rsidP="00825462">
      <w:pPr>
        <w:pStyle w:val="Code"/>
        <w:rPr>
          <w:highlight w:val="white"/>
        </w:rPr>
      </w:pPr>
      <w:r w:rsidRPr="00CC34B1">
        <w:rPr>
          <w:highlight w:val="white"/>
        </w:rPr>
        <w:t xml:space="preserve">        StaticSymbol staticSymbol =</w:t>
      </w:r>
    </w:p>
    <w:p w14:paraId="15E24F59" w14:textId="77777777" w:rsidR="00825462" w:rsidRPr="00CC34B1" w:rsidRDefault="00825462" w:rsidP="00825462">
      <w:pPr>
        <w:pStyle w:val="Code"/>
        <w:rPr>
          <w:highlight w:val="white"/>
        </w:rPr>
      </w:pPr>
      <w:r w:rsidRPr="00CC34B1">
        <w:rPr>
          <w:highlight w:val="white"/>
        </w:rPr>
        <w:t xml:space="preserve">          new StaticSymbolWindows(AssemblyCodeGenerator.ArgsName, byteList,</w:t>
      </w:r>
    </w:p>
    <w:p w14:paraId="260ABD2F" w14:textId="77777777" w:rsidR="00825462" w:rsidRPr="00CC34B1" w:rsidRDefault="00825462" w:rsidP="00825462">
      <w:pPr>
        <w:pStyle w:val="Code"/>
        <w:rPr>
          <w:highlight w:val="white"/>
        </w:rPr>
      </w:pPr>
      <w:r w:rsidRPr="00CC34B1">
        <w:rPr>
          <w:highlight w:val="white"/>
        </w:rPr>
        <w:t xml:space="preserve">                                  accessMap, callMap, returnSet);</w:t>
      </w:r>
    </w:p>
    <w:p w14:paraId="0508823A" w14:textId="77777777" w:rsidR="00825462" w:rsidRPr="00CC34B1" w:rsidRDefault="00825462" w:rsidP="00825462">
      <w:pPr>
        <w:pStyle w:val="Code"/>
        <w:rPr>
          <w:highlight w:val="white"/>
        </w:rPr>
      </w:pPr>
      <w:r w:rsidRPr="00CC34B1">
        <w:rPr>
          <w:highlight w:val="white"/>
        </w:rPr>
        <w:t xml:space="preserve">        SymbolTable.StaticSet.Add(staticSymbol);</w:t>
      </w:r>
    </w:p>
    <w:p w14:paraId="3278AFDB" w14:textId="77777777" w:rsidR="00825462" w:rsidRPr="00CC34B1" w:rsidRDefault="00825462" w:rsidP="00825462">
      <w:pPr>
        <w:pStyle w:val="Code"/>
        <w:rPr>
          <w:highlight w:val="white"/>
        </w:rPr>
      </w:pPr>
      <w:r w:rsidRPr="00CC34B1">
        <w:rPr>
          <w:highlight w:val="white"/>
        </w:rPr>
        <w:t xml:space="preserve">      }</w:t>
      </w:r>
    </w:p>
    <w:p w14:paraId="77BC834B" w14:textId="5D81B585" w:rsidR="00825462" w:rsidRDefault="00825462" w:rsidP="00825462">
      <w:pPr>
        <w:pStyle w:val="Code"/>
        <w:rPr>
          <w:highlight w:val="white"/>
        </w:rPr>
      </w:pPr>
      <w:r w:rsidRPr="00CC34B1">
        <w:rPr>
          <w:highlight w:val="white"/>
        </w:rPr>
        <w:lastRenderedPageBreak/>
        <w:t xml:space="preserve">    }</w:t>
      </w:r>
    </w:p>
    <w:p w14:paraId="2BB5A61D" w14:textId="77777777" w:rsidR="00614EB1" w:rsidRPr="00614EB1" w:rsidRDefault="00614EB1" w:rsidP="00614EB1">
      <w:pPr>
        <w:pStyle w:val="Rubrik3"/>
        <w:numPr>
          <w:ilvl w:val="2"/>
          <w:numId w:val="158"/>
        </w:numPr>
        <w:rPr>
          <w:highlight w:val="white"/>
        </w:rPr>
      </w:pPr>
      <w:bookmarkStart w:id="517" w:name="_Toc49764428"/>
      <w:r w:rsidRPr="00614EB1">
        <w:rPr>
          <w:highlight w:val="white"/>
        </w:rPr>
        <w:t>Windows Jump Info</w:t>
      </w:r>
      <w:bookmarkEnd w:id="517"/>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lastRenderedPageBreak/>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lastRenderedPageBreak/>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518" w:name="_Toc49764429"/>
      <w:r>
        <w:rPr>
          <w:highlight w:val="white"/>
        </w:rPr>
        <w:t>Windows Byte List</w:t>
      </w:r>
      <w:bookmarkEnd w:id="518"/>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519" w:name="_Hlk51314142"/>
      <w:r w:rsidRPr="007F292F">
        <w:rPr>
          <w:highlight w:val="white"/>
        </w:rPr>
        <w:t>WindowsByteList</w:t>
      </w:r>
      <w:bookmarkEnd w:id="519"/>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lastRenderedPageBreak/>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lastRenderedPageBreak/>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lastRenderedPageBreak/>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lastRenderedPageBreak/>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lastRenderedPageBreak/>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520"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520"/>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lastRenderedPageBreak/>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w:t>
      </w:r>
      <w:r>
        <w:rPr>
          <w:highlight w:val="white"/>
        </w:rPr>
        <w:lastRenderedPageBreak/>
        <w:t xml:space="preserve">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lastRenderedPageBreak/>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521" w:name="_Ref419646553"/>
      <w:bookmarkStart w:id="522" w:name="_Toc49764445"/>
      <w:r>
        <w:t>Linking</w:t>
      </w:r>
      <w:bookmarkEnd w:id="521"/>
      <w:bookmarkEnd w:id="522"/>
    </w:p>
    <w:bookmarkEnd w:id="516"/>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523" w:name="_Toc49764446"/>
      <w:r>
        <w:t>The Linker Class</w:t>
      </w:r>
      <w:bookmarkEnd w:id="523"/>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5"/>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lastRenderedPageBreak/>
        <w:t>m_entryMap</w:t>
      </w:r>
      <w:r w:rsidRPr="00EC76D5">
        <w:t xml:space="preserve"> holds the entry point of each function.</w:t>
      </w:r>
      <w:r w:rsidR="00DB458B" w:rsidRPr="00EC76D5">
        <w:rPr>
          <w:rStyle w:val="Fotnotsreferens"/>
        </w:rPr>
        <w:footnoteReference w:id="6"/>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24"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24"/>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lastRenderedPageBreak/>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lastRenderedPageBreak/>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525" w:name="_Toc49764457"/>
      <w:r w:rsidRPr="00EC76D5">
        <w:lastRenderedPageBreak/>
        <w:t xml:space="preserve">The </w:t>
      </w:r>
      <w:r w:rsidR="002554E1" w:rsidRPr="00EC76D5">
        <w:t>Standard Library</w:t>
      </w:r>
      <w:bookmarkEnd w:id="525"/>
    </w:p>
    <w:p w14:paraId="21B660CB" w14:textId="0EAC07D4" w:rsidR="00EE220E" w:rsidRPr="00EC76D5" w:rsidRDefault="00503728" w:rsidP="00265BDF">
      <w:pPr>
        <w:pStyle w:val="Rubrik2"/>
      </w:pPr>
      <w:bookmarkStart w:id="526" w:name="_Toc49764458"/>
      <w:r w:rsidRPr="00EC76D5">
        <w:t>Integral and Floating Limits</w:t>
      </w:r>
      <w:bookmarkEnd w:id="526"/>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27" w:name="_Toc49764459"/>
      <w:r w:rsidRPr="00EC76D5">
        <w:lastRenderedPageBreak/>
        <w:t>The A</w:t>
      </w:r>
      <w:r w:rsidR="00EE220E" w:rsidRPr="00EC76D5">
        <w:t>sser</w:t>
      </w:r>
      <w:r w:rsidR="008E5D1A" w:rsidRPr="00EC76D5">
        <w:t>t</w:t>
      </w:r>
      <w:r w:rsidRPr="00EC76D5">
        <w:t xml:space="preserve"> Macro</w:t>
      </w:r>
      <w:bookmarkEnd w:id="527"/>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28" w:name="_Toc49764460"/>
      <w:r w:rsidRPr="00EC76D5">
        <w:t>Locale Data</w:t>
      </w:r>
      <w:bookmarkEnd w:id="528"/>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29" w:name="_Toc49764461"/>
      <w:r w:rsidRPr="00EC76D5">
        <w:t>Character Types</w:t>
      </w:r>
      <w:bookmarkEnd w:id="529"/>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30" w:name="_Toc49764462"/>
      <w:r w:rsidRPr="00EC76D5">
        <w:t>S</w:t>
      </w:r>
      <w:r w:rsidR="00EE220E" w:rsidRPr="00EC76D5">
        <w:t>tring</w:t>
      </w:r>
      <w:r w:rsidRPr="00EC76D5">
        <w:t>s</w:t>
      </w:r>
      <w:bookmarkEnd w:id="530"/>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31" w:name="_Toc49764463"/>
      <w:r w:rsidRPr="00EC76D5">
        <w:lastRenderedPageBreak/>
        <w:t>Long Jumps</w:t>
      </w:r>
      <w:bookmarkEnd w:id="531"/>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32" w:name="_Toc49764464"/>
      <w:r w:rsidRPr="00EC76D5">
        <w:t>Mathematical Functions</w:t>
      </w:r>
      <w:bookmarkEnd w:id="532"/>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33" w:name="_Toc49764465"/>
      <w:r w:rsidRPr="00EC76D5">
        <w:t>Standard Input/Output</w:t>
      </w:r>
      <w:bookmarkEnd w:id="533"/>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34" w:name="_Toc49764466"/>
      <w:r w:rsidRPr="00EC76D5">
        <w:t>Printing</w:t>
      </w:r>
      <w:bookmarkEnd w:id="534"/>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35" w:name="_Toc49764467"/>
      <w:r w:rsidRPr="00EC76D5">
        <w:t>Scanning</w:t>
      </w:r>
      <w:bookmarkEnd w:id="535"/>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36" w:name="_Toc49764468"/>
      <w:r w:rsidRPr="00EC76D5">
        <w:t>F</w:t>
      </w:r>
      <w:r w:rsidR="00AF06D6" w:rsidRPr="00EC76D5">
        <w:t xml:space="preserve">ile </w:t>
      </w:r>
      <w:r w:rsidRPr="00EC76D5">
        <w:t>H</w:t>
      </w:r>
      <w:r w:rsidR="00AF06D6" w:rsidRPr="00EC76D5">
        <w:t>andling</w:t>
      </w:r>
      <w:bookmarkEnd w:id="536"/>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37" w:name="_Toc49764469"/>
      <w:r w:rsidRPr="00EC76D5">
        <w:t>The Standard Library</w:t>
      </w:r>
      <w:bookmarkEnd w:id="537"/>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38" w:name="_Toc49764470"/>
      <w:r w:rsidRPr="00EC76D5">
        <w:t>T</w:t>
      </w:r>
      <w:r w:rsidR="00D62A8B" w:rsidRPr="00EC76D5">
        <w:t>ime</w:t>
      </w:r>
      <w:bookmarkEnd w:id="538"/>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091577D2" w14:textId="77777777" w:rsidR="005B1C6D" w:rsidRPr="00EC76D5" w:rsidRDefault="005B1C6D" w:rsidP="005B1C6D">
      <w:pPr>
        <w:pStyle w:val="Rubrik1"/>
      </w:pPr>
      <w:bookmarkStart w:id="539" w:name="_Toc49764301"/>
      <w:bookmarkStart w:id="540" w:name="_Ref417644950"/>
      <w:bookmarkStart w:id="541" w:name="_Toc49764471"/>
      <w:r w:rsidRPr="00EC76D5">
        <w:t>The Preprocessor</w:t>
      </w:r>
      <w:bookmarkEnd w:id="539"/>
    </w:p>
    <w:p w14:paraId="17A25FF3" w14:textId="77777777" w:rsidR="005B1C6D" w:rsidRPr="00EC76D5" w:rsidRDefault="005B1C6D" w:rsidP="005B1C6D">
      <w:r w:rsidRPr="00EC76D5">
        <w:t>Basically, the preprocessor is made up of two parts, where the first part is a scanner and a parser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542" w:name="_Ref418256130"/>
      <w:bookmarkStart w:id="543" w:name="_Toc49764302"/>
      <w:r w:rsidRPr="00EC76D5">
        <w:t>The Expression Parser</w:t>
      </w:r>
      <w:bookmarkEnd w:id="542"/>
      <w:bookmarkEnd w:id="543"/>
    </w:p>
    <w:p w14:paraId="176A4CB8" w14:textId="77777777" w:rsidR="005B1C6D" w:rsidRPr="00EC76D5" w:rsidRDefault="005B1C6D" w:rsidP="005B1C6D">
      <w:pPr>
        <w:pStyle w:val="Rubrik3"/>
      </w:pPr>
      <w:bookmarkStart w:id="544" w:name="_Toc49764303"/>
      <w:r w:rsidRPr="00EC76D5">
        <w:t>The Grammar</w:t>
      </w:r>
      <w:bookmarkEnd w:id="544"/>
    </w:p>
    <w:p w14:paraId="640DDAFA" w14:textId="1C4F67A5"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Pr="00EC76D5">
        <w:fldChar w:fldCharType="begin"/>
      </w:r>
      <w:r w:rsidRPr="00EC76D5">
        <w:instrText xml:space="preserve"> REF _Ref418184656 \r \h </w:instrText>
      </w:r>
      <w:r w:rsidRPr="00EC76D5">
        <w:fldChar w:fldCharType="separate"/>
      </w:r>
      <w:r w:rsidR="00047F17">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545" w:name="_Toc49764304"/>
      <w:r>
        <w:t>The Parser</w:t>
      </w:r>
      <w:bookmarkEnd w:id="545"/>
    </w:p>
    <w:p w14:paraId="1306B22E" w14:textId="5B316E30"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047F17">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546"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547" w:name="_Toc49764305"/>
      <w:r w:rsidRPr="00EC76D5">
        <w:t>The Scanner</w:t>
      </w:r>
      <w:bookmarkEnd w:id="546"/>
      <w:bookmarkEnd w:id="547"/>
    </w:p>
    <w:p w14:paraId="3C52097C" w14:textId="161DB38F"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047F17">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548" w:name="_Toc49764306"/>
      <w:r>
        <w:t>The PreParser</w:t>
      </w:r>
      <w:bookmarkEnd w:id="548"/>
    </w:p>
    <w:p w14:paraId="06E1CD8A" w14:textId="77777777" w:rsidR="005B1C6D" w:rsidRDefault="005B1C6D" w:rsidP="005B1C6D">
      <w:pPr>
        <w:pStyle w:val="Rubrik3"/>
      </w:pPr>
      <w:bookmarkStart w:id="549" w:name="_Toc49764307"/>
      <w:r>
        <w:t>The Parser</w:t>
      </w:r>
      <w:bookmarkEnd w:id="549"/>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550" w:name="_Toc49764308"/>
      <w:r>
        <w:t>The Scanner</w:t>
      </w:r>
      <w:bookmarkEnd w:id="550"/>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551" w:name="_Toc49764309"/>
      <w:r w:rsidRPr="00EC76D5">
        <w:t>The Preprocessor</w:t>
      </w:r>
      <w:bookmarkEnd w:id="551"/>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552" w:name="_Toc49764310"/>
      <w:r w:rsidRPr="00EC76D5">
        <w:t>Tri Graphs</w:t>
      </w:r>
      <w:bookmarkEnd w:id="552"/>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553" w:name="_Toc49764311"/>
      <w:r w:rsidRPr="00EC76D5">
        <w:t>Comments, Strings, and Characters</w:t>
      </w:r>
      <w:bookmarkEnd w:id="553"/>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554" w:name="_Ref418258402"/>
      <w:bookmarkStart w:id="555" w:name="_Toc49764312"/>
      <w:r w:rsidRPr="00EC76D5">
        <w:t>Slash Codes</w:t>
      </w:r>
      <w:bookmarkEnd w:id="554"/>
      <w:bookmarkEnd w:id="555"/>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77777777" w:rsidR="005B1C6D" w:rsidRPr="00EC76D5" w:rsidRDefault="005B1C6D" w:rsidP="005B1C6D">
      <w:r w:rsidRPr="00EC76D5">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556" w:name="_Toc49764313"/>
      <w:r w:rsidRPr="00EC76D5">
        <w:t>The Line List</w:t>
      </w:r>
      <w:bookmarkEnd w:id="556"/>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557" w:name="_Toc49764314"/>
      <w:r w:rsidRPr="00EC76D5">
        <w:t>Lines</w:t>
      </w:r>
      <w:bookmarkEnd w:id="557"/>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558" w:name="_Toc49764315"/>
      <w:r w:rsidRPr="00EC76D5">
        <w:t>Includes</w:t>
      </w:r>
      <w:bookmarkEnd w:id="558"/>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559" w:name="_Toc49764316"/>
      <w:r w:rsidRPr="00EC76D5">
        <w:t>Macros</w:t>
      </w:r>
      <w:bookmarkEnd w:id="559"/>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560" w:name="_Toc49764317"/>
      <w:r w:rsidRPr="00EC76D5">
        <w:t>Conditional Programming</w:t>
      </w:r>
      <w:bookmarkEnd w:id="560"/>
    </w:p>
    <w:p w14:paraId="526D3151" w14:textId="627C65C1"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047F17">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561" w:name="_Toc49764318"/>
      <w:r w:rsidRPr="00EC76D5">
        <w:t>Macro Expansion</w:t>
      </w:r>
      <w:bookmarkEnd w:id="561"/>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34C0BED1"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047F17">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562" w:name="_Toc49764319"/>
      <w:r w:rsidRPr="00EC76D5">
        <w:t>String Merging</w:t>
      </w:r>
      <w:bookmarkEnd w:id="562"/>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t>The C Grammar</w:t>
      </w:r>
      <w:bookmarkEnd w:id="540"/>
      <w:bookmarkEnd w:id="541"/>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563" w:name="_Toc49764472"/>
      <w:r w:rsidRPr="00EC76D5">
        <w:t>The Preprocessor Grammar</w:t>
      </w:r>
      <w:bookmarkEnd w:id="563"/>
    </w:p>
    <w:p w14:paraId="3780D441" w14:textId="032752E3"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047F17">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64" w:name="_Toc49764473"/>
      <w:r w:rsidRPr="00EC76D5">
        <w:t xml:space="preserve">The </w:t>
      </w:r>
      <w:r w:rsidR="001C7B67" w:rsidRPr="00EC76D5">
        <w:t>Language</w:t>
      </w:r>
      <w:r w:rsidRPr="00EC76D5">
        <w:t xml:space="preserve"> Grammar</w:t>
      </w:r>
      <w:bookmarkEnd w:id="564"/>
    </w:p>
    <w:p w14:paraId="7F2EC249" w14:textId="18EAF5AB"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047F17">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565" w:name="_Ref418184656"/>
      <w:bookmarkStart w:id="566" w:name="_Toc49764294"/>
      <w:bookmarkStart w:id="567" w:name="_Toc49764474"/>
      <w:r>
        <w:t>GPPG and GPLEX</w:t>
      </w:r>
      <w:bookmarkEnd w:id="565"/>
      <w:bookmarkEnd w:id="566"/>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568" w:name="_Toc49764295"/>
      <w:r w:rsidRPr="00EC76D5">
        <w:t>The Language</w:t>
      </w:r>
      <w:bookmarkEnd w:id="568"/>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569" w:name="_Toc49764296"/>
      <w:r w:rsidRPr="00EC76D5">
        <w:t>The Grammar</w:t>
      </w:r>
      <w:bookmarkEnd w:id="569"/>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t>read string , identifier ;</w:t>
      </w:r>
    </w:p>
    <w:p w14:paraId="13D07821" w14:textId="77777777" w:rsidR="007660EE" w:rsidRPr="00EC76D5" w:rsidRDefault="007660EE" w:rsidP="007660EE">
      <w:pPr>
        <w:pStyle w:val="Rubrik3"/>
      </w:pPr>
      <w:bookmarkStart w:id="570" w:name="_Toc49764297"/>
      <w:r>
        <w:t>GPPG</w:t>
      </w:r>
      <w:bookmarkEnd w:id="570"/>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7"/>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71"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72" w:name="_Toc49764298"/>
      <w:r w:rsidRPr="00EC76D5">
        <w:t>J</w:t>
      </w:r>
      <w:r>
        <w:t>Plex</w:t>
      </w:r>
      <w:bookmarkEnd w:id="571"/>
      <w:bookmarkEnd w:id="572"/>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t>}</w:t>
      </w:r>
    </w:p>
    <w:p w14:paraId="2551028A" w14:textId="77777777" w:rsidR="007660EE" w:rsidRPr="00EC76D5" w:rsidRDefault="007660EE" w:rsidP="007660EE">
      <w:pPr>
        <w:pStyle w:val="Rubrik3"/>
      </w:pPr>
      <w:bookmarkStart w:id="573" w:name="_Toc49764299"/>
      <w:r w:rsidRPr="00EC76D5">
        <w:t>Main</w:t>
      </w:r>
      <w:bookmarkEnd w:id="573"/>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574" w:name="_Toc49764448"/>
      <w:r w:rsidRPr="00EC76D5">
        <w:t>Auxiliary Classes</w:t>
      </w:r>
      <w:bookmarkEnd w:id="574"/>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75" w:name="_Toc49764449"/>
      <w:r w:rsidRPr="00EC76D5">
        <w:t>Error Handling</w:t>
      </w:r>
      <w:bookmarkEnd w:id="575"/>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76" w:name="_Toc49764450"/>
      <w:r w:rsidRPr="00EC76D5">
        <w:t>Container Classes</w:t>
      </w:r>
      <w:bookmarkEnd w:id="576"/>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77" w:name="_Toc49764451"/>
      <w:r w:rsidRPr="00EC76D5">
        <w:t>Ordered Pair</w:t>
      </w:r>
      <w:bookmarkEnd w:id="577"/>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78" w:name="_Toc49764452"/>
      <w:r w:rsidRPr="00EC76D5">
        <w:t>Triple</w:t>
      </w:r>
      <w:bookmarkEnd w:id="578"/>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79" w:name="_Toc49764453"/>
      <w:r w:rsidRPr="00EC76D5">
        <w:t>Graph</w:t>
      </w:r>
      <w:bookmarkEnd w:id="579"/>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80" w:name="_Toc49764454"/>
      <w:r w:rsidRPr="00EC76D5">
        <w:t>Addition and Removal of Vertices and Edges</w:t>
      </w:r>
      <w:bookmarkEnd w:id="580"/>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81" w:name="_Toc49764455"/>
      <w:r w:rsidRPr="00EC76D5">
        <w:t>Graph Partition</w:t>
      </w:r>
      <w:bookmarkEnd w:id="581"/>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82" w:name="_Toc49764456"/>
      <w:r>
        <w:t>ListSet and ListMap</w:t>
      </w:r>
      <w:bookmarkEnd w:id="582"/>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t>A</w:t>
      </w:r>
      <w:r w:rsidR="00281D34" w:rsidRPr="00EC76D5">
        <w:t xml:space="preserve"> Crash Course in C</w:t>
      </w:r>
      <w:bookmarkEnd w:id="56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8"/>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3" w:name="_Toc320485572"/>
      <w:bookmarkStart w:id="584" w:name="_Toc323656681"/>
      <w:bookmarkStart w:id="585" w:name="_Toc324085419"/>
      <w:bookmarkStart w:id="586" w:name="_Toc383781071"/>
      <w:bookmarkStart w:id="587" w:name="_Toc49764475"/>
      <w:r w:rsidRPr="00EC76D5">
        <w:t>The Compiler and the Linker</w:t>
      </w:r>
      <w:bookmarkEnd w:id="583"/>
      <w:bookmarkEnd w:id="584"/>
      <w:bookmarkEnd w:id="585"/>
      <w:bookmarkEnd w:id="586"/>
      <w:bookmarkEnd w:id="587"/>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18604C" w:rsidRPr="003F7CF1" w:rsidRDefault="0018604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18604C" w:rsidRPr="003F7CF1" w:rsidRDefault="0018604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18604C" w:rsidRPr="003F7CF1" w:rsidRDefault="0018604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18604C" w:rsidRPr="003F7CF1" w:rsidRDefault="0018604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18604C" w:rsidRPr="003F7CF1" w:rsidRDefault="0018604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18604C" w:rsidRPr="003F7CF1" w:rsidRDefault="0018604C"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18604C" w:rsidRPr="003F7CF1" w:rsidRDefault="0018604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18604C" w:rsidRPr="003F7CF1" w:rsidRDefault="0018604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18604C" w:rsidRPr="003F7CF1" w:rsidRDefault="0018604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63"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">
                <v:shape id="_x0000_s1264" type="#_x0000_t75" style="position:absolute;width:57384;height:33045;visibility:visible;mso-wrap-style:square">
                  <v:fill o:detectmouseclick="t"/>
                  <v:path o:connecttype="none"/>
                </v:shape>
                <v:rect id="Rectangle 206" o:spid="_x0000_s1265"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18604C" w:rsidRPr="003F7CF1" w:rsidRDefault="0018604C" w:rsidP="00E80032">
                        <w:pPr>
                          <w:pStyle w:val="SourceCodeBoxText"/>
                          <w:rPr>
                            <w:sz w:val="19"/>
                            <w:szCs w:val="19"/>
                            <w:lang w:val="en-US"/>
                          </w:rPr>
                        </w:pPr>
                        <w:r w:rsidRPr="003F7CF1">
                          <w:rPr>
                            <w:sz w:val="19"/>
                            <w:szCs w:val="19"/>
                            <w:lang w:val="en-US"/>
                          </w:rPr>
                          <w:t>Compiler</w:t>
                        </w:r>
                      </w:p>
                    </w:txbxContent>
                  </v:textbox>
                </v:rect>
                <v:shape id="Text Box 207" o:spid="_x0000_s1266"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18604C" w:rsidRPr="003F7CF1" w:rsidRDefault="0018604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67"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18604C" w:rsidRPr="003F7CF1" w:rsidRDefault="0018604C" w:rsidP="00E80032">
                        <w:pPr>
                          <w:pStyle w:val="SourceCodeBoxText"/>
                          <w:rPr>
                            <w:sz w:val="19"/>
                            <w:szCs w:val="19"/>
                            <w:lang w:val="en-US"/>
                          </w:rPr>
                        </w:pPr>
                        <w:r w:rsidRPr="003F7CF1">
                          <w:rPr>
                            <w:sz w:val="19"/>
                            <w:szCs w:val="19"/>
                            <w:lang w:val="en-US"/>
                          </w:rPr>
                          <w:t>Linker</w:t>
                        </w:r>
                      </w:p>
                    </w:txbxContent>
                  </v:textbox>
                </v:rect>
                <v:shape id="Text Box 209" o:spid="_x0000_s1268"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18604C" w:rsidRPr="003F7CF1" w:rsidRDefault="0018604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69"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18604C" w:rsidRPr="003F7CF1" w:rsidRDefault="0018604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0"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18604C" w:rsidRPr="003F7CF1" w:rsidRDefault="0018604C" w:rsidP="00E80032">
                        <w:pPr>
                          <w:pStyle w:val="SourceCodeBoxHeader"/>
                          <w:rPr>
                            <w:sz w:val="19"/>
                            <w:szCs w:val="19"/>
                            <w:lang w:val="sv-SE"/>
                          </w:rPr>
                        </w:pPr>
                        <w:r w:rsidRPr="003F7CF1">
                          <w:rPr>
                            <w:sz w:val="19"/>
                            <w:szCs w:val="19"/>
                            <w:lang w:val="sv-SE"/>
                          </w:rPr>
                          <w:t>Routine.obj</w:t>
                        </w:r>
                      </w:p>
                    </w:txbxContent>
                  </v:textbox>
                </v:shape>
                <v:rect id="Rectangle 212" o:spid="_x0000_s1271"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18604C" w:rsidRPr="003F7CF1" w:rsidRDefault="0018604C" w:rsidP="00E80032">
                        <w:pPr>
                          <w:pStyle w:val="SourceCodeBoxText"/>
                          <w:rPr>
                            <w:sz w:val="19"/>
                            <w:szCs w:val="19"/>
                            <w:lang w:val="en-US"/>
                          </w:rPr>
                        </w:pPr>
                        <w:r w:rsidRPr="003F7CF1">
                          <w:rPr>
                            <w:sz w:val="19"/>
                            <w:szCs w:val="19"/>
                            <w:lang w:val="en-US"/>
                          </w:rPr>
                          <w:t>Compiler</w:t>
                        </w:r>
                      </w:p>
                    </w:txbxContent>
                  </v:textbox>
                </v:rect>
                <v:shape id="Text Box 213" o:spid="_x0000_s1272"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18604C" w:rsidRPr="003F7CF1" w:rsidRDefault="0018604C" w:rsidP="00E80032">
                        <w:pPr>
                          <w:pStyle w:val="SourceCodeBoxHeader"/>
                          <w:rPr>
                            <w:sz w:val="19"/>
                            <w:szCs w:val="19"/>
                            <w:lang w:val="sv-SE"/>
                          </w:rPr>
                        </w:pPr>
                        <w:r w:rsidRPr="003F7CF1">
                          <w:rPr>
                            <w:sz w:val="19"/>
                            <w:szCs w:val="19"/>
                            <w:lang w:val="sv-SE"/>
                          </w:rPr>
                          <w:t>Standard Library</w:t>
                        </w:r>
                      </w:p>
                    </w:txbxContent>
                  </v:textbox>
                </v:shape>
                <v:line id="Line 214" o:spid="_x0000_s1273"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74"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75"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76"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77"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78"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79"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0"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1"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18604C" w:rsidRPr="003F7CF1" w:rsidRDefault="0018604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88" w:name="_Toc320485573"/>
      <w:bookmarkStart w:id="589" w:name="_Toc323656682"/>
      <w:bookmarkStart w:id="590" w:name="_Toc324085420"/>
      <w:bookmarkStart w:id="591" w:name="_Toc383781072"/>
      <w:bookmarkStart w:id="592" w:name="_Toc49764476"/>
      <w:r w:rsidRPr="00EC76D5">
        <w:t>The Hello-World Program</w:t>
      </w:r>
      <w:bookmarkEnd w:id="588"/>
      <w:bookmarkEnd w:id="589"/>
      <w:bookmarkEnd w:id="590"/>
      <w:bookmarkEnd w:id="591"/>
      <w:bookmarkEnd w:id="592"/>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9"/>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3" w:name="_Toc320485574"/>
      <w:bookmarkStart w:id="594" w:name="_Toc323656683"/>
      <w:bookmarkStart w:id="595" w:name="_Toc324085421"/>
      <w:bookmarkStart w:id="596" w:name="_Toc383781073"/>
      <w:bookmarkStart w:id="597" w:name="_Toc49764477"/>
      <w:r w:rsidRPr="00EC76D5">
        <w:t>Comments</w:t>
      </w:r>
      <w:bookmarkEnd w:id="593"/>
      <w:bookmarkEnd w:id="594"/>
      <w:bookmarkEnd w:id="595"/>
      <w:bookmarkEnd w:id="596"/>
      <w:bookmarkEnd w:id="597"/>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0"/>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7D35A6CC"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047F17">
        <w:t>21.10</w:t>
      </w:r>
      <w:r w:rsidRPr="00EC76D5">
        <w:fldChar w:fldCharType="end"/>
      </w:r>
      <w:r w:rsidRPr="00EC76D5">
        <w:t>) for details.</w:t>
      </w:r>
    </w:p>
    <w:p w14:paraId="3920A6C7" w14:textId="77777777" w:rsidR="00E80032" w:rsidRPr="00EC76D5" w:rsidRDefault="00E80032" w:rsidP="00E80032">
      <w:pPr>
        <w:pStyle w:val="Code"/>
      </w:pPr>
      <w:bookmarkStart w:id="598"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99" w:name="_Toc323656684"/>
      <w:bookmarkStart w:id="600" w:name="_Toc324085422"/>
      <w:bookmarkStart w:id="601" w:name="_Toc383781074"/>
      <w:bookmarkStart w:id="602" w:name="_Toc49764478"/>
      <w:r w:rsidRPr="00EC76D5">
        <w:t>Types and Variables</w:t>
      </w:r>
      <w:bookmarkEnd w:id="598"/>
      <w:bookmarkEnd w:id="599"/>
      <w:bookmarkEnd w:id="600"/>
      <w:bookmarkEnd w:id="601"/>
      <w:bookmarkEnd w:id="602"/>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6"/>
      <w:bookmarkStart w:id="604" w:name="_Toc323656685"/>
      <w:bookmarkStart w:id="605" w:name="_Toc324085423"/>
      <w:bookmarkStart w:id="606" w:name="_Toc383781075"/>
      <w:bookmarkStart w:id="607" w:name="_Ref383781525"/>
      <w:bookmarkStart w:id="608" w:name="_Toc49764479"/>
      <w:r w:rsidRPr="00EC76D5">
        <w:t>Simple Types</w:t>
      </w:r>
      <w:bookmarkEnd w:id="603"/>
      <w:bookmarkEnd w:id="604"/>
      <w:bookmarkEnd w:id="605"/>
      <w:bookmarkEnd w:id="606"/>
      <w:bookmarkEnd w:id="607"/>
      <w:bookmarkEnd w:id="608"/>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1"/>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0485577"/>
      <w:bookmarkStart w:id="610" w:name="_Toc323656686"/>
      <w:bookmarkStart w:id="611" w:name="_Toc324085424"/>
      <w:bookmarkStart w:id="612" w:name="_Toc383781076"/>
      <w:bookmarkStart w:id="613" w:name="_Toc49764480"/>
      <w:r w:rsidRPr="00EC76D5">
        <w:t>Variables</w:t>
      </w:r>
      <w:bookmarkEnd w:id="609"/>
      <w:bookmarkEnd w:id="610"/>
      <w:bookmarkEnd w:id="611"/>
      <w:bookmarkEnd w:id="612"/>
      <w:bookmarkEnd w:id="613"/>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2"/>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18604C" w:rsidRPr="003F7CF1" w:rsidRDefault="0018604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18604C" w:rsidRPr="003F7CF1" w:rsidRDefault="0018604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18604C" w:rsidRPr="003F7CF1" w:rsidRDefault="0018604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18604C" w:rsidRPr="003F7CF1" w:rsidRDefault="0018604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18604C" w:rsidRPr="003F7CF1" w:rsidRDefault="0018604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18604C" w:rsidRPr="003F7CF1" w:rsidRDefault="0018604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18604C" w:rsidRPr="003F7CF1" w:rsidRDefault="0018604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18604C" w:rsidRPr="003F7CF1" w:rsidRDefault="0018604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82"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3Ss5ioQDAAB0FgAADgAAAAAAAAAAAAAAAAAuAgAAZHJz&#10;L2Uyb0RvYy54bWxQSwECLQAUAAYACAAAACEATTnc8NwAAAAFAQAADwAAAAAAAAAAAAAAAADeBQAA&#10;ZHJzL2Rvd25yZXYueG1sUEsFBgAAAAAEAAQA8wAAAOcGAAAAAA==&#10;">
                <v:shape id="_x0000_s1283" type="#_x0000_t75" style="position:absolute;width:38779;height:9017;visibility:visible;mso-wrap-style:square">
                  <v:fill o:detectmouseclick="t"/>
                  <v:path o:connecttype="none"/>
                </v:shape>
                <v:rect id="Rectangle 283" o:spid="_x0000_s1284"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18604C" w:rsidRPr="003F7CF1" w:rsidRDefault="0018604C" w:rsidP="00E80032">
                        <w:pPr>
                          <w:pStyle w:val="SourceCodeBoxText"/>
                          <w:rPr>
                            <w:sz w:val="19"/>
                            <w:szCs w:val="19"/>
                          </w:rPr>
                        </w:pPr>
                        <w:r w:rsidRPr="003F7CF1">
                          <w:rPr>
                            <w:sz w:val="19"/>
                            <w:szCs w:val="19"/>
                          </w:rPr>
                          <w:t>123</w:t>
                        </w:r>
                      </w:p>
                    </w:txbxContent>
                  </v:textbox>
                </v:rect>
                <v:shape id="Text Box 284" o:spid="_x0000_s1285"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18604C" w:rsidRPr="003F7CF1" w:rsidRDefault="0018604C" w:rsidP="00E80032">
                        <w:pPr>
                          <w:pStyle w:val="SourceCodeBoxHeader"/>
                          <w:rPr>
                            <w:sz w:val="19"/>
                            <w:szCs w:val="19"/>
                          </w:rPr>
                        </w:pPr>
                        <w:r w:rsidRPr="003F7CF1">
                          <w:rPr>
                            <w:sz w:val="19"/>
                            <w:szCs w:val="19"/>
                          </w:rPr>
                          <w:t>i</w:t>
                        </w:r>
                      </w:p>
                    </w:txbxContent>
                  </v:textbox>
                </v:shape>
                <v:rect id="Rectangle 285" o:spid="_x0000_s1286"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18604C" w:rsidRPr="003F7CF1" w:rsidRDefault="0018604C" w:rsidP="00E80032">
                        <w:pPr>
                          <w:pStyle w:val="SourceCodeBoxText"/>
                          <w:rPr>
                            <w:sz w:val="19"/>
                            <w:szCs w:val="19"/>
                          </w:rPr>
                        </w:pPr>
                        <w:r w:rsidRPr="003F7CF1">
                          <w:rPr>
                            <w:sz w:val="19"/>
                            <w:szCs w:val="19"/>
                          </w:rPr>
                          <w:t>?</w:t>
                        </w:r>
                      </w:p>
                    </w:txbxContent>
                  </v:textbox>
                </v:rect>
                <v:shape id="Text Box 286" o:spid="_x0000_s1287"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18604C" w:rsidRPr="003F7CF1" w:rsidRDefault="0018604C" w:rsidP="00E80032">
                        <w:pPr>
                          <w:pStyle w:val="SourceCodeBoxHeader"/>
                          <w:rPr>
                            <w:sz w:val="19"/>
                            <w:szCs w:val="19"/>
                            <w:lang w:val="sv-SE"/>
                          </w:rPr>
                        </w:pPr>
                        <w:r w:rsidRPr="003F7CF1">
                          <w:rPr>
                            <w:sz w:val="19"/>
                            <w:szCs w:val="19"/>
                            <w:lang w:val="sv-SE"/>
                          </w:rPr>
                          <w:t>j</w:t>
                        </w:r>
                      </w:p>
                    </w:txbxContent>
                  </v:textbox>
                </v:shape>
                <v:rect id="Rectangle 287" o:spid="_x0000_s1288"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18604C" w:rsidRPr="003F7CF1" w:rsidRDefault="0018604C" w:rsidP="00E80032">
                        <w:pPr>
                          <w:pStyle w:val="SourceCodeBoxText"/>
                          <w:rPr>
                            <w:sz w:val="19"/>
                            <w:szCs w:val="19"/>
                          </w:rPr>
                        </w:pPr>
                        <w:r w:rsidRPr="003F7CF1">
                          <w:rPr>
                            <w:sz w:val="19"/>
                            <w:szCs w:val="19"/>
                          </w:rPr>
                          <w:t>3.14</w:t>
                        </w:r>
                      </w:p>
                    </w:txbxContent>
                  </v:textbox>
                </v:rect>
                <v:shape id="Text Box 288" o:spid="_x0000_s1289"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18604C" w:rsidRPr="003F7CF1" w:rsidRDefault="0018604C" w:rsidP="00E80032">
                        <w:pPr>
                          <w:pStyle w:val="SourceCodeBoxHeader"/>
                          <w:rPr>
                            <w:sz w:val="19"/>
                            <w:szCs w:val="19"/>
                            <w:lang w:val="sv-SE"/>
                          </w:rPr>
                        </w:pPr>
                        <w:r w:rsidRPr="003F7CF1">
                          <w:rPr>
                            <w:sz w:val="19"/>
                            <w:szCs w:val="19"/>
                            <w:lang w:val="sv-SE"/>
                          </w:rPr>
                          <w:t>d</w:t>
                        </w:r>
                      </w:p>
                    </w:txbxContent>
                  </v:textbox>
                </v:shape>
                <v:rect id="Rectangle 289" o:spid="_x0000_s1290"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18604C" w:rsidRPr="003F7CF1" w:rsidRDefault="0018604C" w:rsidP="00E80032">
                        <w:pPr>
                          <w:pStyle w:val="SourceCodeBoxText"/>
                          <w:rPr>
                            <w:sz w:val="19"/>
                            <w:szCs w:val="19"/>
                          </w:rPr>
                        </w:pPr>
                        <w:r w:rsidRPr="003F7CF1">
                          <w:rPr>
                            <w:sz w:val="19"/>
                            <w:szCs w:val="19"/>
                          </w:rPr>
                          <w:t>'a'</w:t>
                        </w:r>
                      </w:p>
                    </w:txbxContent>
                  </v:textbox>
                </v:rect>
                <v:shape id="Text Box 290" o:spid="_x0000_s1291"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18604C" w:rsidRPr="003F7CF1" w:rsidRDefault="0018604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3"/>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4" w:name="_Toc320485578"/>
      <w:bookmarkStart w:id="615" w:name="_Toc323656687"/>
      <w:bookmarkStart w:id="616" w:name="_Toc324085425"/>
      <w:bookmarkStart w:id="617" w:name="_Toc383781077"/>
      <w:bookmarkStart w:id="618" w:name="_Toc49764481"/>
      <w:bookmarkStart w:id="619" w:name="_Toc320485579"/>
      <w:r w:rsidRPr="00EC76D5">
        <w:t>Constants</w:t>
      </w:r>
      <w:bookmarkEnd w:id="614"/>
      <w:bookmarkEnd w:id="615"/>
      <w:bookmarkEnd w:id="616"/>
      <w:bookmarkEnd w:id="617"/>
      <w:bookmarkEnd w:id="618"/>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88"/>
      <w:bookmarkStart w:id="621" w:name="_Toc324085426"/>
      <w:bookmarkStart w:id="622" w:name="_Toc383781078"/>
      <w:bookmarkStart w:id="623" w:name="_Toc49764482"/>
      <w:r w:rsidRPr="00EC76D5">
        <w:t>Output</w:t>
      </w:r>
      <w:bookmarkEnd w:id="619"/>
      <w:bookmarkEnd w:id="620"/>
      <w:bookmarkEnd w:id="621"/>
      <w:bookmarkEnd w:id="622"/>
      <w:bookmarkEnd w:id="623"/>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4"/>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0"/>
      <w:bookmarkStart w:id="625" w:name="_Toc323656689"/>
      <w:bookmarkStart w:id="626" w:name="_Toc324085427"/>
      <w:bookmarkStart w:id="627" w:name="_Toc383781079"/>
      <w:bookmarkStart w:id="628" w:name="_Toc49764483"/>
      <w:r w:rsidRPr="00EC76D5">
        <w:t>Input</w:t>
      </w:r>
      <w:bookmarkEnd w:id="624"/>
      <w:bookmarkEnd w:id="625"/>
      <w:bookmarkEnd w:id="626"/>
      <w:bookmarkEnd w:id="627"/>
      <w:bookmarkEnd w:id="628"/>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5"/>
      </w:r>
      <w:r w:rsidRPr="00EC76D5">
        <w:t>.</w:t>
      </w:r>
    </w:p>
    <w:p w14:paraId="0CA40E7A" w14:textId="38515746"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047F17">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629"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6"/>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630"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3656690"/>
      <w:bookmarkStart w:id="632" w:name="_Toc324085428"/>
      <w:bookmarkStart w:id="633" w:name="_Toc383781080"/>
      <w:bookmarkStart w:id="634" w:name="_Toc49764484"/>
      <w:r w:rsidRPr="00EC76D5">
        <w:t>Enumerations</w:t>
      </w:r>
      <w:bookmarkEnd w:id="629"/>
      <w:bookmarkEnd w:id="631"/>
      <w:bookmarkEnd w:id="632"/>
      <w:bookmarkEnd w:id="633"/>
      <w:bookmarkEnd w:id="634"/>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7"/>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2"/>
      <w:bookmarkStart w:id="636" w:name="_Toc323656691"/>
      <w:bookmarkStart w:id="637" w:name="_Toc324085429"/>
      <w:bookmarkStart w:id="638" w:name="_Toc383781081"/>
      <w:bookmarkStart w:id="639" w:name="_Toc49764485"/>
      <w:r w:rsidRPr="00EC76D5">
        <w:t>Arrays</w:t>
      </w:r>
      <w:bookmarkEnd w:id="635"/>
      <w:bookmarkEnd w:id="636"/>
      <w:bookmarkEnd w:id="637"/>
      <w:bookmarkEnd w:id="638"/>
      <w:bookmarkEnd w:id="639"/>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18604C" w:rsidRPr="003F7CF1" w:rsidRDefault="0018604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292"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NT+yxz5AQAA0wMAAA4AAAAAAAAAAAAAAAAALgIA&#10;AGRycy9lMm9Eb2MueG1sUEsBAi0AFAAGAAgAAAAhANtsmgHcAAAACAEAAA8AAAAAAAAAAAAAAAAA&#10;UwQAAGRycy9kb3ducmV2LnhtbFBLBQYAAAAABAAEAPMAAABcBQAAAAA=&#10;" filled="f" stroked="f">
                <v:textbox>
                  <w:txbxContent>
                    <w:p w14:paraId="69D593F5" w14:textId="77777777" w:rsidR="0018604C" w:rsidRPr="003F7CF1" w:rsidRDefault="0018604C"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18604C" w:rsidRPr="003F7CF1" w:rsidRDefault="0018604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18604C" w:rsidRPr="003F7CF1" w:rsidRDefault="0018604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18604C" w:rsidRPr="003F7CF1" w:rsidRDefault="0018604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18604C" w:rsidRPr="003F7CF1" w:rsidRDefault="0018604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18604C" w:rsidRPr="003F7CF1" w:rsidRDefault="0018604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18604C" w:rsidRPr="003F7CF1" w:rsidRDefault="0018604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18604C" w:rsidRPr="003F7CF1" w:rsidRDefault="0018604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18604C" w:rsidRPr="003F7CF1" w:rsidRDefault="0018604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18604C" w:rsidRPr="003F7CF1" w:rsidRDefault="0018604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18604C" w:rsidRPr="003F7CF1" w:rsidRDefault="0018604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18604C" w:rsidRPr="003F7CF1" w:rsidRDefault="0018604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18604C" w:rsidRPr="003F7CF1" w:rsidRDefault="0018604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18604C" w:rsidRPr="003F7CF1" w:rsidRDefault="0018604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18604C" w:rsidRPr="003F7CF1" w:rsidRDefault="0018604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18604C" w:rsidRPr="003F7CF1" w:rsidRDefault="0018604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18604C" w:rsidRPr="003F7CF1" w:rsidRDefault="0018604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18604C" w:rsidRPr="003F7CF1" w:rsidRDefault="0018604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18604C" w:rsidRPr="003F7CF1" w:rsidRDefault="0018604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18604C" w:rsidRPr="003F7CF1" w:rsidRDefault="0018604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18604C" w:rsidRPr="003F7CF1" w:rsidRDefault="0018604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18604C" w:rsidRPr="003F7CF1" w:rsidRDefault="0018604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18604C" w:rsidRPr="003F7CF1" w:rsidRDefault="0018604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18604C" w:rsidRPr="003F7CF1" w:rsidRDefault="0018604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18604C" w:rsidRPr="003F7CF1" w:rsidRDefault="0018604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18604C" w:rsidRPr="003F7CF1" w:rsidRDefault="0018604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18604C" w:rsidRPr="003F7CF1" w:rsidRDefault="0018604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18604C" w:rsidRPr="003F7CF1" w:rsidRDefault="0018604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29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">
                <v:shape id="_x0000_s1294" type="#_x0000_t75" style="position:absolute;width:57384;height:9017;visibility:visible;mso-wrap-style:square">
                  <v:fill o:detectmouseclick="t"/>
                  <v:path o:connecttype="none"/>
                </v:shape>
                <v:rect id="Rectangle 160" o:spid="_x0000_s1295"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18604C" w:rsidRPr="003F7CF1" w:rsidRDefault="0018604C" w:rsidP="00E80032">
                        <w:pPr>
                          <w:pStyle w:val="SourceCodeBoxText"/>
                          <w:rPr>
                            <w:sz w:val="19"/>
                            <w:szCs w:val="19"/>
                          </w:rPr>
                        </w:pPr>
                        <w:r w:rsidRPr="003F7CF1">
                          <w:rPr>
                            <w:sz w:val="19"/>
                            <w:szCs w:val="19"/>
                          </w:rPr>
                          <w:t>11</w:t>
                        </w:r>
                      </w:p>
                    </w:txbxContent>
                  </v:textbox>
                </v:rect>
                <v:shape id="Text Box 161" o:spid="_x0000_s1296"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18604C" w:rsidRPr="003F7CF1" w:rsidRDefault="0018604C" w:rsidP="00E80032">
                        <w:pPr>
                          <w:pStyle w:val="SourceCodeBoxHeader"/>
                          <w:rPr>
                            <w:sz w:val="19"/>
                            <w:szCs w:val="19"/>
                            <w:lang w:val="sv-SE"/>
                          </w:rPr>
                        </w:pPr>
                        <w:r w:rsidRPr="003F7CF1">
                          <w:rPr>
                            <w:sz w:val="19"/>
                            <w:szCs w:val="19"/>
                            <w:lang w:val="sv-SE"/>
                          </w:rPr>
                          <w:t>a</w:t>
                        </w:r>
                      </w:p>
                    </w:txbxContent>
                  </v:textbox>
                </v:shape>
                <v:shape id="Text Box 162" o:spid="_x0000_s1297"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18604C" w:rsidRPr="003F7CF1" w:rsidRDefault="0018604C" w:rsidP="00E80032">
                        <w:pPr>
                          <w:pStyle w:val="SourceCodeBoxHeader"/>
                          <w:rPr>
                            <w:sz w:val="19"/>
                            <w:szCs w:val="19"/>
                            <w:lang w:val="sv-SE"/>
                          </w:rPr>
                        </w:pPr>
                        <w:r w:rsidRPr="003F7CF1">
                          <w:rPr>
                            <w:sz w:val="19"/>
                            <w:szCs w:val="19"/>
                            <w:lang w:val="sv-SE"/>
                          </w:rPr>
                          <w:t>b</w:t>
                        </w:r>
                      </w:p>
                    </w:txbxContent>
                  </v:textbox>
                </v:shape>
                <v:shape id="Text Box 163" o:spid="_x0000_s1298"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18604C" w:rsidRPr="003F7CF1" w:rsidRDefault="0018604C" w:rsidP="00E80032">
                        <w:pPr>
                          <w:pStyle w:val="SourceCodeBoxHeader"/>
                          <w:rPr>
                            <w:sz w:val="19"/>
                            <w:szCs w:val="19"/>
                            <w:lang w:val="sv-SE"/>
                          </w:rPr>
                        </w:pPr>
                        <w:r w:rsidRPr="003F7CF1">
                          <w:rPr>
                            <w:sz w:val="19"/>
                            <w:szCs w:val="19"/>
                            <w:lang w:val="sv-SE"/>
                          </w:rPr>
                          <w:t>c</w:t>
                        </w:r>
                      </w:p>
                    </w:txbxContent>
                  </v:textbox>
                </v:shape>
                <v:rect id="Rectangle 164" o:spid="_x0000_s1299"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18604C" w:rsidRPr="003F7CF1" w:rsidRDefault="0018604C" w:rsidP="00E80032">
                        <w:pPr>
                          <w:pStyle w:val="SourceCodeBoxText"/>
                          <w:rPr>
                            <w:sz w:val="19"/>
                            <w:szCs w:val="19"/>
                          </w:rPr>
                        </w:pPr>
                        <w:r w:rsidRPr="003F7CF1">
                          <w:rPr>
                            <w:sz w:val="19"/>
                            <w:szCs w:val="19"/>
                          </w:rPr>
                          <w:t>12</w:t>
                        </w:r>
                      </w:p>
                    </w:txbxContent>
                  </v:textbox>
                </v:rect>
                <v:rect id="Rectangle 165" o:spid="_x0000_s1300"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18604C" w:rsidRPr="003F7CF1" w:rsidRDefault="0018604C" w:rsidP="00E80032">
                        <w:pPr>
                          <w:pStyle w:val="SourceCodeBoxText"/>
                          <w:rPr>
                            <w:sz w:val="19"/>
                            <w:szCs w:val="19"/>
                          </w:rPr>
                        </w:pPr>
                        <w:r w:rsidRPr="003F7CF1">
                          <w:rPr>
                            <w:sz w:val="19"/>
                            <w:szCs w:val="19"/>
                          </w:rPr>
                          <w:t>13</w:t>
                        </w:r>
                      </w:p>
                    </w:txbxContent>
                  </v:textbox>
                </v:rect>
                <v:rect id="Rectangle 166" o:spid="_x0000_s1301"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18604C" w:rsidRPr="003F7CF1" w:rsidRDefault="0018604C" w:rsidP="00E80032">
                        <w:pPr>
                          <w:pStyle w:val="SourceCodeBoxText"/>
                          <w:rPr>
                            <w:sz w:val="19"/>
                            <w:szCs w:val="19"/>
                          </w:rPr>
                        </w:pPr>
                        <w:r w:rsidRPr="003F7CF1">
                          <w:rPr>
                            <w:sz w:val="19"/>
                            <w:szCs w:val="19"/>
                          </w:rPr>
                          <w:t>1.2</w:t>
                        </w:r>
                      </w:p>
                    </w:txbxContent>
                  </v:textbox>
                </v:rect>
                <v:rect id="Rectangle 167" o:spid="_x0000_s1302"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18604C" w:rsidRPr="003F7CF1" w:rsidRDefault="0018604C" w:rsidP="00E80032">
                        <w:pPr>
                          <w:pStyle w:val="SourceCodeBoxText"/>
                          <w:rPr>
                            <w:sz w:val="19"/>
                            <w:szCs w:val="19"/>
                          </w:rPr>
                        </w:pPr>
                        <w:r w:rsidRPr="003F7CF1">
                          <w:rPr>
                            <w:sz w:val="19"/>
                            <w:szCs w:val="19"/>
                          </w:rPr>
                          <w:t>3.4</w:t>
                        </w:r>
                      </w:p>
                    </w:txbxContent>
                  </v:textbox>
                </v:rect>
                <v:rect id="Rectangle 168" o:spid="_x0000_s1303"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18604C" w:rsidRPr="003F7CF1" w:rsidRDefault="0018604C" w:rsidP="00E80032">
                        <w:pPr>
                          <w:pStyle w:val="SourceCodeBoxText"/>
                          <w:rPr>
                            <w:sz w:val="19"/>
                            <w:szCs w:val="19"/>
                          </w:rPr>
                        </w:pPr>
                        <w:r w:rsidRPr="003F7CF1">
                          <w:rPr>
                            <w:sz w:val="19"/>
                            <w:szCs w:val="19"/>
                          </w:rPr>
                          <w:t>'a'</w:t>
                        </w:r>
                      </w:p>
                    </w:txbxContent>
                  </v:textbox>
                </v:rect>
                <v:rect id="Rectangle 169" o:spid="_x0000_s1304"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18604C" w:rsidRPr="003F7CF1" w:rsidRDefault="0018604C" w:rsidP="00E80032">
                        <w:pPr>
                          <w:pStyle w:val="SourceCodeBoxText"/>
                          <w:rPr>
                            <w:sz w:val="19"/>
                            <w:szCs w:val="19"/>
                          </w:rPr>
                        </w:pPr>
                        <w:r w:rsidRPr="003F7CF1">
                          <w:rPr>
                            <w:sz w:val="19"/>
                            <w:szCs w:val="19"/>
                          </w:rPr>
                          <w:t>'b'</w:t>
                        </w:r>
                      </w:p>
                    </w:txbxContent>
                  </v:textbox>
                </v:rect>
                <v:rect id="Rectangle 170" o:spid="_x0000_s1305"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18604C" w:rsidRPr="003F7CF1" w:rsidRDefault="0018604C" w:rsidP="00E80032">
                        <w:pPr>
                          <w:pStyle w:val="SourceCodeBoxText"/>
                          <w:rPr>
                            <w:sz w:val="19"/>
                            <w:szCs w:val="19"/>
                          </w:rPr>
                        </w:pPr>
                        <w:r w:rsidRPr="003F7CF1">
                          <w:rPr>
                            <w:sz w:val="19"/>
                            <w:szCs w:val="19"/>
                          </w:rPr>
                          <w:t>?</w:t>
                        </w:r>
                      </w:p>
                    </w:txbxContent>
                  </v:textbox>
                </v:rect>
                <v:rect id="Rectangle 171" o:spid="_x0000_s1306"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18604C" w:rsidRPr="003F7CF1" w:rsidRDefault="0018604C" w:rsidP="00E80032">
                        <w:pPr>
                          <w:pStyle w:val="SourceCodeBoxText"/>
                          <w:rPr>
                            <w:sz w:val="19"/>
                            <w:szCs w:val="19"/>
                          </w:rPr>
                        </w:pPr>
                        <w:r w:rsidRPr="003F7CF1">
                          <w:rPr>
                            <w:sz w:val="19"/>
                            <w:szCs w:val="19"/>
                          </w:rPr>
                          <w:t>?</w:t>
                        </w:r>
                      </w:p>
                    </w:txbxContent>
                  </v:textbox>
                </v:rect>
                <v:rect id="Rectangle 172" o:spid="_x0000_s1307"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18604C" w:rsidRPr="003F7CF1" w:rsidRDefault="0018604C" w:rsidP="00E80032">
                        <w:pPr>
                          <w:pStyle w:val="SourceCodeBoxText"/>
                          <w:rPr>
                            <w:sz w:val="19"/>
                            <w:szCs w:val="19"/>
                          </w:rPr>
                        </w:pPr>
                        <w:r w:rsidRPr="003F7CF1">
                          <w:rPr>
                            <w:sz w:val="19"/>
                            <w:szCs w:val="19"/>
                          </w:rPr>
                          <w:t>?</w:t>
                        </w:r>
                      </w:p>
                    </w:txbxContent>
                  </v:textbox>
                </v:rect>
                <v:rect id="Rectangle 173" o:spid="_x0000_s1308"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18604C" w:rsidRPr="003F7CF1" w:rsidRDefault="0018604C" w:rsidP="00E80032">
                        <w:pPr>
                          <w:pStyle w:val="SourceCodeBoxText"/>
                          <w:rPr>
                            <w:sz w:val="19"/>
                            <w:szCs w:val="19"/>
                          </w:rPr>
                        </w:pPr>
                        <w:r w:rsidRPr="003F7CF1">
                          <w:rPr>
                            <w:sz w:val="19"/>
                            <w:szCs w:val="19"/>
                          </w:rPr>
                          <w:t>?</w:t>
                        </w:r>
                      </w:p>
                    </w:txbxContent>
                  </v:textbox>
                </v:rect>
                <v:rect id="Rectangle 174" o:spid="_x0000_s1309"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18604C" w:rsidRPr="003F7CF1" w:rsidRDefault="0018604C" w:rsidP="00E80032">
                        <w:pPr>
                          <w:pStyle w:val="SourceCodeBoxText"/>
                          <w:rPr>
                            <w:sz w:val="19"/>
                            <w:szCs w:val="19"/>
                          </w:rPr>
                        </w:pPr>
                        <w:r w:rsidRPr="003F7CF1">
                          <w:rPr>
                            <w:sz w:val="19"/>
                            <w:szCs w:val="19"/>
                          </w:rPr>
                          <w:t>?</w:t>
                        </w:r>
                      </w:p>
                    </w:txbxContent>
                  </v:textbox>
                </v:rect>
                <v:shape id="Text Box 175" o:spid="_x0000_s1310"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18604C" w:rsidRPr="003F7CF1" w:rsidRDefault="0018604C" w:rsidP="00E80032">
                        <w:pPr>
                          <w:pStyle w:val="SourceCodeIndex"/>
                          <w:rPr>
                            <w:sz w:val="15"/>
                            <w:szCs w:val="15"/>
                          </w:rPr>
                        </w:pPr>
                        <w:r w:rsidRPr="003F7CF1">
                          <w:rPr>
                            <w:sz w:val="15"/>
                            <w:szCs w:val="15"/>
                          </w:rPr>
                          <w:t>0</w:t>
                        </w:r>
                      </w:p>
                    </w:txbxContent>
                  </v:textbox>
                </v:shape>
                <v:shape id="Text Box 176" o:spid="_x0000_s1311"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18604C" w:rsidRPr="003F7CF1" w:rsidRDefault="0018604C" w:rsidP="00E80032">
                        <w:pPr>
                          <w:pStyle w:val="SourceCodeIndex"/>
                          <w:rPr>
                            <w:sz w:val="15"/>
                            <w:szCs w:val="15"/>
                          </w:rPr>
                        </w:pPr>
                        <w:r w:rsidRPr="003F7CF1">
                          <w:rPr>
                            <w:sz w:val="15"/>
                            <w:szCs w:val="15"/>
                          </w:rPr>
                          <w:t>1</w:t>
                        </w:r>
                      </w:p>
                    </w:txbxContent>
                  </v:textbox>
                </v:shape>
                <v:shape id="Text Box 177" o:spid="_x0000_s1312"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18604C" w:rsidRPr="003F7CF1" w:rsidRDefault="0018604C" w:rsidP="00E80032">
                        <w:pPr>
                          <w:pStyle w:val="SourceCodeIndex"/>
                          <w:rPr>
                            <w:sz w:val="15"/>
                            <w:szCs w:val="15"/>
                          </w:rPr>
                        </w:pPr>
                        <w:r w:rsidRPr="003F7CF1">
                          <w:rPr>
                            <w:sz w:val="15"/>
                            <w:szCs w:val="15"/>
                          </w:rPr>
                          <w:t>2</w:t>
                        </w:r>
                      </w:p>
                    </w:txbxContent>
                  </v:textbox>
                </v:shape>
                <v:shape id="Text Box 178" o:spid="_x0000_s1313"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18604C" w:rsidRPr="003F7CF1" w:rsidRDefault="0018604C" w:rsidP="00E80032">
                        <w:pPr>
                          <w:pStyle w:val="SourceCodeIndex"/>
                          <w:rPr>
                            <w:sz w:val="15"/>
                            <w:szCs w:val="15"/>
                          </w:rPr>
                        </w:pPr>
                        <w:r w:rsidRPr="003F7CF1">
                          <w:rPr>
                            <w:sz w:val="15"/>
                            <w:szCs w:val="15"/>
                          </w:rPr>
                          <w:t>0</w:t>
                        </w:r>
                      </w:p>
                    </w:txbxContent>
                  </v:textbox>
                </v:shape>
                <v:shape id="Text Box 179" o:spid="_x0000_s1314"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18604C" w:rsidRPr="003F7CF1" w:rsidRDefault="0018604C" w:rsidP="00E80032">
                        <w:pPr>
                          <w:pStyle w:val="SourceCodeIndex"/>
                          <w:rPr>
                            <w:sz w:val="15"/>
                            <w:szCs w:val="15"/>
                          </w:rPr>
                        </w:pPr>
                        <w:r w:rsidRPr="003F7CF1">
                          <w:rPr>
                            <w:sz w:val="15"/>
                            <w:szCs w:val="15"/>
                          </w:rPr>
                          <w:t>1</w:t>
                        </w:r>
                      </w:p>
                    </w:txbxContent>
                  </v:textbox>
                </v:shape>
                <v:shape id="Text Box 180" o:spid="_x0000_s1315"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18604C" w:rsidRPr="003F7CF1" w:rsidRDefault="0018604C" w:rsidP="00E80032">
                        <w:pPr>
                          <w:pStyle w:val="SourceCodeIndex"/>
                          <w:rPr>
                            <w:sz w:val="15"/>
                            <w:szCs w:val="15"/>
                          </w:rPr>
                        </w:pPr>
                        <w:r w:rsidRPr="003F7CF1">
                          <w:rPr>
                            <w:sz w:val="15"/>
                            <w:szCs w:val="15"/>
                          </w:rPr>
                          <w:t>0</w:t>
                        </w:r>
                      </w:p>
                    </w:txbxContent>
                  </v:textbox>
                </v:shape>
                <v:shape id="Text Box 181" o:spid="_x0000_s1316"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18604C" w:rsidRPr="003F7CF1" w:rsidRDefault="0018604C" w:rsidP="00E80032">
                        <w:pPr>
                          <w:pStyle w:val="SourceCodeIndex"/>
                          <w:rPr>
                            <w:sz w:val="15"/>
                            <w:szCs w:val="15"/>
                          </w:rPr>
                        </w:pPr>
                        <w:r w:rsidRPr="003F7CF1">
                          <w:rPr>
                            <w:sz w:val="15"/>
                            <w:szCs w:val="15"/>
                          </w:rPr>
                          <w:t>1</w:t>
                        </w:r>
                      </w:p>
                    </w:txbxContent>
                  </v:textbox>
                </v:shape>
                <v:shape id="Text Box 182" o:spid="_x0000_s1317"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18604C" w:rsidRPr="003F7CF1" w:rsidRDefault="0018604C" w:rsidP="00E80032">
                        <w:pPr>
                          <w:pStyle w:val="SourceCodeIndex"/>
                          <w:rPr>
                            <w:sz w:val="15"/>
                            <w:szCs w:val="15"/>
                          </w:rPr>
                        </w:pPr>
                        <w:r w:rsidRPr="003F7CF1">
                          <w:rPr>
                            <w:sz w:val="15"/>
                            <w:szCs w:val="15"/>
                          </w:rPr>
                          <w:t>2</w:t>
                        </w:r>
                      </w:p>
                    </w:txbxContent>
                  </v:textbox>
                </v:shape>
                <v:shape id="Text Box 183" o:spid="_x0000_s1318"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18604C" w:rsidRPr="003F7CF1" w:rsidRDefault="0018604C" w:rsidP="00E80032">
                        <w:pPr>
                          <w:pStyle w:val="SourceCodeIndex"/>
                          <w:rPr>
                            <w:sz w:val="15"/>
                            <w:szCs w:val="15"/>
                          </w:rPr>
                        </w:pPr>
                        <w:r w:rsidRPr="003F7CF1">
                          <w:rPr>
                            <w:sz w:val="15"/>
                            <w:szCs w:val="15"/>
                          </w:rPr>
                          <w:t>3</w:t>
                        </w:r>
                      </w:p>
                    </w:txbxContent>
                  </v:textbox>
                </v:shape>
                <v:shape id="Text Box 184" o:spid="_x0000_s1319"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18604C" w:rsidRPr="003F7CF1" w:rsidRDefault="0018604C" w:rsidP="00E80032">
                        <w:pPr>
                          <w:pStyle w:val="SourceCodeIndex"/>
                          <w:rPr>
                            <w:sz w:val="15"/>
                            <w:szCs w:val="15"/>
                          </w:rPr>
                        </w:pPr>
                        <w:r w:rsidRPr="003F7CF1">
                          <w:rPr>
                            <w:sz w:val="15"/>
                            <w:szCs w:val="15"/>
                          </w:rPr>
                          <w:t>0</w:t>
                        </w:r>
                      </w:p>
                    </w:txbxContent>
                  </v:textbox>
                </v:shape>
                <v:shape id="Text Box 185" o:spid="_x0000_s1320"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18604C" w:rsidRPr="003F7CF1" w:rsidRDefault="0018604C" w:rsidP="00E80032">
                        <w:pPr>
                          <w:pStyle w:val="SourceCodeIndex"/>
                          <w:rPr>
                            <w:sz w:val="15"/>
                            <w:szCs w:val="15"/>
                          </w:rPr>
                        </w:pPr>
                        <w:r w:rsidRPr="003F7CF1">
                          <w:rPr>
                            <w:sz w:val="15"/>
                            <w:szCs w:val="15"/>
                          </w:rPr>
                          <w:t>1</w:t>
                        </w:r>
                      </w:p>
                    </w:txbxContent>
                  </v:textbox>
                </v:shape>
                <v:shape id="Text Box 186" o:spid="_x0000_s1321"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18604C" w:rsidRPr="003F7CF1" w:rsidRDefault="0018604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18604C" w:rsidRPr="003F7CF1" w:rsidRDefault="0018604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18604C" w:rsidRPr="003F7CF1" w:rsidRDefault="0018604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18604C" w:rsidRPr="003F7CF1" w:rsidRDefault="0018604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18604C" w:rsidRPr="003F7CF1" w:rsidRDefault="0018604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18604C" w:rsidRPr="003F7CF1" w:rsidRDefault="0018604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18604C" w:rsidRPr="003F7CF1" w:rsidRDefault="0018604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22"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aIAnDTgDAABVEQAADgAAAAAAAAAAAAAAAAAuAgAAZHJzL2Uyb0RvYy54bWxQSwECLQAUAAYA&#10;CAAAACEAubFc3doAAAAFAQAADwAAAAAAAAAAAAAAAACSBQAAZHJzL2Rvd25yZXYueG1sUEsFBgAA&#10;AAAEAAQA8wAAAJkGAAAAAA==&#10;">
                <v:shape id="_x0000_s1323" type="#_x0000_t75" style="position:absolute;width:57384;height:9017;visibility:visible;mso-wrap-style:square">
                  <v:fill o:detectmouseclick="t"/>
                  <v:path o:connecttype="none"/>
                </v:shape>
                <v:rect id="Rectangle 152" o:spid="_x0000_s1324"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18604C" w:rsidRPr="003F7CF1" w:rsidRDefault="0018604C" w:rsidP="00E80032">
                        <w:pPr>
                          <w:pStyle w:val="SourceCodeBoxText"/>
                          <w:rPr>
                            <w:sz w:val="19"/>
                            <w:szCs w:val="19"/>
                          </w:rPr>
                        </w:pPr>
                        <w:r w:rsidRPr="003F7CF1">
                          <w:rPr>
                            <w:sz w:val="19"/>
                            <w:szCs w:val="19"/>
                          </w:rPr>
                          <w:t>13</w:t>
                        </w:r>
                      </w:p>
                    </w:txbxContent>
                  </v:textbox>
                </v:rect>
                <v:shape id="Text Box 153" o:spid="_x0000_s1325"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18604C" w:rsidRPr="003F7CF1" w:rsidRDefault="0018604C" w:rsidP="00E80032">
                        <w:pPr>
                          <w:pStyle w:val="SourceCodeBoxHeader"/>
                          <w:rPr>
                            <w:sz w:val="19"/>
                            <w:szCs w:val="19"/>
                            <w:lang w:val="sv-SE"/>
                          </w:rPr>
                        </w:pPr>
                        <w:r w:rsidRPr="003F7CF1">
                          <w:rPr>
                            <w:sz w:val="19"/>
                            <w:szCs w:val="19"/>
                            <w:lang w:val="sv-SE"/>
                          </w:rPr>
                          <w:t>i</w:t>
                        </w:r>
                      </w:p>
                    </w:txbxContent>
                  </v:textbox>
                </v:shape>
                <v:rect id="Rectangle 154" o:spid="_x0000_s1326"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18604C" w:rsidRPr="003F7CF1" w:rsidRDefault="0018604C" w:rsidP="00E80032">
                        <w:pPr>
                          <w:pStyle w:val="SourceCodeBoxText"/>
                          <w:rPr>
                            <w:sz w:val="19"/>
                            <w:szCs w:val="19"/>
                          </w:rPr>
                        </w:pPr>
                        <w:r w:rsidRPr="003F7CF1">
                          <w:rPr>
                            <w:sz w:val="19"/>
                            <w:szCs w:val="19"/>
                          </w:rPr>
                          <w:t>1.2</w:t>
                        </w:r>
                      </w:p>
                    </w:txbxContent>
                  </v:textbox>
                </v:rect>
                <v:shape id="Text Box 155" o:spid="_x0000_s1327"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18604C" w:rsidRPr="003F7CF1" w:rsidRDefault="0018604C" w:rsidP="00E80032">
                        <w:pPr>
                          <w:pStyle w:val="SourceCodeBoxHeader"/>
                          <w:rPr>
                            <w:sz w:val="19"/>
                            <w:szCs w:val="19"/>
                            <w:lang w:val="sv-SE"/>
                          </w:rPr>
                        </w:pPr>
                        <w:r w:rsidRPr="003F7CF1">
                          <w:rPr>
                            <w:sz w:val="19"/>
                            <w:szCs w:val="19"/>
                            <w:lang w:val="sv-SE"/>
                          </w:rPr>
                          <w:t>x</w:t>
                        </w:r>
                      </w:p>
                    </w:txbxContent>
                  </v:textbox>
                </v:shape>
                <v:rect id="Rectangle 156" o:spid="_x0000_s1328"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18604C" w:rsidRPr="003F7CF1" w:rsidRDefault="0018604C" w:rsidP="00E80032">
                        <w:pPr>
                          <w:pStyle w:val="SourceCodeBoxText"/>
                          <w:rPr>
                            <w:sz w:val="19"/>
                            <w:szCs w:val="19"/>
                          </w:rPr>
                        </w:pPr>
                        <w:r w:rsidRPr="003F7CF1">
                          <w:rPr>
                            <w:sz w:val="19"/>
                            <w:szCs w:val="19"/>
                          </w:rPr>
                          <w:t>'b'</w:t>
                        </w:r>
                      </w:p>
                    </w:txbxContent>
                  </v:textbox>
                </v:rect>
                <v:shape id="Text Box 157" o:spid="_x0000_s1329"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18604C" w:rsidRPr="003F7CF1" w:rsidRDefault="0018604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3"/>
      <w:bookmarkStart w:id="641" w:name="_Toc323656692"/>
      <w:bookmarkStart w:id="642" w:name="_Toc324085430"/>
      <w:bookmarkStart w:id="643" w:name="_Toc383781082"/>
      <w:bookmarkStart w:id="644" w:name="_Toc49764486"/>
      <w:r w:rsidRPr="00EC76D5">
        <w:t>Characters and Strings</w:t>
      </w:r>
      <w:bookmarkEnd w:id="640"/>
      <w:bookmarkEnd w:id="641"/>
      <w:bookmarkEnd w:id="642"/>
      <w:bookmarkEnd w:id="643"/>
      <w:bookmarkEnd w:id="644"/>
    </w:p>
    <w:p w14:paraId="15688872" w14:textId="15638BF6"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047F17">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18604C" w:rsidRPr="003F7CF1" w:rsidRDefault="0018604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18604C" w:rsidRPr="003F7CF1" w:rsidRDefault="0018604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18604C" w:rsidRPr="003F7CF1" w:rsidRDefault="0018604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18604C" w:rsidRPr="003F7CF1" w:rsidRDefault="0018604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dP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h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CqwAdP7wIAAD8M&#10;AAAOAAAAAAAAAAAAAAAAAC4CAABkcnMvZTJvRG9jLnhtbFBLAQItABQABgAIAAAAIQB+P0R+3QAA&#10;AAUBAAAPAAAAAAAAAAAAAAAAAEkFAABkcnMvZG93bnJldi54bWxQSwUGAAAAAAQABADzAAAAUwYA&#10;AAAA&#10;">
                <v:shape id="_x0000_s1331" type="#_x0000_t75" style="position:absolute;width:57384;height:9017;visibility:visible;mso-wrap-style:square">
                  <v:fill o:detectmouseclick="t"/>
                  <v:path o:connecttype="none"/>
                </v:shape>
                <v:rect id="Rectangle 4" o:spid="_x0000_s133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18604C" w:rsidRPr="003F7CF1" w:rsidRDefault="0018604C" w:rsidP="00E80032">
                        <w:pPr>
                          <w:pStyle w:val="SourceCodeBoxText"/>
                          <w:rPr>
                            <w:sz w:val="19"/>
                            <w:szCs w:val="19"/>
                          </w:rPr>
                        </w:pPr>
                        <w:r w:rsidRPr="003F7CF1">
                          <w:rPr>
                            <w:sz w:val="19"/>
                            <w:szCs w:val="19"/>
                          </w:rPr>
                          <w:t>'a'</w:t>
                        </w:r>
                      </w:p>
                    </w:txbxContent>
                  </v:textbox>
                </v:rect>
                <v:shape id="Text Box 5" o:spid="_x0000_s1333"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18604C" w:rsidRPr="003F7CF1" w:rsidRDefault="0018604C" w:rsidP="00E80032">
                        <w:pPr>
                          <w:pStyle w:val="SourceCodeBoxHeader"/>
                          <w:rPr>
                            <w:sz w:val="19"/>
                            <w:szCs w:val="19"/>
                            <w:lang w:val="sv-SE"/>
                          </w:rPr>
                        </w:pPr>
                        <w:r w:rsidRPr="003F7CF1">
                          <w:rPr>
                            <w:sz w:val="19"/>
                            <w:szCs w:val="19"/>
                            <w:lang w:val="sv-SE"/>
                          </w:rPr>
                          <w:t>c</w:t>
                        </w:r>
                      </w:p>
                    </w:txbxContent>
                  </v:textbox>
                </v:shape>
                <v:rect id="Rectangle 6" o:spid="_x0000_s1334"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18604C" w:rsidRPr="003F7CF1" w:rsidRDefault="0018604C" w:rsidP="00E80032">
                        <w:pPr>
                          <w:pStyle w:val="SourceCodeBoxText"/>
                          <w:rPr>
                            <w:sz w:val="19"/>
                            <w:szCs w:val="19"/>
                          </w:rPr>
                        </w:pPr>
                        <w:r w:rsidRPr="003F7CF1">
                          <w:rPr>
                            <w:sz w:val="19"/>
                            <w:szCs w:val="19"/>
                          </w:rPr>
                          <w:t>"Hello, World!"</w:t>
                        </w:r>
                      </w:p>
                    </w:txbxContent>
                  </v:textbox>
                </v:rect>
                <v:shape id="Text Box 7" o:spid="_x0000_s1335"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18604C" w:rsidRPr="003F7CF1" w:rsidRDefault="0018604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3656693"/>
      <w:bookmarkStart w:id="646" w:name="_Toc324085431"/>
      <w:bookmarkStart w:id="647" w:name="_Toc383781083"/>
      <w:bookmarkStart w:id="648" w:name="_Toc49764487"/>
      <w:r w:rsidRPr="00EC76D5">
        <w:t>The ASCII Table</w:t>
      </w:r>
      <w:bookmarkEnd w:id="645"/>
      <w:bookmarkEnd w:id="646"/>
      <w:bookmarkEnd w:id="647"/>
      <w:bookmarkEnd w:id="648"/>
    </w:p>
    <w:p w14:paraId="3B8A786D" w14:textId="0FB0F42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047F17">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4"/>
      <w:bookmarkStart w:id="650" w:name="_Toc323656694"/>
      <w:bookmarkStart w:id="651" w:name="_Toc324085432"/>
      <w:bookmarkStart w:id="652" w:name="_Ref383780778"/>
      <w:bookmarkStart w:id="653" w:name="_Toc383781084"/>
      <w:bookmarkStart w:id="654" w:name="_Toc49764488"/>
      <w:r w:rsidRPr="00EC76D5">
        <w:t>Pointers</w:t>
      </w:r>
      <w:bookmarkEnd w:id="649"/>
      <w:bookmarkEnd w:id="650"/>
      <w:bookmarkEnd w:id="651"/>
      <w:bookmarkEnd w:id="652"/>
      <w:bookmarkEnd w:id="653"/>
      <w:bookmarkEnd w:id="654"/>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18604C" w:rsidRPr="003F7CF1" w:rsidRDefault="0018604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18604C" w:rsidRPr="003F7CF1" w:rsidRDefault="001860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18604C" w:rsidRPr="003F7CF1" w:rsidRDefault="0018604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18604C" w:rsidRPr="003F7CF1" w:rsidRDefault="0018604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18604C" w:rsidRPr="003F7CF1" w:rsidRDefault="0018604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18604C" w:rsidRPr="003F7CF1" w:rsidRDefault="0018604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18604C" w:rsidRPr="003F7CF1" w:rsidRDefault="0018604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3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GClRqxAwAAdxsAAA4AAAAAAAAAAAAAAAAALgIAAGRycy9lMm9Eb2MueG1s&#10;UEsBAi0AFAAGAAgAAAAhABj1S0rdAAAABQEAAA8AAAAAAAAAAAAAAAAACwYAAGRycy9kb3ducmV2&#10;LnhtbFBLBQYAAAAABAAEAPMAAAAVBwAAAAA=&#10;">
                <v:shape id="_x0000_s1337" type="#_x0000_t75" style="position:absolute;width:57384;height:16230;visibility:visible;mso-wrap-style:square">
                  <v:fill o:detectmouseclick="t"/>
                  <v:path o:connecttype="none"/>
                </v:shape>
                <v:rect id="Rectangle 232" o:spid="_x0000_s1338"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18604C" w:rsidRPr="003F7CF1" w:rsidRDefault="0018604C" w:rsidP="00E80032">
                        <w:pPr>
                          <w:pStyle w:val="SourceCodeBoxText"/>
                          <w:rPr>
                            <w:sz w:val="19"/>
                            <w:szCs w:val="19"/>
                          </w:rPr>
                        </w:pPr>
                        <w:r w:rsidRPr="003F7CF1">
                          <w:rPr>
                            <w:sz w:val="19"/>
                            <w:szCs w:val="19"/>
                          </w:rPr>
                          <w:t>10000</w:t>
                        </w:r>
                      </w:p>
                    </w:txbxContent>
                  </v:textbox>
                </v:rect>
                <v:shape id="Text Box 233" o:spid="_x0000_s1339"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18604C" w:rsidRPr="003F7CF1" w:rsidRDefault="0018604C" w:rsidP="00E80032">
                        <w:pPr>
                          <w:pStyle w:val="SourceCodeBoxHeader"/>
                          <w:rPr>
                            <w:sz w:val="19"/>
                            <w:szCs w:val="19"/>
                            <w:lang w:val="sv-SE"/>
                          </w:rPr>
                        </w:pPr>
                        <w:r w:rsidRPr="003F7CF1">
                          <w:rPr>
                            <w:sz w:val="19"/>
                            <w:szCs w:val="19"/>
                            <w:lang w:val="sv-SE"/>
                          </w:rPr>
                          <w:t>p</w:t>
                        </w:r>
                      </w:p>
                    </w:txbxContent>
                  </v:textbox>
                </v:shape>
                <v:rect id="Rectangle 234" o:spid="_x0000_s134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18604C" w:rsidRPr="003F7CF1" w:rsidRDefault="0018604C" w:rsidP="00E80032">
                        <w:pPr>
                          <w:pStyle w:val="SourceCodeBoxText"/>
                          <w:rPr>
                            <w:sz w:val="19"/>
                            <w:szCs w:val="19"/>
                          </w:rPr>
                        </w:pPr>
                        <w:r>
                          <w:rPr>
                            <w:sz w:val="19"/>
                            <w:szCs w:val="19"/>
                          </w:rPr>
                          <w:t>123</w:t>
                        </w:r>
                      </w:p>
                    </w:txbxContent>
                  </v:textbox>
                </v:rect>
                <v:rect id="Rectangle 235" o:spid="_x0000_s134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18604C" w:rsidRPr="003F7CF1" w:rsidRDefault="0018604C" w:rsidP="00E80032">
                        <w:pPr>
                          <w:pStyle w:val="SourceCodeBoxText"/>
                          <w:rPr>
                            <w:sz w:val="19"/>
                            <w:szCs w:val="19"/>
                          </w:rPr>
                        </w:pPr>
                      </w:p>
                    </w:txbxContent>
                  </v:textbox>
                </v:rect>
                <v:rect id="Rectangle 236" o:spid="_x0000_s134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18604C" w:rsidRPr="003F7CF1" w:rsidRDefault="0018604C" w:rsidP="00E80032">
                        <w:pPr>
                          <w:pStyle w:val="SourceCodeBoxText"/>
                          <w:rPr>
                            <w:sz w:val="19"/>
                            <w:szCs w:val="19"/>
                          </w:rPr>
                        </w:pPr>
                      </w:p>
                    </w:txbxContent>
                  </v:textbox>
                </v:rect>
                <v:rect id="Rectangle 237" o:spid="_x0000_s134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18604C" w:rsidRPr="003F7CF1" w:rsidRDefault="0018604C" w:rsidP="00E80032">
                        <w:pPr>
                          <w:pStyle w:val="SourceCodeBoxText"/>
                          <w:rPr>
                            <w:sz w:val="19"/>
                            <w:szCs w:val="19"/>
                          </w:rPr>
                        </w:pPr>
                      </w:p>
                    </w:txbxContent>
                  </v:textbox>
                </v:rect>
                <v:rect id="Rectangle 238" o:spid="_x0000_s134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18604C" w:rsidRPr="003F7CF1" w:rsidRDefault="0018604C" w:rsidP="00E80032">
                        <w:pPr>
                          <w:pStyle w:val="SourceCodeBoxText"/>
                          <w:rPr>
                            <w:sz w:val="19"/>
                            <w:szCs w:val="19"/>
                          </w:rPr>
                        </w:pPr>
                        <w:r w:rsidRPr="003F7CF1">
                          <w:rPr>
                            <w:sz w:val="19"/>
                            <w:szCs w:val="19"/>
                          </w:rPr>
                          <w:t>10000</w:t>
                        </w:r>
                      </w:p>
                    </w:txbxContent>
                  </v:textbox>
                </v:rect>
                <v:rect id="Rectangle 239" o:spid="_x0000_s134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18604C" w:rsidRPr="003F7CF1" w:rsidRDefault="0018604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4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18604C" w:rsidRPr="003F7CF1" w:rsidRDefault="0018604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4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18604C" w:rsidRPr="003F7CF1" w:rsidRDefault="0018604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18604C" w:rsidRPr="003F7CF1" w:rsidRDefault="001860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18604C" w:rsidRPr="003F7CF1" w:rsidRDefault="0018604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18604C" w:rsidRPr="003F7CF1" w:rsidRDefault="0018604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48"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X8MOp3gDAABNDgAADgAAAAAAAAAAAAAAAAAuAgAAZHJzL2Uyb0RvYy54bWxQ&#10;SwECLQAUAAYACAAAACEANPW2vtwAAAAFAQAADwAAAAAAAAAAAAAAAADSBQAAZHJzL2Rvd25yZXYu&#10;eG1sUEsFBgAAAAAEAAQA8wAAANsGAAAAAA==&#10;">
                <v:shape id="_x0000_s1349" type="#_x0000_t75" style="position:absolute;width:57384;height:8115;visibility:visible;mso-wrap-style:square">
                  <v:fill o:detectmouseclick="t"/>
                  <v:path o:connecttype="none"/>
                </v:shape>
                <v:rect id="Rectangle 225" o:spid="_x0000_s135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18604C" w:rsidRPr="003F7CF1" w:rsidRDefault="0018604C" w:rsidP="00E80032">
                        <w:pPr>
                          <w:pStyle w:val="SourceCodeBoxText"/>
                          <w:rPr>
                            <w:sz w:val="19"/>
                            <w:szCs w:val="19"/>
                          </w:rPr>
                        </w:pPr>
                      </w:p>
                    </w:txbxContent>
                  </v:textbox>
                </v:rect>
                <v:shape id="Text Box 226" o:spid="_x0000_s135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18604C" w:rsidRPr="003F7CF1" w:rsidRDefault="0018604C" w:rsidP="00E80032">
                        <w:pPr>
                          <w:pStyle w:val="SourceCodeBoxHeader"/>
                          <w:rPr>
                            <w:sz w:val="19"/>
                            <w:szCs w:val="19"/>
                            <w:lang w:val="sv-SE"/>
                          </w:rPr>
                        </w:pPr>
                        <w:r w:rsidRPr="003F7CF1">
                          <w:rPr>
                            <w:sz w:val="19"/>
                            <w:szCs w:val="19"/>
                            <w:lang w:val="sv-SE"/>
                          </w:rPr>
                          <w:t>p</w:t>
                        </w:r>
                      </w:p>
                    </w:txbxContent>
                  </v:textbox>
                </v:shape>
                <v:rect id="Rectangle 227" o:spid="_x0000_s135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18604C" w:rsidRPr="003F7CF1" w:rsidRDefault="0018604C" w:rsidP="00E80032">
                        <w:pPr>
                          <w:pStyle w:val="SourceCodeBoxText"/>
                          <w:rPr>
                            <w:sz w:val="19"/>
                            <w:szCs w:val="19"/>
                          </w:rPr>
                        </w:pPr>
                        <w:r>
                          <w:rPr>
                            <w:sz w:val="19"/>
                            <w:szCs w:val="19"/>
                          </w:rPr>
                          <w:t>123</w:t>
                        </w:r>
                      </w:p>
                    </w:txbxContent>
                  </v:textbox>
                </v:rect>
                <v:line id="Line 228" o:spid="_x0000_s135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54"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18604C" w:rsidRPr="003F7CF1" w:rsidRDefault="0018604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18"/>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9"/>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5" w:name="_Toc320485585"/>
      <w:bookmarkStart w:id="656" w:name="_Toc323656695"/>
      <w:bookmarkStart w:id="657" w:name="_Toc324085433"/>
      <w:bookmarkStart w:id="658" w:name="_Toc383781085"/>
      <w:bookmarkStart w:id="659" w:name="_Toc49764489"/>
      <w:r w:rsidRPr="00EC76D5">
        <w:t>Pointers and Dynamic Memory</w:t>
      </w:r>
      <w:bookmarkEnd w:id="655"/>
      <w:bookmarkEnd w:id="656"/>
      <w:bookmarkEnd w:id="657"/>
      <w:bookmarkEnd w:id="658"/>
      <w:bookmarkEnd w:id="659"/>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18604C" w:rsidRPr="003F7CF1" w:rsidRDefault="001860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18604C" w:rsidRPr="003F7CF1" w:rsidRDefault="0018604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55"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">
                <v:shape id="_x0000_s1356" type="#_x0000_t75" style="position:absolute;width:57384;height:9017;visibility:visible;mso-wrap-style:square">
                  <v:fill o:detectmouseclick="t"/>
                  <v:path o:connecttype="none"/>
                </v:shape>
                <v:rect id="Rectangle 200" o:spid="_x0000_s135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18604C" w:rsidRPr="003F7CF1" w:rsidRDefault="0018604C" w:rsidP="00E80032">
                        <w:pPr>
                          <w:pStyle w:val="SourceCodeBoxText"/>
                          <w:rPr>
                            <w:sz w:val="19"/>
                            <w:szCs w:val="19"/>
                          </w:rPr>
                        </w:pPr>
                      </w:p>
                    </w:txbxContent>
                  </v:textbox>
                </v:rect>
                <v:shape id="Text Box 201" o:spid="_x0000_s135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18604C" w:rsidRPr="003F7CF1" w:rsidRDefault="0018604C" w:rsidP="00E80032">
                        <w:pPr>
                          <w:pStyle w:val="SourceCodeBoxHeader"/>
                          <w:rPr>
                            <w:sz w:val="19"/>
                            <w:szCs w:val="19"/>
                            <w:lang w:val="sv-SE"/>
                          </w:rPr>
                        </w:pPr>
                        <w:r w:rsidRPr="003F7CF1">
                          <w:rPr>
                            <w:sz w:val="19"/>
                            <w:szCs w:val="19"/>
                            <w:lang w:val="sv-SE"/>
                          </w:rPr>
                          <w:t>p</w:t>
                        </w:r>
                      </w:p>
                    </w:txbxContent>
                  </v:textbox>
                </v:shape>
                <v:rect id="Rectangle 202" o:spid="_x0000_s1359"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18604C" w:rsidRPr="003F7CF1" w:rsidRDefault="0018604C" w:rsidP="00E80032">
                        <w:pPr>
                          <w:pStyle w:val="SourceCodeBoxText"/>
                          <w:rPr>
                            <w:sz w:val="19"/>
                            <w:szCs w:val="19"/>
                          </w:rPr>
                        </w:pPr>
                        <w:r w:rsidRPr="003F7CF1">
                          <w:rPr>
                            <w:sz w:val="19"/>
                            <w:szCs w:val="19"/>
                          </w:rPr>
                          <w:t>123</w:t>
                        </w:r>
                      </w:p>
                    </w:txbxContent>
                  </v:textbox>
                </v:rect>
                <v:line id="Line 203" o:spid="_x0000_s1360"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18604C" w:rsidRPr="003F7CF1" w:rsidRDefault="001860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18604C" w:rsidRPr="003F7CF1" w:rsidRDefault="0018604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18604C" w:rsidRPr="003F7CF1" w:rsidRDefault="0018604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18604C" w:rsidRPr="003F7CF1" w:rsidRDefault="0018604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18604C" w:rsidRPr="003F7CF1" w:rsidRDefault="0018604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18604C" w:rsidRPr="003F7CF1" w:rsidRDefault="0018604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18604C" w:rsidRPr="003F7CF1" w:rsidRDefault="0018604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">
                <v:shape id="_x0000_s1362" type="#_x0000_t75" style="position:absolute;width:57384;height:9931;visibility:visible;mso-wrap-style:square">
                  <v:fill o:detectmouseclick="t"/>
                  <v:path o:connecttype="none"/>
                </v:shape>
                <v:rect id="Rectangle 189" o:spid="_x0000_s136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18604C" w:rsidRPr="003F7CF1" w:rsidRDefault="0018604C" w:rsidP="00E80032">
                        <w:pPr>
                          <w:pStyle w:val="SourceCodeBoxText"/>
                          <w:rPr>
                            <w:sz w:val="19"/>
                            <w:szCs w:val="19"/>
                          </w:rPr>
                        </w:pPr>
                      </w:p>
                    </w:txbxContent>
                  </v:textbox>
                </v:rect>
                <v:shape id="Text Box 190" o:spid="_x0000_s136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18604C" w:rsidRPr="003F7CF1" w:rsidRDefault="0018604C" w:rsidP="00E80032">
                        <w:pPr>
                          <w:pStyle w:val="SourceCodeBoxHeader"/>
                          <w:rPr>
                            <w:sz w:val="19"/>
                            <w:szCs w:val="19"/>
                            <w:lang w:val="sv-SE"/>
                          </w:rPr>
                        </w:pPr>
                        <w:r w:rsidRPr="003F7CF1">
                          <w:rPr>
                            <w:sz w:val="19"/>
                            <w:szCs w:val="19"/>
                            <w:lang w:val="sv-SE"/>
                          </w:rPr>
                          <w:t>p</w:t>
                        </w:r>
                      </w:p>
                    </w:txbxContent>
                  </v:textbox>
                </v:shape>
                <v:rect id="Rectangle 191" o:spid="_x0000_s136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18604C" w:rsidRPr="003F7CF1" w:rsidRDefault="0018604C" w:rsidP="00E80032">
                        <w:pPr>
                          <w:pStyle w:val="SourceCodeBoxText"/>
                          <w:rPr>
                            <w:sz w:val="19"/>
                            <w:szCs w:val="19"/>
                          </w:rPr>
                        </w:pPr>
                        <w:r w:rsidRPr="003F7CF1">
                          <w:rPr>
                            <w:sz w:val="19"/>
                            <w:szCs w:val="19"/>
                          </w:rPr>
                          <w:t>123</w:t>
                        </w:r>
                      </w:p>
                    </w:txbxContent>
                  </v:textbox>
                </v:rect>
                <v:line id="Line 192" o:spid="_x0000_s136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67"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18604C" w:rsidRPr="003F7CF1" w:rsidRDefault="0018604C" w:rsidP="00E80032">
                        <w:pPr>
                          <w:pStyle w:val="SourceCodeBoxText"/>
                          <w:rPr>
                            <w:sz w:val="19"/>
                            <w:szCs w:val="19"/>
                          </w:rPr>
                        </w:pPr>
                        <w:r w:rsidRPr="003F7CF1">
                          <w:rPr>
                            <w:sz w:val="19"/>
                            <w:szCs w:val="19"/>
                          </w:rPr>
                          <w:t>124</w:t>
                        </w:r>
                      </w:p>
                    </w:txbxContent>
                  </v:textbox>
                </v:rect>
                <v:rect id="Rectangle 194" o:spid="_x0000_s1368"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18604C" w:rsidRPr="003F7CF1" w:rsidRDefault="0018604C" w:rsidP="00E80032">
                        <w:pPr>
                          <w:pStyle w:val="SourceCodeBoxText"/>
                          <w:rPr>
                            <w:sz w:val="19"/>
                            <w:szCs w:val="19"/>
                          </w:rPr>
                        </w:pPr>
                        <w:r w:rsidRPr="003F7CF1">
                          <w:rPr>
                            <w:sz w:val="19"/>
                            <w:szCs w:val="19"/>
                          </w:rPr>
                          <w:t>125</w:t>
                        </w:r>
                      </w:p>
                    </w:txbxContent>
                  </v:textbox>
                </v:rect>
                <v:shape id="Text Box 195" o:spid="_x0000_s1369"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18604C" w:rsidRPr="003F7CF1" w:rsidRDefault="0018604C" w:rsidP="00E80032">
                        <w:pPr>
                          <w:pStyle w:val="SourceCodeIndex"/>
                          <w:rPr>
                            <w:sz w:val="15"/>
                            <w:szCs w:val="15"/>
                          </w:rPr>
                        </w:pPr>
                        <w:r w:rsidRPr="003F7CF1">
                          <w:rPr>
                            <w:sz w:val="15"/>
                            <w:szCs w:val="15"/>
                          </w:rPr>
                          <w:t>0</w:t>
                        </w:r>
                      </w:p>
                    </w:txbxContent>
                  </v:textbox>
                </v:shape>
                <v:shape id="Text Box 196" o:spid="_x0000_s1370"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18604C" w:rsidRPr="003F7CF1" w:rsidRDefault="0018604C" w:rsidP="00E80032">
                        <w:pPr>
                          <w:pStyle w:val="SourceCodeIndex"/>
                          <w:rPr>
                            <w:sz w:val="15"/>
                            <w:szCs w:val="15"/>
                          </w:rPr>
                        </w:pPr>
                        <w:r w:rsidRPr="003F7CF1">
                          <w:rPr>
                            <w:sz w:val="15"/>
                            <w:szCs w:val="15"/>
                          </w:rPr>
                          <w:t>1</w:t>
                        </w:r>
                      </w:p>
                    </w:txbxContent>
                  </v:textbox>
                </v:shape>
                <v:shape id="Text Box 197" o:spid="_x0000_s1371"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18604C" w:rsidRPr="003F7CF1" w:rsidRDefault="0018604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18604C" w:rsidRPr="003F7CF1" w:rsidRDefault="001860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18604C" w:rsidRPr="003F7CF1" w:rsidRDefault="0018604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18604C" w:rsidRPr="003F7CF1" w:rsidRDefault="0018604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18604C" w:rsidRPr="003F7CF1" w:rsidRDefault="0018604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18604C" w:rsidRPr="003F7CF1" w:rsidRDefault="0018604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7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KAvUkXKAwAAGxMAAA4AAAAAAAAA&#10;AAAAAAAALgIAAGRycy9lMm9Eb2MueG1sUEsBAi0AFAAGAAgAAAAhAHDnibvcAAAABQEAAA8AAAAA&#10;AAAAAAAAAAAAJAYAAGRycy9kb3ducmV2LnhtbFBLBQYAAAAABAAEAPMAAAAtBwAAAAA=&#10;">
                <v:shape id="_x0000_s1373" type="#_x0000_t75" style="position:absolute;width:57384;height:9931;visibility:visible;mso-wrap-style:square">
                  <v:fill o:detectmouseclick="t"/>
                  <v:path o:connecttype="none"/>
                </v:shape>
                <v:rect id="Rectangle 189" o:spid="_x0000_s137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18604C" w:rsidRPr="003F7CF1" w:rsidRDefault="0018604C" w:rsidP="00E80032">
                        <w:pPr>
                          <w:pStyle w:val="SourceCodeBoxText"/>
                          <w:rPr>
                            <w:sz w:val="19"/>
                            <w:szCs w:val="19"/>
                          </w:rPr>
                        </w:pPr>
                      </w:p>
                    </w:txbxContent>
                  </v:textbox>
                </v:rect>
                <v:shape id="Text Box 190" o:spid="_x0000_s137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18604C" w:rsidRPr="003F7CF1" w:rsidRDefault="0018604C" w:rsidP="00E80032">
                        <w:pPr>
                          <w:pStyle w:val="SourceCodeBoxHeader"/>
                          <w:rPr>
                            <w:sz w:val="19"/>
                            <w:szCs w:val="19"/>
                            <w:lang w:val="sv-SE"/>
                          </w:rPr>
                        </w:pPr>
                        <w:r w:rsidRPr="003F7CF1">
                          <w:rPr>
                            <w:sz w:val="19"/>
                            <w:szCs w:val="19"/>
                            <w:lang w:val="sv-SE"/>
                          </w:rPr>
                          <w:t>p</w:t>
                        </w:r>
                      </w:p>
                    </w:txbxContent>
                  </v:textbox>
                </v:shape>
                <v:rect id="Rectangle 191" o:spid="_x0000_s137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18604C" w:rsidRPr="003F7CF1" w:rsidRDefault="0018604C" w:rsidP="00E80032">
                        <w:pPr>
                          <w:pStyle w:val="SourceCodeBoxText"/>
                          <w:rPr>
                            <w:sz w:val="19"/>
                            <w:szCs w:val="19"/>
                          </w:rPr>
                        </w:pPr>
                        <w:r w:rsidRPr="003F7CF1">
                          <w:rPr>
                            <w:sz w:val="19"/>
                            <w:szCs w:val="19"/>
                          </w:rPr>
                          <w:t>123</w:t>
                        </w:r>
                      </w:p>
                    </w:txbxContent>
                  </v:textbox>
                </v:rect>
                <v:line id="Line 192" o:spid="_x0000_s137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7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18604C" w:rsidRPr="003F7CF1" w:rsidRDefault="0018604C" w:rsidP="00E80032">
                        <w:pPr>
                          <w:pStyle w:val="SourceCodeBoxText"/>
                          <w:rPr>
                            <w:sz w:val="19"/>
                            <w:szCs w:val="19"/>
                          </w:rPr>
                        </w:pPr>
                        <w:r>
                          <w:rPr>
                            <w:sz w:val="19"/>
                            <w:szCs w:val="19"/>
                          </w:rPr>
                          <w:t>456</w:t>
                        </w:r>
                      </w:p>
                    </w:txbxContent>
                  </v:textbox>
                </v:rect>
                <v:shape id="Text Box 195" o:spid="_x0000_s1379"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18604C" w:rsidRPr="003F7CF1" w:rsidRDefault="0018604C" w:rsidP="00E80032">
                        <w:pPr>
                          <w:pStyle w:val="SourceCodeIndex"/>
                          <w:rPr>
                            <w:sz w:val="15"/>
                            <w:szCs w:val="15"/>
                          </w:rPr>
                        </w:pPr>
                        <w:r w:rsidRPr="003F7CF1">
                          <w:rPr>
                            <w:sz w:val="15"/>
                            <w:szCs w:val="15"/>
                          </w:rPr>
                          <w:t>0</w:t>
                        </w:r>
                      </w:p>
                    </w:txbxContent>
                  </v:textbox>
                </v:shape>
                <v:shape id="Text Box 196" o:spid="_x0000_s1380"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18604C" w:rsidRPr="003F7CF1" w:rsidRDefault="0018604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18604C" w:rsidRPr="003F7CF1" w:rsidRDefault="001860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18604C" w:rsidRPr="003F7CF1" w:rsidRDefault="0018604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YK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TQH9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YF1mCkMDAACkCwAADgAAAAAAAAAAAAAAAAAuAgAAZHJzL2Uyb0Rv&#10;Yy54bWxQSwECLQAUAAYACAAAACEAW1obRt4AAAAFAQAADwAAAAAAAAAAAAAAAACdBQAAZHJzL2Rv&#10;d25yZXYueG1sUEsFBgAAAAAEAAQA8wAAAKgGAAAAAA==&#10;">
                <v:shape id="_x0000_s1382" type="#_x0000_t75" style="position:absolute;width:57384;height:9931;visibility:visible;mso-wrap-style:square">
                  <v:fill o:detectmouseclick="t"/>
                  <v:path o:connecttype="none"/>
                </v:shape>
                <v:rect id="Rectangle 124"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18604C" w:rsidRPr="003F7CF1" w:rsidRDefault="0018604C" w:rsidP="00E80032">
                        <w:pPr>
                          <w:pStyle w:val="SourceCodeBoxText"/>
                          <w:rPr>
                            <w:sz w:val="19"/>
                            <w:szCs w:val="19"/>
                          </w:rPr>
                        </w:pPr>
                      </w:p>
                    </w:txbxContent>
                  </v:textbox>
                </v:rect>
                <v:shape id="Text Box 125"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18604C" w:rsidRPr="003F7CF1" w:rsidRDefault="0018604C" w:rsidP="00E80032">
                        <w:pPr>
                          <w:pStyle w:val="SourceCodeBoxHeader"/>
                          <w:rPr>
                            <w:sz w:val="19"/>
                            <w:szCs w:val="19"/>
                            <w:lang w:val="sv-SE"/>
                          </w:rPr>
                        </w:pPr>
                        <w:r w:rsidRPr="003F7CF1">
                          <w:rPr>
                            <w:sz w:val="19"/>
                            <w:szCs w:val="19"/>
                            <w:lang w:val="sv-SE"/>
                          </w:rPr>
                          <w:t>p</w:t>
                        </w:r>
                      </w:p>
                    </w:txbxContent>
                  </v:textbox>
                </v:shape>
                <v:rect id="Rectangle 126" o:spid="_x0000_s1385"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18604C" w:rsidRPr="003F7CF1" w:rsidRDefault="0018604C" w:rsidP="00E80032">
                        <w:pPr>
                          <w:pStyle w:val="SourceCodeBoxText"/>
                          <w:rPr>
                            <w:sz w:val="19"/>
                            <w:szCs w:val="19"/>
                          </w:rPr>
                        </w:pPr>
                        <w:r w:rsidRPr="003F7CF1">
                          <w:rPr>
                            <w:sz w:val="19"/>
                            <w:szCs w:val="19"/>
                          </w:rPr>
                          <w:t>NULL</w:t>
                        </w:r>
                      </w:p>
                    </w:txbxContent>
                  </v:textbox>
                </v:rect>
                <v:line id="Line 127"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18604C" w:rsidRPr="003F7CF1" w:rsidRDefault="001860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">
                <v:shape id="_x0000_s1388" type="#_x0000_t75" style="position:absolute;width:57384;height:9931;visibility:visible;mso-wrap-style:square">
                  <v:fill o:detectmouseclick="t"/>
                  <v:path o:connecttype="none"/>
                </v:shape>
                <v:rect id="Rectangle 116"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18604C" w:rsidRPr="003F7CF1" w:rsidRDefault="0018604C" w:rsidP="00E80032">
                        <w:pPr>
                          <w:pStyle w:val="SourceCodeBoxText"/>
                          <w:rPr>
                            <w:sz w:val="19"/>
                            <w:szCs w:val="19"/>
                          </w:rPr>
                        </w:pPr>
                      </w:p>
                    </w:txbxContent>
                  </v:textbox>
                </v:rect>
                <v:shape id="Text Box 117"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18604C" w:rsidRPr="003F7CF1" w:rsidRDefault="0018604C" w:rsidP="00E80032">
                        <w:pPr>
                          <w:pStyle w:val="SourceCodeBoxHeader"/>
                          <w:rPr>
                            <w:sz w:val="19"/>
                            <w:szCs w:val="19"/>
                            <w:lang w:val="sv-SE"/>
                          </w:rPr>
                        </w:pPr>
                        <w:r w:rsidRPr="003F7CF1">
                          <w:rPr>
                            <w:sz w:val="19"/>
                            <w:szCs w:val="19"/>
                            <w:lang w:val="sv-SE"/>
                          </w:rPr>
                          <w:t>p</w:t>
                        </w:r>
                      </w:p>
                    </w:txbxContent>
                  </v:textbox>
                </v:shape>
                <v:line id="Line 118" o:spid="_x0000_s1391"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392"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393"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394"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18604C" w:rsidRPr="003F7CF1" w:rsidRDefault="001860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18604C" w:rsidRPr="003F7CF1" w:rsidRDefault="0018604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KR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LFIUpFWAwAAiAsAAA4AAAAAAAAA&#10;AAAAAAAALgIAAGRycy9lMm9Eb2MueG1sUEsBAi0AFAAGAAgAAAAhAFtaG0beAAAABQEAAA8AAAAA&#10;AAAAAAAAAAAAsAUAAGRycy9kb3ducmV2LnhtbFBLBQYAAAAABAAEAPMAAAC7BgAAAAA=&#10;">
                <v:shape id="_x0000_s1396" type="#_x0000_t75" style="position:absolute;width:57384;height:9931;visibility:visible;mso-wrap-style:square">
                  <v:fill o:detectmouseclick="t"/>
                  <v:path o:connecttype="none"/>
                </v:shape>
                <v:rect id="Rectangle 110"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18604C" w:rsidRPr="003F7CF1" w:rsidRDefault="0018604C" w:rsidP="00E80032">
                        <w:pPr>
                          <w:pStyle w:val="SourceCodeBoxText"/>
                          <w:rPr>
                            <w:sz w:val="19"/>
                            <w:szCs w:val="19"/>
                          </w:rPr>
                        </w:pPr>
                      </w:p>
                    </w:txbxContent>
                  </v:textbox>
                </v:rect>
                <v:shape id="Text Box 111"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18604C" w:rsidRPr="003F7CF1" w:rsidRDefault="0018604C" w:rsidP="00E80032">
                        <w:pPr>
                          <w:pStyle w:val="SourceCodeBoxHeader"/>
                          <w:rPr>
                            <w:sz w:val="19"/>
                            <w:szCs w:val="19"/>
                            <w:lang w:val="sv-SE"/>
                          </w:rPr>
                        </w:pPr>
                        <w:r w:rsidRPr="003F7CF1">
                          <w:rPr>
                            <w:sz w:val="19"/>
                            <w:szCs w:val="19"/>
                            <w:lang w:val="sv-SE"/>
                          </w:rPr>
                          <w:t>p</w:t>
                        </w:r>
                      </w:p>
                    </w:txbxContent>
                  </v:textbox>
                </v:shape>
                <v:line id="Line 112" o:spid="_x0000_s1399"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0"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18604C" w:rsidRPr="003F7CF1" w:rsidRDefault="0018604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18604C" w:rsidRPr="003F7CF1" w:rsidRDefault="001860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18604C" w:rsidRPr="003F7CF1" w:rsidRDefault="0018604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18604C" w:rsidRPr="003F7CF1" w:rsidRDefault="0018604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18604C" w:rsidRPr="003F7CF1" w:rsidRDefault="001860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18604C" w:rsidRPr="003F7CF1" w:rsidRDefault="0018604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18604C" w:rsidRPr="003F7CF1" w:rsidRDefault="0018604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18604C" w:rsidRPr="003F7CF1" w:rsidRDefault="0018604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18604C" w:rsidRPr="003F7CF1" w:rsidRDefault="001860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1"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">
                <v:shape id="_x0000_s1402" type="#_x0000_t75" style="position:absolute;width:57384;height:17132;visibility:visible;mso-wrap-style:square">
                  <v:fill o:detectmouseclick="t"/>
                  <v:path o:connecttype="none"/>
                </v:shape>
                <v:rect id="Rectangle 90" o:spid="_x0000_s1403"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18604C" w:rsidRPr="003F7CF1" w:rsidRDefault="0018604C" w:rsidP="00E80032">
                        <w:pPr>
                          <w:pStyle w:val="SourceCodeBoxText"/>
                          <w:rPr>
                            <w:sz w:val="19"/>
                            <w:szCs w:val="19"/>
                          </w:rPr>
                        </w:pPr>
                      </w:p>
                    </w:txbxContent>
                  </v:textbox>
                </v:rect>
                <v:shape id="Text Box 91" o:spid="_x0000_s1404"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18604C" w:rsidRPr="003F7CF1" w:rsidRDefault="0018604C" w:rsidP="00E80032">
                        <w:pPr>
                          <w:pStyle w:val="SourceCodeBoxHeader"/>
                          <w:rPr>
                            <w:sz w:val="19"/>
                            <w:szCs w:val="19"/>
                            <w:lang w:val="sv-SE"/>
                          </w:rPr>
                        </w:pPr>
                        <w:r w:rsidRPr="003F7CF1">
                          <w:rPr>
                            <w:sz w:val="19"/>
                            <w:szCs w:val="19"/>
                            <w:lang w:val="sv-SE"/>
                          </w:rPr>
                          <w:t>p</w:t>
                        </w:r>
                      </w:p>
                    </w:txbxContent>
                  </v:textbox>
                </v:shape>
                <v:line id="Line 92" o:spid="_x0000_s1405"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06"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18604C" w:rsidRPr="003F7CF1" w:rsidRDefault="0018604C" w:rsidP="00E80032">
                        <w:pPr>
                          <w:pStyle w:val="SourceCodeBoxHeader"/>
                          <w:rPr>
                            <w:sz w:val="19"/>
                            <w:szCs w:val="19"/>
                            <w:lang w:val="sv-SE"/>
                          </w:rPr>
                        </w:pPr>
                        <w:r w:rsidRPr="003F7CF1">
                          <w:rPr>
                            <w:sz w:val="19"/>
                            <w:szCs w:val="19"/>
                            <w:lang w:val="sv-SE"/>
                          </w:rPr>
                          <w:t>(a)</w:t>
                        </w:r>
                      </w:p>
                    </w:txbxContent>
                  </v:textbox>
                </v:shape>
                <v:rect id="Rectangle 94" o:spid="_x0000_s1407"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18604C" w:rsidRPr="003F7CF1" w:rsidRDefault="0018604C" w:rsidP="00E80032">
                        <w:pPr>
                          <w:pStyle w:val="SourceCodeBoxText"/>
                          <w:rPr>
                            <w:sz w:val="19"/>
                            <w:szCs w:val="19"/>
                          </w:rPr>
                        </w:pPr>
                      </w:p>
                    </w:txbxContent>
                  </v:textbox>
                </v:rect>
                <v:shape id="Text Box 95" o:spid="_x0000_s1408"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18604C" w:rsidRPr="003F7CF1" w:rsidRDefault="0018604C" w:rsidP="00E80032">
                        <w:pPr>
                          <w:pStyle w:val="SourceCodeBoxHeader"/>
                          <w:rPr>
                            <w:sz w:val="19"/>
                            <w:szCs w:val="19"/>
                            <w:lang w:val="sv-SE"/>
                          </w:rPr>
                        </w:pPr>
                        <w:r w:rsidRPr="003F7CF1">
                          <w:rPr>
                            <w:sz w:val="19"/>
                            <w:szCs w:val="19"/>
                            <w:lang w:val="sv-SE"/>
                          </w:rPr>
                          <w:t>q</w:t>
                        </w:r>
                      </w:p>
                    </w:txbxContent>
                  </v:textbox>
                </v:shape>
                <v:line id="Line 96" o:spid="_x0000_s1409"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0"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18604C" w:rsidRPr="003F7CF1" w:rsidRDefault="0018604C" w:rsidP="00E80032">
                        <w:pPr>
                          <w:pStyle w:val="SourceCodeBoxText"/>
                          <w:rPr>
                            <w:sz w:val="19"/>
                            <w:szCs w:val="19"/>
                          </w:rPr>
                        </w:pPr>
                        <w:r w:rsidRPr="003F7CF1">
                          <w:rPr>
                            <w:sz w:val="19"/>
                            <w:szCs w:val="19"/>
                          </w:rPr>
                          <w:t>1</w:t>
                        </w:r>
                      </w:p>
                    </w:txbxContent>
                  </v:textbox>
                </v:rect>
                <v:rect id="Rectangle 98" o:spid="_x0000_s1411"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18604C" w:rsidRPr="003F7CF1" w:rsidRDefault="0018604C" w:rsidP="00E80032">
                        <w:pPr>
                          <w:pStyle w:val="SourceCodeBoxText"/>
                          <w:rPr>
                            <w:sz w:val="19"/>
                            <w:szCs w:val="19"/>
                          </w:rPr>
                        </w:pPr>
                        <w:r w:rsidRPr="003F7CF1">
                          <w:rPr>
                            <w:sz w:val="19"/>
                            <w:szCs w:val="19"/>
                          </w:rPr>
                          <w:t>2</w:t>
                        </w:r>
                      </w:p>
                    </w:txbxContent>
                  </v:textbox>
                </v:rect>
                <v:rect id="Rectangle 99" o:spid="_x0000_s1412"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18604C" w:rsidRPr="003F7CF1" w:rsidRDefault="0018604C" w:rsidP="00E80032">
                        <w:pPr>
                          <w:pStyle w:val="SourceCodeBoxText"/>
                          <w:rPr>
                            <w:sz w:val="19"/>
                            <w:szCs w:val="19"/>
                          </w:rPr>
                        </w:pPr>
                      </w:p>
                    </w:txbxContent>
                  </v:textbox>
                </v:rect>
                <v:shape id="Text Box 100" o:spid="_x0000_s1413"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18604C" w:rsidRPr="003F7CF1" w:rsidRDefault="0018604C" w:rsidP="00E80032">
                        <w:pPr>
                          <w:pStyle w:val="SourceCodeBoxHeader"/>
                          <w:rPr>
                            <w:sz w:val="19"/>
                            <w:szCs w:val="19"/>
                            <w:lang w:val="sv-SE"/>
                          </w:rPr>
                        </w:pPr>
                        <w:r w:rsidRPr="003F7CF1">
                          <w:rPr>
                            <w:sz w:val="19"/>
                            <w:szCs w:val="19"/>
                            <w:lang w:val="sv-SE"/>
                          </w:rPr>
                          <w:t>p</w:t>
                        </w:r>
                      </w:p>
                    </w:txbxContent>
                  </v:textbox>
                </v:shape>
                <v:shape id="Text Box 101" o:spid="_x0000_s1414"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18604C" w:rsidRPr="003F7CF1" w:rsidRDefault="0018604C" w:rsidP="00E80032">
                        <w:pPr>
                          <w:pStyle w:val="SourceCodeBoxHeader"/>
                          <w:rPr>
                            <w:sz w:val="19"/>
                            <w:szCs w:val="19"/>
                            <w:lang w:val="sv-SE"/>
                          </w:rPr>
                        </w:pPr>
                        <w:r w:rsidRPr="003F7CF1">
                          <w:rPr>
                            <w:sz w:val="19"/>
                            <w:szCs w:val="19"/>
                            <w:lang w:val="sv-SE"/>
                          </w:rPr>
                          <w:t>(b)</w:t>
                        </w:r>
                      </w:p>
                    </w:txbxContent>
                  </v:textbox>
                </v:shape>
                <v:rect id="Rectangle 102" o:spid="_x0000_s1415"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18604C" w:rsidRPr="003F7CF1" w:rsidRDefault="0018604C" w:rsidP="00E80032">
                        <w:pPr>
                          <w:pStyle w:val="SourceCodeBoxText"/>
                          <w:rPr>
                            <w:sz w:val="19"/>
                            <w:szCs w:val="19"/>
                          </w:rPr>
                        </w:pPr>
                      </w:p>
                    </w:txbxContent>
                  </v:textbox>
                </v:rect>
                <v:shape id="Text Box 103" o:spid="_x0000_s1416"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18604C" w:rsidRPr="003F7CF1" w:rsidRDefault="0018604C" w:rsidP="00E80032">
                        <w:pPr>
                          <w:pStyle w:val="SourceCodeBoxHeader"/>
                          <w:rPr>
                            <w:sz w:val="19"/>
                            <w:szCs w:val="19"/>
                            <w:lang w:val="sv-SE"/>
                          </w:rPr>
                        </w:pPr>
                        <w:r w:rsidRPr="003F7CF1">
                          <w:rPr>
                            <w:sz w:val="19"/>
                            <w:szCs w:val="19"/>
                            <w:lang w:val="sv-SE"/>
                          </w:rPr>
                          <w:t>q</w:t>
                        </w:r>
                      </w:p>
                    </w:txbxContent>
                  </v:textbox>
                </v:shape>
                <v:line id="Line 104" o:spid="_x0000_s1417"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18"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18604C" w:rsidRPr="003F7CF1" w:rsidRDefault="0018604C" w:rsidP="00E80032">
                        <w:pPr>
                          <w:pStyle w:val="SourceCodeBoxText"/>
                          <w:rPr>
                            <w:sz w:val="19"/>
                            <w:szCs w:val="19"/>
                          </w:rPr>
                        </w:pPr>
                        <w:r w:rsidRPr="003F7CF1">
                          <w:rPr>
                            <w:sz w:val="19"/>
                            <w:szCs w:val="19"/>
                          </w:rPr>
                          <w:t>1</w:t>
                        </w:r>
                      </w:p>
                    </w:txbxContent>
                  </v:textbox>
                </v:rect>
                <v:rect id="Rectangle 106" o:spid="_x0000_s1419"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18604C" w:rsidRPr="003F7CF1" w:rsidRDefault="0018604C" w:rsidP="00E80032">
                        <w:pPr>
                          <w:pStyle w:val="SourceCodeBoxText"/>
                          <w:rPr>
                            <w:sz w:val="19"/>
                            <w:szCs w:val="19"/>
                          </w:rPr>
                        </w:pPr>
                        <w:r w:rsidRPr="003F7CF1">
                          <w:rPr>
                            <w:sz w:val="19"/>
                            <w:szCs w:val="19"/>
                          </w:rPr>
                          <w:t>2</w:t>
                        </w:r>
                      </w:p>
                    </w:txbxContent>
                  </v:textbox>
                </v:rect>
                <v:line id="Line 107" o:spid="_x0000_s1420"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0" w:name="_Toc320485586"/>
      <w:bookmarkStart w:id="661" w:name="_Toc323656696"/>
      <w:bookmarkStart w:id="662" w:name="_Toc324085434"/>
      <w:bookmarkStart w:id="663" w:name="_Toc383781086"/>
      <w:bookmarkStart w:id="664" w:name="_Toc49764490"/>
      <w:r w:rsidRPr="00EC76D5">
        <w:t>Defining our own types</w:t>
      </w:r>
      <w:bookmarkEnd w:id="660"/>
      <w:bookmarkEnd w:id="661"/>
      <w:bookmarkEnd w:id="662"/>
      <w:bookmarkEnd w:id="663"/>
      <w:bookmarkEnd w:id="664"/>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7"/>
      <w:bookmarkStart w:id="666" w:name="_Toc323656697"/>
      <w:bookmarkStart w:id="667" w:name="_Toc324085435"/>
      <w:bookmarkStart w:id="668" w:name="_Toc383781087"/>
      <w:bookmarkStart w:id="669" w:name="_Toc49764491"/>
      <w:r w:rsidRPr="00EC76D5">
        <w:t>The Type Size</w:t>
      </w:r>
      <w:bookmarkEnd w:id="665"/>
      <w:bookmarkEnd w:id="666"/>
      <w:bookmarkEnd w:id="667"/>
      <w:bookmarkEnd w:id="668"/>
      <w:bookmarkEnd w:id="669"/>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0"/>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70"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71" w:name="_Toc320485588"/>
      <w:bookmarkStart w:id="672" w:name="_Toc323656698"/>
      <w:bookmarkStart w:id="673" w:name="_Toc324085436"/>
      <w:bookmarkStart w:id="674" w:name="_Toc383781088"/>
      <w:bookmarkStart w:id="675" w:name="_Toc49764492"/>
      <w:r w:rsidRPr="00EC76D5">
        <w:t>Expressions and Operators</w:t>
      </w:r>
      <w:bookmarkEnd w:id="671"/>
      <w:bookmarkEnd w:id="672"/>
      <w:bookmarkEnd w:id="673"/>
      <w:bookmarkEnd w:id="674"/>
      <w:bookmarkEnd w:id="675"/>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18604C" w:rsidRPr="003F7CF1" w:rsidRDefault="0018604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38042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18604C" w:rsidRPr="003F7CF1" w:rsidRDefault="0018604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18604C" w:rsidRPr="003F7CF1" w:rsidRDefault="0018604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18604C" w:rsidRPr="003F7CF1" w:rsidRDefault="0018604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1"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PR3xi19AwAATREAAA4AAAAAAAAAAAAAAAAALgIAAGRycy9lMm9Eb2Mu&#10;eG1sUEsBAi0AFAAGAAgAAAAhAAs8lcHbAAAABQEAAA8AAAAAAAAAAAAAAAAA1wUAAGRycy9kb3du&#10;cmV2LnhtbFBLBQYAAAAABAAEAPMAAADfBgAAAAA=&#10;">
                <v:shape id="_x0000_s1422" type="#_x0000_t75" style="position:absolute;width:18935;height:11722;visibility:visible;mso-wrap-style:square">
                  <v:fill o:detectmouseclick="t"/>
                  <v:path o:connecttype="none"/>
                </v:shape>
                <v:rect id="Rectangle 143" o:spid="_x0000_s1423"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18604C" w:rsidRPr="003F7CF1" w:rsidRDefault="0018604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380428" r:id="rId11"/>
                          </w:object>
                        </w:r>
                      </w:p>
                    </w:txbxContent>
                  </v:textbox>
                </v:rect>
                <v:rect id="Rectangle 144" o:spid="_x0000_s1424"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18604C" w:rsidRPr="003F7CF1" w:rsidRDefault="0018604C" w:rsidP="00E80032">
                        <w:pPr>
                          <w:pStyle w:val="Picture"/>
                          <w:rPr>
                            <w:rStyle w:val="Italic"/>
                            <w:sz w:val="19"/>
                            <w:szCs w:val="19"/>
                          </w:rPr>
                        </w:pPr>
                        <w:r w:rsidRPr="003F7CF1">
                          <w:rPr>
                            <w:rStyle w:val="Italic"/>
                            <w:sz w:val="19"/>
                            <w:szCs w:val="19"/>
                          </w:rPr>
                          <w:t>Operator</w:t>
                        </w:r>
                      </w:p>
                    </w:txbxContent>
                  </v:textbox>
                </v:rect>
                <v:rect id="Rectangle 145" o:spid="_x0000_s1425"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18604C" w:rsidRPr="003F7CF1" w:rsidRDefault="0018604C" w:rsidP="00E80032">
                        <w:pPr>
                          <w:pStyle w:val="Picture"/>
                          <w:rPr>
                            <w:rStyle w:val="Italic"/>
                            <w:sz w:val="19"/>
                            <w:szCs w:val="19"/>
                          </w:rPr>
                        </w:pPr>
                        <w:r w:rsidRPr="003F7CF1">
                          <w:rPr>
                            <w:rStyle w:val="Italic"/>
                            <w:sz w:val="19"/>
                            <w:szCs w:val="19"/>
                          </w:rPr>
                          <w:t>Operand</w:t>
                        </w:r>
                      </w:p>
                    </w:txbxContent>
                  </v:textbox>
                </v:rect>
                <v:line id="Line 146" o:spid="_x0000_s1426"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27"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28"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29"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18604C" w:rsidRPr="003F7CF1" w:rsidRDefault="0018604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89"/>
      <w:bookmarkStart w:id="677" w:name="_Toc323656699"/>
      <w:bookmarkStart w:id="678" w:name="_Toc324085437"/>
      <w:bookmarkStart w:id="679" w:name="_Toc383781089"/>
      <w:bookmarkStart w:id="680" w:name="_Toc49764493"/>
      <w:r w:rsidRPr="00EC76D5">
        <w:t>Arithmetic Operators</w:t>
      </w:r>
      <w:bookmarkEnd w:id="676"/>
      <w:bookmarkEnd w:id="677"/>
      <w:bookmarkEnd w:id="678"/>
      <w:bookmarkEnd w:id="679"/>
      <w:bookmarkEnd w:id="680"/>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81" w:name="_Toc320485590"/>
      <w:bookmarkStart w:id="682" w:name="_Toc323656700"/>
      <w:bookmarkStart w:id="683" w:name="_Toc324085438"/>
      <w:bookmarkStart w:id="684" w:name="_Toc383781090"/>
      <w:bookmarkStart w:id="685" w:name="_Toc49764494"/>
      <w:r w:rsidRPr="00EC76D5">
        <w:rPr>
          <w:rStyle w:val="Italic"/>
          <w:i w:val="0"/>
        </w:rPr>
        <w:t>Pointer Arithmetic</w:t>
      </w:r>
      <w:bookmarkEnd w:id="681"/>
      <w:bookmarkEnd w:id="682"/>
      <w:bookmarkEnd w:id="683"/>
      <w:bookmarkEnd w:id="684"/>
      <w:bookmarkEnd w:id="685"/>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18604C" w:rsidRPr="003F7CF1" w:rsidRDefault="0018604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18604C" w:rsidRPr="003F7CF1" w:rsidRDefault="0018604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18604C" w:rsidRPr="003F7CF1" w:rsidRDefault="0018604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18604C" w:rsidRPr="003F7CF1" w:rsidRDefault="0018604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18604C" w:rsidRPr="003F7CF1" w:rsidRDefault="0018604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18604C" w:rsidRPr="003F7CF1" w:rsidRDefault="0018604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18604C" w:rsidRPr="003F7CF1" w:rsidRDefault="0018604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18604C" w:rsidRPr="003F7CF1" w:rsidRDefault="0018604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18604C" w:rsidRPr="003F7CF1" w:rsidRDefault="0018604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0"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">
                <v:shape id="_x0000_s1431" type="#_x0000_t75" style="position:absolute;width:57384;height:16230;visibility:visible;mso-wrap-style:square">
                  <v:fill o:detectmouseclick="t"/>
                  <v:path o:connecttype="none"/>
                </v:shape>
                <v:rect id="Rectangle 130" o:spid="_x0000_s1432"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18604C" w:rsidRPr="003F7CF1" w:rsidRDefault="0018604C" w:rsidP="00E80032">
                        <w:pPr>
                          <w:pStyle w:val="SourceCodeBoxText"/>
                          <w:rPr>
                            <w:sz w:val="19"/>
                            <w:szCs w:val="19"/>
                          </w:rPr>
                        </w:pPr>
                      </w:p>
                    </w:txbxContent>
                  </v:textbox>
                </v:rect>
                <v:shape id="Text Box 131" o:spid="_x0000_s1433"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18604C" w:rsidRPr="003F7CF1" w:rsidRDefault="0018604C" w:rsidP="00E80032">
                        <w:pPr>
                          <w:pStyle w:val="SourceCodeBoxHeader"/>
                          <w:rPr>
                            <w:sz w:val="19"/>
                            <w:szCs w:val="19"/>
                            <w:lang w:val="sv-SE"/>
                          </w:rPr>
                        </w:pPr>
                        <w:r>
                          <w:rPr>
                            <w:sz w:val="19"/>
                            <w:szCs w:val="19"/>
                            <w:lang w:val="sv-SE"/>
                          </w:rPr>
                          <w:t>numberPtr</w:t>
                        </w:r>
                      </w:p>
                    </w:txbxContent>
                  </v:textbox>
                </v:shape>
                <v:rect id="Rectangle 132" o:spid="_x0000_s1434"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18604C" w:rsidRPr="003F7CF1" w:rsidRDefault="0018604C" w:rsidP="00E80032">
                        <w:pPr>
                          <w:pStyle w:val="SourceCodeBoxText"/>
                          <w:rPr>
                            <w:sz w:val="19"/>
                            <w:szCs w:val="19"/>
                          </w:rPr>
                        </w:pPr>
                        <w:r w:rsidRPr="003F7CF1">
                          <w:rPr>
                            <w:sz w:val="19"/>
                            <w:szCs w:val="19"/>
                          </w:rPr>
                          <w:t>102</w:t>
                        </w:r>
                      </w:p>
                    </w:txbxContent>
                  </v:textbox>
                </v:rect>
                <v:rect id="Rectangle 133" o:spid="_x0000_s1435"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18604C" w:rsidRPr="003F7CF1" w:rsidRDefault="0018604C" w:rsidP="00E80032">
                        <w:pPr>
                          <w:pStyle w:val="SourceCodeBoxText"/>
                          <w:rPr>
                            <w:sz w:val="19"/>
                            <w:szCs w:val="19"/>
                          </w:rPr>
                        </w:pPr>
                        <w:r w:rsidRPr="003F7CF1">
                          <w:rPr>
                            <w:sz w:val="19"/>
                            <w:szCs w:val="19"/>
                          </w:rPr>
                          <w:t>100</w:t>
                        </w:r>
                      </w:p>
                    </w:txbxContent>
                  </v:textbox>
                </v:rect>
                <v:rect id="Rectangle 134" o:spid="_x0000_s1436"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18604C" w:rsidRPr="003F7CF1" w:rsidRDefault="0018604C" w:rsidP="00E80032">
                        <w:pPr>
                          <w:pStyle w:val="SourceCodeBoxText"/>
                          <w:rPr>
                            <w:sz w:val="19"/>
                            <w:szCs w:val="19"/>
                          </w:rPr>
                        </w:pPr>
                        <w:r w:rsidRPr="003F7CF1">
                          <w:rPr>
                            <w:sz w:val="19"/>
                            <w:szCs w:val="19"/>
                          </w:rPr>
                          <w:t>101</w:t>
                        </w:r>
                      </w:p>
                    </w:txbxContent>
                  </v:textbox>
                </v:rect>
                <v:rect id="Rectangle 135" o:spid="_x0000_s1437"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18604C" w:rsidRPr="003F7CF1" w:rsidRDefault="0018604C" w:rsidP="00E80032">
                        <w:pPr>
                          <w:pStyle w:val="SourceCodeBoxText"/>
                          <w:rPr>
                            <w:sz w:val="19"/>
                            <w:szCs w:val="19"/>
                          </w:rPr>
                        </w:pPr>
                        <w:r w:rsidRPr="003F7CF1">
                          <w:rPr>
                            <w:sz w:val="19"/>
                            <w:szCs w:val="19"/>
                          </w:rPr>
                          <w:t>103</w:t>
                        </w:r>
                      </w:p>
                    </w:txbxContent>
                  </v:textbox>
                </v:rect>
                <v:rect id="Rectangle 136" o:spid="_x0000_s1438"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18604C" w:rsidRPr="003F7CF1" w:rsidRDefault="0018604C" w:rsidP="00E80032">
                        <w:pPr>
                          <w:pStyle w:val="SourceCodeBoxText"/>
                          <w:rPr>
                            <w:sz w:val="19"/>
                            <w:szCs w:val="19"/>
                          </w:rPr>
                        </w:pPr>
                        <w:r w:rsidRPr="003F7CF1">
                          <w:rPr>
                            <w:sz w:val="19"/>
                            <w:szCs w:val="19"/>
                          </w:rPr>
                          <w:t>10008</w:t>
                        </w:r>
                      </w:p>
                    </w:txbxContent>
                  </v:textbox>
                </v:rect>
                <v:rect id="Rectangle 137" o:spid="_x0000_s1439"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18604C" w:rsidRPr="003F7CF1" w:rsidRDefault="0018604C" w:rsidP="00E80032">
                        <w:pPr>
                          <w:pStyle w:val="SourceCodeBoxText"/>
                          <w:rPr>
                            <w:sz w:val="19"/>
                            <w:szCs w:val="19"/>
                          </w:rPr>
                        </w:pPr>
                        <w:r w:rsidRPr="003F7CF1">
                          <w:rPr>
                            <w:sz w:val="19"/>
                            <w:szCs w:val="19"/>
                          </w:rPr>
                          <w:t>10000</w:t>
                        </w:r>
                      </w:p>
                    </w:txbxContent>
                  </v:textbox>
                </v:rect>
                <v:rect id="Rectangle 138" o:spid="_x0000_s1440"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18604C" w:rsidRPr="003F7CF1" w:rsidRDefault="0018604C" w:rsidP="00E80032">
                        <w:pPr>
                          <w:pStyle w:val="SourceCodeBoxText"/>
                          <w:rPr>
                            <w:sz w:val="19"/>
                            <w:szCs w:val="19"/>
                          </w:rPr>
                        </w:pPr>
                        <w:r w:rsidRPr="003F7CF1">
                          <w:rPr>
                            <w:sz w:val="19"/>
                            <w:szCs w:val="19"/>
                          </w:rPr>
                          <w:t>10004</w:t>
                        </w:r>
                      </w:p>
                    </w:txbxContent>
                  </v:textbox>
                </v:rect>
                <v:rect id="Rectangle 139" o:spid="_x0000_s1441"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18604C" w:rsidRPr="003F7CF1" w:rsidRDefault="0018604C" w:rsidP="00E80032">
                        <w:pPr>
                          <w:pStyle w:val="SourceCodeBoxText"/>
                          <w:rPr>
                            <w:sz w:val="19"/>
                            <w:szCs w:val="19"/>
                          </w:rPr>
                        </w:pPr>
                        <w:r w:rsidRPr="003F7CF1">
                          <w:rPr>
                            <w:sz w:val="19"/>
                            <w:szCs w:val="19"/>
                          </w:rPr>
                          <w:t>10012</w:t>
                        </w:r>
                      </w:p>
                    </w:txbxContent>
                  </v:textbox>
                </v:rect>
                <v:line id="Line 140" o:spid="_x0000_s1442"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1"/>
      <w:bookmarkStart w:id="687" w:name="_Toc323656701"/>
      <w:bookmarkStart w:id="688" w:name="_Toc324085439"/>
      <w:bookmarkStart w:id="689" w:name="_Toc383781091"/>
      <w:bookmarkStart w:id="690" w:name="_Toc49764495"/>
      <w:r w:rsidRPr="00EC76D5">
        <w:t>Increment and decrement</w:t>
      </w:r>
      <w:bookmarkEnd w:id="686"/>
      <w:bookmarkEnd w:id="687"/>
      <w:bookmarkEnd w:id="688"/>
      <w:bookmarkEnd w:id="689"/>
      <w:bookmarkEnd w:id="690"/>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1"/>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2"/>
      <w:bookmarkStart w:id="692" w:name="_Toc323656702"/>
      <w:bookmarkStart w:id="693" w:name="_Toc324085440"/>
      <w:bookmarkStart w:id="694" w:name="_Toc383781092"/>
      <w:bookmarkStart w:id="695" w:name="_Toc49764496"/>
      <w:r w:rsidRPr="00EC76D5">
        <w:t>Relational Operators</w:t>
      </w:r>
      <w:bookmarkEnd w:id="691"/>
      <w:bookmarkEnd w:id="692"/>
      <w:bookmarkEnd w:id="693"/>
      <w:bookmarkEnd w:id="694"/>
      <w:bookmarkEnd w:id="695"/>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2"/>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3"/>
      <w:bookmarkStart w:id="697" w:name="_Toc323656703"/>
      <w:bookmarkStart w:id="698" w:name="_Toc324085441"/>
      <w:bookmarkStart w:id="699" w:name="_Toc383781093"/>
      <w:bookmarkStart w:id="700" w:name="_Toc49764497"/>
      <w:r w:rsidRPr="00EC76D5">
        <w:t>Logical Operators</w:t>
      </w:r>
      <w:bookmarkEnd w:id="696"/>
      <w:bookmarkEnd w:id="697"/>
      <w:bookmarkEnd w:id="698"/>
      <w:bookmarkEnd w:id="699"/>
      <w:bookmarkEnd w:id="700"/>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1" w:name="_Toc320485594"/>
      <w:bookmarkStart w:id="702" w:name="_Toc323656704"/>
      <w:bookmarkStart w:id="703" w:name="_Toc324085442"/>
      <w:bookmarkStart w:id="704" w:name="_Toc383781094"/>
      <w:bookmarkStart w:id="705" w:name="_Toc49764498"/>
      <w:r w:rsidRPr="00EC76D5">
        <w:t>Bitwise Operators</w:t>
      </w:r>
      <w:bookmarkEnd w:id="701"/>
      <w:bookmarkEnd w:id="702"/>
      <w:bookmarkEnd w:id="703"/>
      <w:bookmarkEnd w:id="704"/>
      <w:bookmarkEnd w:id="705"/>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2380423"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2380424"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5"/>
      <w:bookmarkStart w:id="707" w:name="_Toc323656705"/>
      <w:bookmarkStart w:id="708" w:name="_Toc324085443"/>
      <w:bookmarkStart w:id="709" w:name="_Toc383781095"/>
      <w:bookmarkStart w:id="710" w:name="_Toc49764499"/>
      <w:r w:rsidRPr="00EC76D5">
        <w:t>Assignment</w:t>
      </w:r>
      <w:bookmarkEnd w:id="706"/>
      <w:bookmarkEnd w:id="707"/>
      <w:bookmarkEnd w:id="708"/>
      <w:bookmarkEnd w:id="709"/>
      <w:bookmarkEnd w:id="710"/>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596"/>
      <w:bookmarkStart w:id="712" w:name="_Toc323656706"/>
      <w:bookmarkStart w:id="713" w:name="_Toc324085444"/>
      <w:bookmarkStart w:id="714" w:name="_Toc383781096"/>
      <w:bookmarkStart w:id="715" w:name="_Toc49764500"/>
      <w:r w:rsidRPr="00EC76D5">
        <w:t>The Condition Operator</w:t>
      </w:r>
      <w:bookmarkEnd w:id="711"/>
      <w:bookmarkEnd w:id="712"/>
      <w:bookmarkEnd w:id="713"/>
      <w:bookmarkEnd w:id="714"/>
      <w:bookmarkEnd w:id="715"/>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597"/>
      <w:bookmarkStart w:id="717" w:name="_Toc323656707"/>
      <w:bookmarkStart w:id="718" w:name="_Toc324085445"/>
      <w:bookmarkStart w:id="719" w:name="_Toc383781097"/>
      <w:bookmarkStart w:id="720" w:name="_Toc49764501"/>
      <w:r w:rsidRPr="00EC76D5">
        <w:t>Precedence and Associatively</w:t>
      </w:r>
      <w:bookmarkEnd w:id="716"/>
      <w:bookmarkEnd w:id="717"/>
      <w:bookmarkEnd w:id="718"/>
      <w:bookmarkEnd w:id="719"/>
      <w:bookmarkEnd w:id="720"/>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721" w:name="_Toc320485598"/>
      <w:bookmarkStart w:id="722" w:name="_Toc323656708"/>
      <w:bookmarkStart w:id="723" w:name="_Toc324085446"/>
      <w:bookmarkStart w:id="724" w:name="_Toc383781098"/>
      <w:bookmarkStart w:id="725" w:name="_Toc49764502"/>
      <w:r w:rsidRPr="00EC76D5">
        <w:t>Statements</w:t>
      </w:r>
      <w:bookmarkEnd w:id="721"/>
      <w:bookmarkEnd w:id="722"/>
      <w:bookmarkEnd w:id="723"/>
      <w:bookmarkEnd w:id="724"/>
      <w:bookmarkEnd w:id="725"/>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0485599"/>
      <w:bookmarkStart w:id="727" w:name="_Toc323656709"/>
      <w:bookmarkStart w:id="728" w:name="_Toc324085447"/>
      <w:bookmarkStart w:id="729" w:name="_Toc383781099"/>
      <w:bookmarkStart w:id="730" w:name="_Toc49764503"/>
      <w:r w:rsidRPr="00EC76D5">
        <w:t>Selection statements</w:t>
      </w:r>
      <w:bookmarkEnd w:id="726"/>
      <w:bookmarkEnd w:id="727"/>
      <w:bookmarkEnd w:id="728"/>
      <w:bookmarkEnd w:id="729"/>
      <w:bookmarkEnd w:id="730"/>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3"/>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1" w:name="_Toc320485600"/>
      <w:bookmarkStart w:id="732" w:name="_Toc323656710"/>
      <w:bookmarkStart w:id="733" w:name="_Toc324085448"/>
      <w:bookmarkStart w:id="734" w:name="_Toc383781100"/>
      <w:bookmarkStart w:id="735" w:name="_Toc49764504"/>
      <w:r w:rsidRPr="00EC76D5">
        <w:t>Iteration statements</w:t>
      </w:r>
      <w:bookmarkEnd w:id="731"/>
      <w:bookmarkEnd w:id="732"/>
      <w:bookmarkEnd w:id="733"/>
      <w:bookmarkEnd w:id="734"/>
      <w:bookmarkEnd w:id="735"/>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6" w:name="_Toc320485601"/>
      <w:bookmarkStart w:id="737" w:name="_Toc323656711"/>
      <w:bookmarkStart w:id="738" w:name="_Toc324085449"/>
      <w:bookmarkStart w:id="739" w:name="_Toc383781101"/>
      <w:bookmarkStart w:id="740" w:name="_Toc49764505"/>
      <w:r w:rsidRPr="00EC76D5">
        <w:t>Jump statements</w:t>
      </w:r>
      <w:bookmarkEnd w:id="736"/>
      <w:bookmarkEnd w:id="737"/>
      <w:bookmarkEnd w:id="738"/>
      <w:bookmarkEnd w:id="739"/>
      <w:bookmarkEnd w:id="740"/>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1" w:name="_Toc320485602"/>
      <w:bookmarkStart w:id="742" w:name="_Toc323656712"/>
      <w:bookmarkStart w:id="743" w:name="_Toc324085450"/>
      <w:bookmarkStart w:id="744" w:name="_Toc383781102"/>
      <w:bookmarkStart w:id="745" w:name="_Toc49764506"/>
      <w:r w:rsidRPr="00EC76D5">
        <w:t>Expression statements</w:t>
      </w:r>
      <w:bookmarkEnd w:id="741"/>
      <w:bookmarkEnd w:id="742"/>
      <w:bookmarkEnd w:id="743"/>
      <w:bookmarkEnd w:id="744"/>
      <w:bookmarkEnd w:id="745"/>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6" w:name="_Toc323656713"/>
      <w:bookmarkStart w:id="747" w:name="_Toc324085451"/>
      <w:bookmarkStart w:id="748" w:name="_Toc383781103"/>
      <w:bookmarkStart w:id="749" w:name="_Toc49764507"/>
      <w:r w:rsidRPr="00EC76D5">
        <w:t>Volatile</w:t>
      </w:r>
      <w:bookmarkEnd w:id="746"/>
      <w:bookmarkEnd w:id="747"/>
      <w:bookmarkEnd w:id="748"/>
      <w:bookmarkEnd w:id="749"/>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750"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751" w:author="Stefan Björnander" w:date="2012-05-06T21:16:00Z">
          <w:pPr>
            <w:pStyle w:val="CommandLine"/>
          </w:pPr>
        </w:pPrChange>
      </w:pPr>
    </w:p>
    <w:p w14:paraId="0D44E5CA" w14:textId="77777777" w:rsidR="00E80032" w:rsidRPr="00EC76D5" w:rsidRDefault="00E80032">
      <w:pPr>
        <w:pStyle w:val="Code"/>
        <w:pPrChange w:id="752" w:author="Stefan Björnander" w:date="2012-05-06T21:16:00Z">
          <w:pPr>
            <w:pStyle w:val="CommandLine"/>
          </w:pPr>
        </w:pPrChange>
      </w:pPr>
      <w:r w:rsidRPr="00EC76D5">
        <w:rPr>
          <w:rFonts w:eastAsia="Times New Roman"/>
          <w:noProof w:val="0"/>
          <w:color w:val="000000" w:themeColor="text1"/>
          <w:rPrChange w:id="753"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754"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755"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756" w:name="_Toc320485603"/>
      <w:bookmarkStart w:id="757" w:name="_Toc323656714"/>
      <w:bookmarkStart w:id="758" w:name="_Toc324085452"/>
      <w:bookmarkStart w:id="759" w:name="_Toc383781104"/>
      <w:bookmarkStart w:id="760" w:name="_Toc49764508"/>
      <w:r w:rsidRPr="00EC76D5">
        <w:t>Functions</w:t>
      </w:r>
      <w:bookmarkEnd w:id="756"/>
      <w:bookmarkEnd w:id="757"/>
      <w:bookmarkEnd w:id="758"/>
      <w:bookmarkEnd w:id="759"/>
      <w:bookmarkEnd w:id="760"/>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18604C" w:rsidRPr="003F7CF1" w:rsidRDefault="0018604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18604C" w:rsidRPr="003F7CF1" w:rsidRDefault="0018604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18604C" w:rsidRPr="003F7CF1" w:rsidRDefault="0018604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43"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hK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9K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yWXhKhgMAAO4NAAAOAAAAAAAAAAAAAAAAAC4CAABk&#10;cnMvZTJvRG9jLnhtbFBLAQItABQABgAIAAAAIQB2pc9+3AAAAAQBAAAPAAAAAAAAAAAAAAAAAOAF&#10;AABkcnMvZG93bnJldi54bWxQSwUGAAAAAAQABADzAAAA6QYAAAAA&#10;">
                <v:shape id="_x0000_s1444" type="#_x0000_t75" style="position:absolute;width:51073;height:5410;visibility:visible;mso-wrap-style:square">
                  <v:fill o:detectmouseclick="t"/>
                  <v:path o:connecttype="none"/>
                </v:shape>
                <v:rect id="Rectangle 300" o:spid="_x0000_s1445"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18604C" w:rsidRPr="003F7CF1" w:rsidRDefault="0018604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46"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18604C" w:rsidRPr="003F7CF1" w:rsidRDefault="0018604C" w:rsidP="00E80032">
                        <w:pPr>
                          <w:pStyle w:val="Picture"/>
                          <w:rPr>
                            <w:sz w:val="19"/>
                            <w:szCs w:val="19"/>
                            <w:lang w:val="sv-SE"/>
                          </w:rPr>
                        </w:pPr>
                        <w:r w:rsidRPr="003F7CF1">
                          <w:rPr>
                            <w:sz w:val="19"/>
                            <w:szCs w:val="19"/>
                          </w:rPr>
                          <w:t>Function</w:t>
                        </w:r>
                      </w:p>
                    </w:txbxContent>
                  </v:textbox>
                </v:rect>
                <v:line id="Line 302" o:spid="_x0000_s1447"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48"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49"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18604C" w:rsidRPr="003F7CF1" w:rsidRDefault="0018604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18604C" w:rsidRPr="003F7CF1" w:rsidRDefault="0018604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18604C" w:rsidRPr="003F7CF1" w:rsidRDefault="0018604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18604C" w:rsidRPr="003F7CF1" w:rsidRDefault="0018604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0"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7BdQ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">
                <v:shape id="_x0000_s1451" type="#_x0000_t75" style="position:absolute;width:51073;height:5410;visibility:visible;mso-wrap-style:square">
                  <v:fill o:detectmouseclick="t"/>
                  <v:path o:connecttype="none"/>
                </v:shape>
                <v:rect id="Rectangle 293" o:spid="_x0000_s1452"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18604C" w:rsidRPr="003F7CF1" w:rsidRDefault="0018604C" w:rsidP="00E80032">
                        <w:pPr>
                          <w:pStyle w:val="Picture"/>
                          <w:jc w:val="both"/>
                          <w:rPr>
                            <w:sz w:val="19"/>
                            <w:szCs w:val="19"/>
                            <w:lang w:val="sv-SE"/>
                          </w:rPr>
                        </w:pPr>
                        <w:r w:rsidRPr="003F7CF1">
                          <w:rPr>
                            <w:sz w:val="19"/>
                            <w:szCs w:val="19"/>
                            <w:lang w:val="sv-SE"/>
                          </w:rPr>
                          <w:t xml:space="preserve">                       2</w:t>
                        </w:r>
                      </w:p>
                    </w:txbxContent>
                  </v:textbox>
                </v:rect>
                <v:rect id="Rectangle 294" o:spid="_x0000_s1453"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18604C" w:rsidRPr="003F7CF1" w:rsidRDefault="0018604C" w:rsidP="00E80032">
                        <w:pPr>
                          <w:pStyle w:val="Picture"/>
                          <w:rPr>
                            <w:sz w:val="19"/>
                            <w:szCs w:val="19"/>
                            <w:lang w:val="sv-SE"/>
                          </w:rPr>
                        </w:pPr>
                        <w:r w:rsidRPr="003F7CF1">
                          <w:rPr>
                            <w:sz w:val="19"/>
                            <w:szCs w:val="19"/>
                            <w:lang w:val="sv-SE"/>
                          </w:rPr>
                          <w:t>Square</w:t>
                        </w:r>
                      </w:p>
                    </w:txbxContent>
                  </v:textbox>
                </v:rect>
                <v:line id="Line 295" o:spid="_x0000_s1454"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55"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56"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18604C" w:rsidRPr="003F7CF1" w:rsidRDefault="0018604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4"/>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761" w:name="_Toc320485604"/>
      <w:bookmarkStart w:id="762" w:name="_Toc323656715"/>
      <w:bookmarkStart w:id="763" w:name="_Toc324085453"/>
      <w:bookmarkStart w:id="764" w:name="_Toc383781105"/>
      <w:bookmarkStart w:id="765" w:name="_Toc49764509"/>
      <w:r w:rsidRPr="00EC76D5">
        <w:t>Void Functions</w:t>
      </w:r>
      <w:bookmarkEnd w:id="761"/>
      <w:bookmarkEnd w:id="762"/>
      <w:bookmarkEnd w:id="763"/>
      <w:bookmarkEnd w:id="764"/>
      <w:bookmarkEnd w:id="765"/>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766" w:name="_Toc320485605"/>
      <w:bookmarkStart w:id="767" w:name="_Toc323656716"/>
      <w:bookmarkStart w:id="768" w:name="_Toc324085454"/>
      <w:bookmarkStart w:id="769" w:name="_Toc383781106"/>
      <w:bookmarkStart w:id="770" w:name="_Toc49764510"/>
      <w:r w:rsidRPr="00EC76D5">
        <w:t>Local and global variables</w:t>
      </w:r>
      <w:bookmarkEnd w:id="766"/>
      <w:bookmarkEnd w:id="767"/>
      <w:bookmarkEnd w:id="768"/>
      <w:bookmarkEnd w:id="769"/>
      <w:bookmarkEnd w:id="770"/>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5"/>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71" w:name="_Toc323656717"/>
      <w:bookmarkStart w:id="772" w:name="_Toc324085455"/>
      <w:bookmarkStart w:id="773" w:name="_Toc383781107"/>
      <w:bookmarkStart w:id="774" w:name="_Toc49764511"/>
      <w:r w:rsidRPr="00EC76D5">
        <w:t>Inner Blocks with Local Variables</w:t>
      </w:r>
      <w:bookmarkEnd w:id="771"/>
      <w:bookmarkEnd w:id="772"/>
      <w:bookmarkEnd w:id="773"/>
      <w:bookmarkEnd w:id="774"/>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6"/>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75"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77" w:author="Stefan Björnander" w:date="2012-05-06T21:51:00Z">
            <w:rPr>
              <w:color w:val="0000FF"/>
            </w:rPr>
          </w:rPrChange>
        </w:rPr>
        <w:t>struct</w:t>
      </w:r>
      <w:r w:rsidRPr="00EC76D5">
        <w:t xml:space="preserve"> IntPair Block(</w:t>
      </w:r>
      <w:r w:rsidRPr="00EC76D5">
        <w:rPr>
          <w:color w:val="000000" w:themeColor="text1"/>
          <w:rPrChange w:id="778"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79" w:name="_Toc320485606"/>
      <w:bookmarkStart w:id="780" w:name="_Toc323656718"/>
      <w:bookmarkStart w:id="781" w:name="_Toc324085456"/>
      <w:bookmarkStart w:id="782" w:name="_Toc383781108"/>
      <w:bookmarkStart w:id="783" w:name="_Toc49764512"/>
      <w:r w:rsidRPr="00EC76D5">
        <w:t>Call-by-Value and Call-by-Reference</w:t>
      </w:r>
      <w:bookmarkEnd w:id="779"/>
      <w:bookmarkEnd w:id="780"/>
      <w:bookmarkEnd w:id="781"/>
      <w:bookmarkEnd w:id="782"/>
      <w:bookmarkEnd w:id="783"/>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18604C" w:rsidRPr="003F7CF1" w:rsidRDefault="001860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18604C" w:rsidRPr="003F7CF1" w:rsidRDefault="0018604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18604C" w:rsidRPr="003F7CF1" w:rsidRDefault="0018604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18604C" w:rsidRPr="003F7CF1" w:rsidRDefault="001860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18604C" w:rsidRPr="003F7CF1" w:rsidRDefault="0018604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18604C" w:rsidRPr="003F7CF1" w:rsidRDefault="0018604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18604C" w:rsidRPr="003F7CF1" w:rsidRDefault="0018604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18604C" w:rsidRPr="003F7CF1" w:rsidRDefault="0018604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18604C" w:rsidRPr="003F7CF1" w:rsidRDefault="0018604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18604C" w:rsidRPr="003F7CF1" w:rsidRDefault="001860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18604C" w:rsidRPr="003F7CF1" w:rsidRDefault="001860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18604C" w:rsidRPr="003F7CF1" w:rsidRDefault="0018604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18604C" w:rsidRPr="003F7CF1" w:rsidRDefault="0018604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18604C" w:rsidRPr="003F7CF1" w:rsidRDefault="0018604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18604C" w:rsidRPr="003F7CF1" w:rsidRDefault="001860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18604C" w:rsidRPr="003F7CF1" w:rsidRDefault="0018604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18604C" w:rsidRPr="003F7CF1" w:rsidRDefault="0018604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18604C" w:rsidRPr="003F7CF1" w:rsidRDefault="0018604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18604C" w:rsidRPr="003F7CF1" w:rsidRDefault="0018604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18604C" w:rsidRPr="003F7CF1" w:rsidRDefault="0018604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18604C" w:rsidRPr="003F7CF1" w:rsidRDefault="0018604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5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&#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KvTrV25BQAAwEUAAA4AAAAAAAAAAAAAAAAALgIAAGRycy9lMm9E&#10;b2MueG1sUEsBAi0AFAAGAAgAAAAhAOLplq3cAAAABQEAAA8AAAAAAAAAAAAAAAAAEwgAAGRycy9k&#10;b3ducmV2LnhtbFBLBQYAAAAABAAEAPMAAAAcCQAAAAA=&#10;">
                <v:shape id="_x0000_s1458" type="#_x0000_t75" style="position:absolute;width:57384;height:27051;visibility:visible;mso-wrap-style:square">
                  <v:fill o:detectmouseclick="t"/>
                  <v:path o:connecttype="none"/>
                </v:shape>
                <v:rect id="Rectangle 307" o:spid="_x0000_s1459"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18604C" w:rsidRPr="003F7CF1" w:rsidRDefault="0018604C" w:rsidP="00E80032">
                        <w:pPr>
                          <w:pStyle w:val="SourceCodeBoxText"/>
                          <w:rPr>
                            <w:sz w:val="19"/>
                            <w:szCs w:val="19"/>
                          </w:rPr>
                        </w:pPr>
                        <w:r w:rsidRPr="003F7CF1">
                          <w:rPr>
                            <w:sz w:val="19"/>
                            <w:szCs w:val="19"/>
                          </w:rPr>
                          <w:t>1</w:t>
                        </w:r>
                      </w:p>
                    </w:txbxContent>
                  </v:textbox>
                </v:rect>
                <v:rect id="Rectangle 308" o:spid="_x0000_s1460"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18604C" w:rsidRPr="003F7CF1" w:rsidRDefault="0018604C" w:rsidP="00E80032">
                        <w:pPr>
                          <w:pStyle w:val="SourceCodeBoxText"/>
                          <w:rPr>
                            <w:sz w:val="19"/>
                            <w:szCs w:val="19"/>
                          </w:rPr>
                        </w:pPr>
                        <w:r w:rsidRPr="003F7CF1">
                          <w:rPr>
                            <w:sz w:val="19"/>
                            <w:szCs w:val="19"/>
                          </w:rPr>
                          <w:t>2</w:t>
                        </w:r>
                      </w:p>
                    </w:txbxContent>
                  </v:textbox>
                </v:rect>
                <v:shape id="Text Box 309" o:spid="_x0000_s1461"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18604C" w:rsidRPr="003F7CF1" w:rsidRDefault="0018604C" w:rsidP="00E80032">
                        <w:pPr>
                          <w:pStyle w:val="SourceCodeBoxHeader"/>
                          <w:rPr>
                            <w:sz w:val="19"/>
                            <w:szCs w:val="19"/>
                            <w:lang w:val="sv-SE"/>
                          </w:rPr>
                        </w:pPr>
                        <w:r w:rsidRPr="003F7CF1">
                          <w:rPr>
                            <w:sz w:val="19"/>
                            <w:szCs w:val="19"/>
                            <w:lang w:val="sv-SE"/>
                          </w:rPr>
                          <w:t>main:</w:t>
                        </w:r>
                      </w:p>
                    </w:txbxContent>
                  </v:textbox>
                </v:shape>
                <v:rect id="Rectangle 310" o:spid="_x0000_s1462"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18604C" w:rsidRPr="003F7CF1" w:rsidRDefault="0018604C" w:rsidP="00E80032">
                        <w:pPr>
                          <w:pStyle w:val="SourceCodeBoxText"/>
                          <w:rPr>
                            <w:sz w:val="19"/>
                            <w:szCs w:val="19"/>
                          </w:rPr>
                        </w:pPr>
                        <w:r w:rsidRPr="003F7CF1">
                          <w:rPr>
                            <w:sz w:val="19"/>
                            <w:szCs w:val="19"/>
                          </w:rPr>
                          <w:t>1</w:t>
                        </w:r>
                      </w:p>
                    </w:txbxContent>
                  </v:textbox>
                </v:rect>
                <v:shape id="Text Box 311" o:spid="_x0000_s1463"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18604C" w:rsidRPr="003F7CF1" w:rsidRDefault="0018604C" w:rsidP="00E80032">
                        <w:pPr>
                          <w:pStyle w:val="SourceCodeBoxHeader"/>
                          <w:rPr>
                            <w:sz w:val="19"/>
                            <w:szCs w:val="19"/>
                            <w:lang w:val="sv-SE"/>
                          </w:rPr>
                        </w:pPr>
                        <w:r>
                          <w:rPr>
                            <w:sz w:val="19"/>
                            <w:szCs w:val="19"/>
                            <w:lang w:val="sv-SE"/>
                          </w:rPr>
                          <w:t>firstNum</w:t>
                        </w:r>
                      </w:p>
                    </w:txbxContent>
                  </v:textbox>
                </v:shape>
                <v:rect id="Rectangle 312" o:spid="_x0000_s1464"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18604C" w:rsidRPr="003F7CF1" w:rsidRDefault="0018604C" w:rsidP="00E80032">
                        <w:pPr>
                          <w:pStyle w:val="SourceCodeBoxText"/>
                          <w:rPr>
                            <w:sz w:val="19"/>
                            <w:szCs w:val="19"/>
                          </w:rPr>
                        </w:pPr>
                        <w:r w:rsidRPr="003F7CF1">
                          <w:rPr>
                            <w:sz w:val="19"/>
                            <w:szCs w:val="19"/>
                          </w:rPr>
                          <w:t>2</w:t>
                        </w:r>
                      </w:p>
                    </w:txbxContent>
                  </v:textbox>
                </v:rect>
                <v:shape id="Text Box 313" o:spid="_x0000_s1465"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18604C" w:rsidRPr="003F7CF1" w:rsidRDefault="0018604C" w:rsidP="00E80032">
                        <w:pPr>
                          <w:pStyle w:val="SourceCodeBoxHeader"/>
                          <w:rPr>
                            <w:sz w:val="19"/>
                            <w:szCs w:val="19"/>
                            <w:lang w:val="sv-SE"/>
                          </w:rPr>
                        </w:pPr>
                        <w:r w:rsidRPr="003F7CF1">
                          <w:rPr>
                            <w:sz w:val="19"/>
                            <w:szCs w:val="19"/>
                            <w:lang w:val="sv-SE"/>
                          </w:rPr>
                          <w:t>Swap:</w:t>
                        </w:r>
                      </w:p>
                    </w:txbxContent>
                  </v:textbox>
                </v:shape>
                <v:shape id="Text Box 314" o:spid="_x0000_s1466"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18604C" w:rsidRPr="003F7CF1" w:rsidRDefault="0018604C" w:rsidP="00E80032">
                        <w:pPr>
                          <w:pStyle w:val="SourceCodeBoxHeader"/>
                          <w:rPr>
                            <w:sz w:val="19"/>
                            <w:szCs w:val="19"/>
                            <w:lang w:val="sv-SE"/>
                          </w:rPr>
                        </w:pPr>
                        <w:r>
                          <w:rPr>
                            <w:sz w:val="19"/>
                            <w:szCs w:val="19"/>
                            <w:lang w:val="sv-SE"/>
                          </w:rPr>
                          <w:t>num2</w:t>
                        </w:r>
                      </w:p>
                    </w:txbxContent>
                  </v:textbox>
                </v:shape>
                <v:rect id="Rectangle 315" o:spid="_x0000_s1467"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18604C" w:rsidRPr="003F7CF1" w:rsidRDefault="0018604C" w:rsidP="00E80032">
                        <w:pPr>
                          <w:pStyle w:val="SourceCodeBoxText"/>
                          <w:rPr>
                            <w:sz w:val="19"/>
                            <w:szCs w:val="19"/>
                          </w:rPr>
                        </w:pPr>
                        <w:r w:rsidRPr="003F7CF1">
                          <w:rPr>
                            <w:sz w:val="19"/>
                            <w:szCs w:val="19"/>
                          </w:rPr>
                          <w:t>1</w:t>
                        </w:r>
                      </w:p>
                    </w:txbxContent>
                  </v:textbox>
                </v:rect>
                <v:shape id="Text Box 316" o:spid="_x0000_s1468"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18604C" w:rsidRPr="003F7CF1" w:rsidRDefault="0018604C" w:rsidP="00E80032">
                        <w:pPr>
                          <w:pStyle w:val="SourceCodeBoxHeader"/>
                          <w:rPr>
                            <w:sz w:val="19"/>
                            <w:szCs w:val="19"/>
                            <w:lang w:val="sv-SE"/>
                          </w:rPr>
                        </w:pPr>
                        <w:r>
                          <w:rPr>
                            <w:sz w:val="19"/>
                            <w:szCs w:val="19"/>
                            <w:lang w:val="sv-SE"/>
                          </w:rPr>
                          <w:t>temp</w:t>
                        </w:r>
                      </w:p>
                    </w:txbxContent>
                  </v:textbox>
                </v:shape>
                <v:shape id="Text Box 317" o:spid="_x0000_s1469"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18604C" w:rsidRPr="003F7CF1" w:rsidRDefault="0018604C" w:rsidP="00E80032">
                        <w:pPr>
                          <w:pStyle w:val="SourceCodeBoxHeader"/>
                          <w:rPr>
                            <w:sz w:val="19"/>
                            <w:szCs w:val="19"/>
                            <w:lang w:val="sv-SE"/>
                          </w:rPr>
                        </w:pPr>
                        <w:r>
                          <w:rPr>
                            <w:sz w:val="19"/>
                            <w:szCs w:val="19"/>
                            <w:lang w:val="sv-SE"/>
                          </w:rPr>
                          <w:t>secondNum</w:t>
                        </w:r>
                      </w:p>
                    </w:txbxContent>
                  </v:textbox>
                </v:shape>
                <v:shape id="Text Box 318" o:spid="_x0000_s1470"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18604C" w:rsidRPr="003F7CF1" w:rsidRDefault="0018604C" w:rsidP="00E80032">
                        <w:pPr>
                          <w:pStyle w:val="SourceCodeBoxHeader"/>
                          <w:rPr>
                            <w:sz w:val="19"/>
                            <w:szCs w:val="19"/>
                            <w:lang w:val="sv-SE"/>
                          </w:rPr>
                        </w:pPr>
                        <w:r>
                          <w:rPr>
                            <w:sz w:val="19"/>
                            <w:szCs w:val="19"/>
                            <w:lang w:val="sv-SE"/>
                          </w:rPr>
                          <w:t>num1</w:t>
                        </w:r>
                      </w:p>
                    </w:txbxContent>
                  </v:textbox>
                </v:shape>
                <v:rect id="Rectangle 319" o:spid="_x0000_s1471"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18604C" w:rsidRPr="003F7CF1" w:rsidRDefault="0018604C" w:rsidP="00E80032">
                        <w:pPr>
                          <w:pStyle w:val="SourceCodeBoxText"/>
                          <w:rPr>
                            <w:sz w:val="19"/>
                            <w:szCs w:val="19"/>
                          </w:rPr>
                        </w:pPr>
                        <w:r w:rsidRPr="003F7CF1">
                          <w:rPr>
                            <w:sz w:val="19"/>
                            <w:szCs w:val="19"/>
                          </w:rPr>
                          <w:t>2</w:t>
                        </w:r>
                      </w:p>
                    </w:txbxContent>
                  </v:textbox>
                </v:rect>
                <v:rect id="Rectangle 320" o:spid="_x0000_s1472"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18604C" w:rsidRPr="003F7CF1" w:rsidRDefault="0018604C" w:rsidP="00E80032">
                        <w:pPr>
                          <w:pStyle w:val="SourceCodeBoxText"/>
                          <w:rPr>
                            <w:sz w:val="19"/>
                            <w:szCs w:val="19"/>
                          </w:rPr>
                        </w:pPr>
                        <w:r w:rsidRPr="003F7CF1">
                          <w:rPr>
                            <w:sz w:val="19"/>
                            <w:szCs w:val="19"/>
                          </w:rPr>
                          <w:t>2</w:t>
                        </w:r>
                      </w:p>
                    </w:txbxContent>
                  </v:textbox>
                </v:rect>
                <v:shape id="Text Box 321" o:spid="_x0000_s1473"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18604C" w:rsidRPr="003F7CF1" w:rsidRDefault="0018604C" w:rsidP="00E80032">
                        <w:pPr>
                          <w:pStyle w:val="SourceCodeBoxHeader"/>
                          <w:rPr>
                            <w:sz w:val="19"/>
                            <w:szCs w:val="19"/>
                            <w:lang w:val="sv-SE"/>
                          </w:rPr>
                        </w:pPr>
                        <w:r>
                          <w:rPr>
                            <w:sz w:val="19"/>
                            <w:szCs w:val="19"/>
                            <w:lang w:val="sv-SE"/>
                          </w:rPr>
                          <w:t>num2</w:t>
                        </w:r>
                      </w:p>
                    </w:txbxContent>
                  </v:textbox>
                </v:shape>
                <v:rect id="Rectangle 322" o:spid="_x0000_s1474"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18604C" w:rsidRPr="003F7CF1" w:rsidRDefault="0018604C" w:rsidP="00E80032">
                        <w:pPr>
                          <w:pStyle w:val="SourceCodeBoxText"/>
                          <w:rPr>
                            <w:sz w:val="19"/>
                            <w:szCs w:val="19"/>
                          </w:rPr>
                        </w:pPr>
                        <w:r w:rsidRPr="003F7CF1">
                          <w:rPr>
                            <w:sz w:val="19"/>
                            <w:szCs w:val="19"/>
                          </w:rPr>
                          <w:t>1</w:t>
                        </w:r>
                      </w:p>
                    </w:txbxContent>
                  </v:textbox>
                </v:rect>
                <v:shape id="Text Box 323" o:spid="_x0000_s1475"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18604C" w:rsidRPr="003F7CF1" w:rsidRDefault="0018604C" w:rsidP="00E80032">
                        <w:pPr>
                          <w:pStyle w:val="SourceCodeBoxHeader"/>
                          <w:rPr>
                            <w:sz w:val="19"/>
                            <w:szCs w:val="19"/>
                            <w:lang w:val="sv-SE"/>
                          </w:rPr>
                        </w:pPr>
                        <w:r>
                          <w:rPr>
                            <w:sz w:val="19"/>
                            <w:szCs w:val="19"/>
                            <w:lang w:val="sv-SE"/>
                          </w:rPr>
                          <w:t>temp</w:t>
                        </w:r>
                      </w:p>
                    </w:txbxContent>
                  </v:textbox>
                </v:shape>
                <v:shape id="Text Box 324" o:spid="_x0000_s1476"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18604C" w:rsidRPr="003F7CF1" w:rsidRDefault="0018604C" w:rsidP="00E80032">
                        <w:pPr>
                          <w:pStyle w:val="SourceCodeBoxHeader"/>
                          <w:rPr>
                            <w:sz w:val="19"/>
                            <w:szCs w:val="19"/>
                            <w:lang w:val="sv-SE"/>
                          </w:rPr>
                        </w:pPr>
                        <w:r>
                          <w:rPr>
                            <w:sz w:val="19"/>
                            <w:szCs w:val="19"/>
                            <w:lang w:val="sv-SE"/>
                          </w:rPr>
                          <w:t>num1</w:t>
                        </w:r>
                      </w:p>
                    </w:txbxContent>
                  </v:textbox>
                </v:shape>
                <v:rect id="Rectangle 325" o:spid="_x0000_s1477"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18604C" w:rsidRPr="003F7CF1" w:rsidRDefault="0018604C" w:rsidP="00E80032">
                        <w:pPr>
                          <w:pStyle w:val="SourceCodeBoxText"/>
                          <w:rPr>
                            <w:sz w:val="19"/>
                            <w:szCs w:val="19"/>
                          </w:rPr>
                        </w:pPr>
                        <w:r w:rsidRPr="003F7CF1">
                          <w:rPr>
                            <w:sz w:val="19"/>
                            <w:szCs w:val="19"/>
                          </w:rPr>
                          <w:t>2</w:t>
                        </w:r>
                      </w:p>
                    </w:txbxContent>
                  </v:textbox>
                </v:rect>
                <v:rect id="Rectangle 326" o:spid="_x0000_s1478"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18604C" w:rsidRPr="003F7CF1" w:rsidRDefault="0018604C" w:rsidP="00E80032">
                        <w:pPr>
                          <w:pStyle w:val="SourceCodeBoxText"/>
                          <w:rPr>
                            <w:sz w:val="19"/>
                            <w:szCs w:val="19"/>
                          </w:rPr>
                        </w:pPr>
                        <w:r w:rsidRPr="003F7CF1">
                          <w:rPr>
                            <w:sz w:val="19"/>
                            <w:szCs w:val="19"/>
                          </w:rPr>
                          <w:t>1</w:t>
                        </w:r>
                      </w:p>
                    </w:txbxContent>
                  </v:textbox>
                </v:rect>
                <v:shape id="Text Box 327" o:spid="_x0000_s1479"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18604C" w:rsidRPr="003F7CF1" w:rsidRDefault="0018604C" w:rsidP="00E80032">
                        <w:pPr>
                          <w:pStyle w:val="SourceCodeBoxHeader"/>
                          <w:rPr>
                            <w:sz w:val="19"/>
                            <w:szCs w:val="19"/>
                            <w:lang w:val="sv-SE"/>
                          </w:rPr>
                        </w:pPr>
                        <w:r>
                          <w:rPr>
                            <w:sz w:val="19"/>
                            <w:szCs w:val="19"/>
                            <w:lang w:val="sv-SE"/>
                          </w:rPr>
                          <w:t>num2</w:t>
                        </w:r>
                      </w:p>
                    </w:txbxContent>
                  </v:textbox>
                </v:shape>
                <v:rect id="Rectangle 328" o:spid="_x0000_s1480"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18604C" w:rsidRPr="003F7CF1" w:rsidRDefault="0018604C" w:rsidP="00E80032">
                        <w:pPr>
                          <w:pStyle w:val="SourceCodeBoxText"/>
                          <w:rPr>
                            <w:sz w:val="19"/>
                            <w:szCs w:val="19"/>
                          </w:rPr>
                        </w:pPr>
                        <w:r w:rsidRPr="003F7CF1">
                          <w:rPr>
                            <w:sz w:val="19"/>
                            <w:szCs w:val="19"/>
                          </w:rPr>
                          <w:t>1</w:t>
                        </w:r>
                      </w:p>
                    </w:txbxContent>
                  </v:textbox>
                </v:rect>
                <v:shape id="Text Box 329" o:spid="_x0000_s1481"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18604C" w:rsidRPr="003F7CF1" w:rsidRDefault="0018604C" w:rsidP="00E80032">
                        <w:pPr>
                          <w:pStyle w:val="SourceCodeBoxHeader"/>
                          <w:rPr>
                            <w:sz w:val="19"/>
                            <w:szCs w:val="19"/>
                            <w:lang w:val="sv-SE"/>
                          </w:rPr>
                        </w:pPr>
                        <w:r>
                          <w:rPr>
                            <w:sz w:val="19"/>
                            <w:szCs w:val="19"/>
                            <w:lang w:val="sv-SE"/>
                          </w:rPr>
                          <w:t>temp</w:t>
                        </w:r>
                      </w:p>
                    </w:txbxContent>
                  </v:textbox>
                </v:shape>
                <v:shape id="Text Box 330" o:spid="_x0000_s1482"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18604C" w:rsidRPr="003F7CF1" w:rsidRDefault="0018604C" w:rsidP="00E80032">
                        <w:pPr>
                          <w:pStyle w:val="SourceCodeBoxHeader"/>
                          <w:rPr>
                            <w:sz w:val="19"/>
                            <w:szCs w:val="19"/>
                            <w:lang w:val="sv-SE"/>
                          </w:rPr>
                        </w:pPr>
                        <w:r>
                          <w:rPr>
                            <w:sz w:val="19"/>
                            <w:szCs w:val="19"/>
                            <w:lang w:val="sv-SE"/>
                          </w:rPr>
                          <w:t>num1</w:t>
                        </w:r>
                      </w:p>
                    </w:txbxContent>
                  </v:textbox>
                </v:shape>
                <v:shape id="Text Box 331" o:spid="_x0000_s1483"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18604C" w:rsidRPr="003F7CF1" w:rsidRDefault="0018604C" w:rsidP="00E80032">
                        <w:pPr>
                          <w:pStyle w:val="SourceCodeBoxHeader"/>
                          <w:rPr>
                            <w:sz w:val="19"/>
                            <w:szCs w:val="19"/>
                            <w:lang w:val="sv-SE"/>
                          </w:rPr>
                        </w:pPr>
                        <w:r w:rsidRPr="003F7CF1">
                          <w:rPr>
                            <w:sz w:val="19"/>
                            <w:szCs w:val="19"/>
                            <w:lang w:val="sv-SE"/>
                          </w:rPr>
                          <w:t>(a)</w:t>
                        </w:r>
                      </w:p>
                    </w:txbxContent>
                  </v:textbox>
                </v:shape>
                <v:shape id="Text Box 332" o:spid="_x0000_s1484"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18604C" w:rsidRPr="003F7CF1" w:rsidRDefault="0018604C" w:rsidP="00E80032">
                        <w:pPr>
                          <w:pStyle w:val="SourceCodeBoxHeader"/>
                          <w:rPr>
                            <w:sz w:val="19"/>
                            <w:szCs w:val="19"/>
                            <w:lang w:val="sv-SE"/>
                          </w:rPr>
                        </w:pPr>
                        <w:r w:rsidRPr="003F7CF1">
                          <w:rPr>
                            <w:sz w:val="19"/>
                            <w:szCs w:val="19"/>
                            <w:lang w:val="sv-SE"/>
                          </w:rPr>
                          <w:t>(b)</w:t>
                        </w:r>
                      </w:p>
                    </w:txbxContent>
                  </v:textbox>
                </v:shape>
                <v:shape id="Text Box 333" o:spid="_x0000_s1485"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18604C" w:rsidRPr="003F7CF1" w:rsidRDefault="0018604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18604C" w:rsidRPr="003F7CF1" w:rsidRDefault="001860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18604C" w:rsidRPr="003F7CF1" w:rsidRDefault="0018604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18604C" w:rsidRPr="003F7CF1" w:rsidRDefault="0018604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18604C" w:rsidRPr="003F7CF1" w:rsidRDefault="0018604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18604C" w:rsidRPr="003F7CF1" w:rsidRDefault="0018604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18604C" w:rsidRPr="003F7CF1" w:rsidRDefault="0018604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18604C" w:rsidRPr="003F7CF1" w:rsidRDefault="0018604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18604C" w:rsidRPr="003F7CF1" w:rsidRDefault="001860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18604C" w:rsidRPr="003F7CF1" w:rsidRDefault="001860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18604C" w:rsidRPr="003F7CF1" w:rsidRDefault="0018604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18604C" w:rsidRPr="003F7CF1" w:rsidRDefault="0018604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18604C" w:rsidRPr="003F7CF1" w:rsidRDefault="0018604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18604C" w:rsidRPr="003F7CF1" w:rsidRDefault="0018604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18604C" w:rsidRPr="003F7CF1" w:rsidRDefault="0018604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18604C" w:rsidRPr="003F7CF1" w:rsidRDefault="0018604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18604C" w:rsidRPr="003F7CF1" w:rsidRDefault="0018604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18604C" w:rsidRPr="003F7CF1" w:rsidRDefault="0018604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18604C" w:rsidRPr="003F7CF1" w:rsidRDefault="0018604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18604C" w:rsidRPr="003F7CF1" w:rsidRDefault="0018604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18604C" w:rsidRPr="003F7CF1" w:rsidRDefault="0018604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18604C" w:rsidRPr="003F7CF1" w:rsidRDefault="0018604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18604C" w:rsidRPr="003F7CF1" w:rsidRDefault="0018604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86"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E2BcvvuBgAAbF0AAA4A&#10;AAAAAAAAAAAAAAAALgIAAGRycy9lMm9Eb2MueG1sUEsBAi0AFAAGAAgAAAAhAESO7MfcAAAABQEA&#10;AA8AAAAAAAAAAAAAAAAASAkAAGRycy9kb3ducmV2LnhtbFBLBQYAAAAABAAEAPMAAABRCgAAAAA=&#10;">
                <v:shape id="_x0000_s1487" type="#_x0000_t75" style="position:absolute;width:57384;height:27051;visibility:visible;mso-wrap-style:square">
                  <v:fill o:detectmouseclick="t"/>
                  <v:path o:connecttype="none"/>
                </v:shape>
                <v:rect id="Rectangle 244" o:spid="_x0000_s1488"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18604C" w:rsidRPr="003F7CF1" w:rsidRDefault="0018604C" w:rsidP="00E80032">
                        <w:pPr>
                          <w:pStyle w:val="SourceCodeBoxText"/>
                          <w:rPr>
                            <w:sz w:val="19"/>
                            <w:szCs w:val="19"/>
                          </w:rPr>
                        </w:pPr>
                        <w:r w:rsidRPr="003F7CF1">
                          <w:rPr>
                            <w:sz w:val="19"/>
                            <w:szCs w:val="19"/>
                          </w:rPr>
                          <w:t>1</w:t>
                        </w:r>
                      </w:p>
                    </w:txbxContent>
                  </v:textbox>
                </v:rect>
                <v:rect id="Rectangle 245" o:spid="_x0000_s1489"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18604C" w:rsidRPr="003F7CF1" w:rsidRDefault="0018604C" w:rsidP="00E80032">
                        <w:pPr>
                          <w:pStyle w:val="SourceCodeBoxText"/>
                          <w:rPr>
                            <w:sz w:val="19"/>
                            <w:szCs w:val="19"/>
                          </w:rPr>
                        </w:pPr>
                        <w:r w:rsidRPr="003F7CF1">
                          <w:rPr>
                            <w:sz w:val="19"/>
                            <w:szCs w:val="19"/>
                          </w:rPr>
                          <w:t>2</w:t>
                        </w:r>
                      </w:p>
                    </w:txbxContent>
                  </v:textbox>
                </v:rect>
                <v:rect id="Rectangle 246" o:spid="_x0000_s1490"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18604C" w:rsidRPr="003F7CF1" w:rsidRDefault="0018604C" w:rsidP="00E80032">
                        <w:pPr>
                          <w:pStyle w:val="SourceCodeBoxText"/>
                          <w:rPr>
                            <w:sz w:val="19"/>
                            <w:szCs w:val="19"/>
                          </w:rPr>
                        </w:pPr>
                      </w:p>
                    </w:txbxContent>
                  </v:textbox>
                </v:rect>
                <v:shape id="Text Box 247" o:spid="_x0000_s1491"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18604C" w:rsidRPr="003F7CF1" w:rsidRDefault="0018604C" w:rsidP="00E80032">
                        <w:pPr>
                          <w:pStyle w:val="SourceCodeBoxHeader"/>
                          <w:rPr>
                            <w:sz w:val="19"/>
                            <w:szCs w:val="19"/>
                            <w:lang w:val="sv-SE"/>
                          </w:rPr>
                        </w:pPr>
                        <w:r>
                          <w:rPr>
                            <w:sz w:val="19"/>
                            <w:szCs w:val="19"/>
                            <w:lang w:val="sv-SE"/>
                          </w:rPr>
                          <w:t>firstNum</w:t>
                        </w:r>
                      </w:p>
                    </w:txbxContent>
                  </v:textbox>
                </v:shape>
                <v:rect id="Rectangle 248" o:spid="_x0000_s1492"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18604C" w:rsidRPr="003F7CF1" w:rsidRDefault="0018604C" w:rsidP="00E80032">
                        <w:pPr>
                          <w:pStyle w:val="SourceCodeBoxText"/>
                          <w:rPr>
                            <w:sz w:val="19"/>
                            <w:szCs w:val="19"/>
                          </w:rPr>
                        </w:pPr>
                      </w:p>
                    </w:txbxContent>
                  </v:textbox>
                </v:rect>
                <v:shape id="Text Box 249" o:spid="_x0000_s1493"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18604C" w:rsidRPr="003F7CF1" w:rsidRDefault="0018604C" w:rsidP="00E80032">
                        <w:pPr>
                          <w:pStyle w:val="SourceCodeBoxHeader"/>
                          <w:rPr>
                            <w:sz w:val="19"/>
                            <w:szCs w:val="19"/>
                            <w:lang w:val="sv-SE"/>
                          </w:rPr>
                        </w:pPr>
                        <w:r>
                          <w:rPr>
                            <w:sz w:val="19"/>
                            <w:szCs w:val="19"/>
                            <w:lang w:val="sv-SE"/>
                          </w:rPr>
                          <w:t>num2</w:t>
                        </w:r>
                      </w:p>
                    </w:txbxContent>
                  </v:textbox>
                </v:shape>
                <v:rect id="Rectangle 250" o:spid="_x0000_s1494"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18604C" w:rsidRPr="003F7CF1" w:rsidRDefault="0018604C" w:rsidP="00E80032">
                        <w:pPr>
                          <w:pStyle w:val="SourceCodeBoxText"/>
                          <w:rPr>
                            <w:sz w:val="19"/>
                            <w:szCs w:val="19"/>
                          </w:rPr>
                        </w:pPr>
                        <w:r w:rsidRPr="003F7CF1">
                          <w:rPr>
                            <w:sz w:val="19"/>
                            <w:szCs w:val="19"/>
                          </w:rPr>
                          <w:t>1</w:t>
                        </w:r>
                      </w:p>
                    </w:txbxContent>
                  </v:textbox>
                </v:rect>
                <v:shape id="Text Box 251" o:spid="_x0000_s1495"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18604C" w:rsidRPr="003F7CF1" w:rsidRDefault="0018604C" w:rsidP="00E80032">
                        <w:pPr>
                          <w:pStyle w:val="SourceCodeBoxHeader"/>
                          <w:rPr>
                            <w:sz w:val="19"/>
                            <w:szCs w:val="19"/>
                            <w:lang w:val="sv-SE"/>
                          </w:rPr>
                        </w:pPr>
                        <w:r>
                          <w:rPr>
                            <w:sz w:val="19"/>
                            <w:szCs w:val="19"/>
                            <w:lang w:val="sv-SE"/>
                          </w:rPr>
                          <w:t>temp</w:t>
                        </w:r>
                      </w:p>
                    </w:txbxContent>
                  </v:textbox>
                </v:shape>
                <v:shape id="Text Box 252" o:spid="_x0000_s1496"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18604C" w:rsidRPr="003F7CF1" w:rsidRDefault="0018604C" w:rsidP="00E80032">
                        <w:pPr>
                          <w:pStyle w:val="SourceCodeBoxHeader"/>
                          <w:rPr>
                            <w:sz w:val="19"/>
                            <w:szCs w:val="19"/>
                            <w:lang w:val="sv-SE"/>
                          </w:rPr>
                        </w:pPr>
                        <w:r>
                          <w:rPr>
                            <w:sz w:val="19"/>
                            <w:szCs w:val="19"/>
                            <w:lang w:val="sv-SE"/>
                          </w:rPr>
                          <w:t>secondNum</w:t>
                        </w:r>
                      </w:p>
                    </w:txbxContent>
                  </v:textbox>
                </v:shape>
                <v:shape id="Text Box 253" o:spid="_x0000_s1497"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18604C" w:rsidRPr="003F7CF1" w:rsidRDefault="0018604C" w:rsidP="00E80032">
                        <w:pPr>
                          <w:pStyle w:val="SourceCodeBoxHeader"/>
                          <w:rPr>
                            <w:sz w:val="19"/>
                            <w:szCs w:val="19"/>
                            <w:lang w:val="sv-SE"/>
                          </w:rPr>
                        </w:pPr>
                        <w:r>
                          <w:rPr>
                            <w:sz w:val="19"/>
                            <w:szCs w:val="19"/>
                            <w:lang w:val="sv-SE"/>
                          </w:rPr>
                          <w:t>num1</w:t>
                        </w:r>
                      </w:p>
                    </w:txbxContent>
                  </v:textbox>
                </v:shape>
                <v:shape id="Text Box 254" o:spid="_x0000_s1498"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18604C" w:rsidRPr="003F7CF1" w:rsidRDefault="0018604C" w:rsidP="00E80032">
                        <w:pPr>
                          <w:pStyle w:val="SourceCodeBoxHeader"/>
                          <w:rPr>
                            <w:sz w:val="19"/>
                            <w:szCs w:val="19"/>
                            <w:lang w:val="sv-SE"/>
                          </w:rPr>
                        </w:pPr>
                        <w:r w:rsidRPr="003F7CF1">
                          <w:rPr>
                            <w:sz w:val="19"/>
                            <w:szCs w:val="19"/>
                            <w:lang w:val="sv-SE"/>
                          </w:rPr>
                          <w:t>(a)</w:t>
                        </w:r>
                      </w:p>
                    </w:txbxContent>
                  </v:textbox>
                </v:shape>
                <v:line id="Line 255" o:spid="_x0000_s1499"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0"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1"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18604C" w:rsidRPr="003F7CF1" w:rsidRDefault="0018604C" w:rsidP="00E80032">
                        <w:pPr>
                          <w:pStyle w:val="SourceCodeBoxText"/>
                          <w:rPr>
                            <w:sz w:val="19"/>
                            <w:szCs w:val="19"/>
                          </w:rPr>
                        </w:pPr>
                        <w:r w:rsidRPr="003F7CF1">
                          <w:rPr>
                            <w:sz w:val="19"/>
                            <w:szCs w:val="19"/>
                          </w:rPr>
                          <w:t>2</w:t>
                        </w:r>
                      </w:p>
                    </w:txbxContent>
                  </v:textbox>
                </v:rect>
                <v:rect id="Rectangle 258" o:spid="_x0000_s1502"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18604C" w:rsidRPr="003F7CF1" w:rsidRDefault="0018604C" w:rsidP="00E80032">
                        <w:pPr>
                          <w:pStyle w:val="SourceCodeBoxText"/>
                          <w:rPr>
                            <w:sz w:val="19"/>
                            <w:szCs w:val="19"/>
                          </w:rPr>
                        </w:pPr>
                        <w:r w:rsidRPr="003F7CF1">
                          <w:rPr>
                            <w:sz w:val="19"/>
                            <w:szCs w:val="19"/>
                          </w:rPr>
                          <w:t>2</w:t>
                        </w:r>
                      </w:p>
                    </w:txbxContent>
                  </v:textbox>
                </v:rect>
                <v:rect id="Rectangle 259" o:spid="_x0000_s1503"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18604C" w:rsidRPr="003F7CF1" w:rsidRDefault="0018604C" w:rsidP="00E80032">
                        <w:pPr>
                          <w:pStyle w:val="SourceCodeBoxText"/>
                          <w:rPr>
                            <w:sz w:val="19"/>
                            <w:szCs w:val="19"/>
                          </w:rPr>
                        </w:pPr>
                      </w:p>
                    </w:txbxContent>
                  </v:textbox>
                </v:rect>
                <v:shape id="Text Box 260" o:spid="_x0000_s1504"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18604C" w:rsidRPr="003F7CF1" w:rsidRDefault="0018604C" w:rsidP="00E80032">
                        <w:pPr>
                          <w:pStyle w:val="SourceCodeBoxHeader"/>
                          <w:rPr>
                            <w:sz w:val="19"/>
                            <w:szCs w:val="19"/>
                            <w:lang w:val="sv-SE"/>
                          </w:rPr>
                        </w:pPr>
                        <w:r>
                          <w:rPr>
                            <w:sz w:val="19"/>
                            <w:szCs w:val="19"/>
                            <w:lang w:val="sv-SE"/>
                          </w:rPr>
                          <w:t>firstNum</w:t>
                        </w:r>
                      </w:p>
                    </w:txbxContent>
                  </v:textbox>
                </v:shape>
                <v:rect id="Rectangle 261" o:spid="_x0000_s1505"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18604C" w:rsidRPr="003F7CF1" w:rsidRDefault="0018604C" w:rsidP="00E80032">
                        <w:pPr>
                          <w:pStyle w:val="SourceCodeBoxText"/>
                          <w:rPr>
                            <w:sz w:val="19"/>
                            <w:szCs w:val="19"/>
                          </w:rPr>
                        </w:pPr>
                      </w:p>
                    </w:txbxContent>
                  </v:textbox>
                </v:rect>
                <v:shape id="Text Box 262" o:spid="_x0000_s1506"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18604C" w:rsidRPr="003F7CF1" w:rsidRDefault="0018604C" w:rsidP="00E80032">
                        <w:pPr>
                          <w:pStyle w:val="SourceCodeBoxHeader"/>
                          <w:rPr>
                            <w:sz w:val="19"/>
                            <w:szCs w:val="19"/>
                            <w:lang w:val="sv-SE"/>
                          </w:rPr>
                        </w:pPr>
                        <w:r>
                          <w:rPr>
                            <w:sz w:val="19"/>
                            <w:szCs w:val="19"/>
                            <w:lang w:val="sv-SE"/>
                          </w:rPr>
                          <w:t>num2</w:t>
                        </w:r>
                      </w:p>
                    </w:txbxContent>
                  </v:textbox>
                </v:shape>
                <v:rect id="Rectangle 263" o:spid="_x0000_s1507"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18604C" w:rsidRPr="003F7CF1" w:rsidRDefault="0018604C" w:rsidP="00E80032">
                        <w:pPr>
                          <w:pStyle w:val="SourceCodeBoxText"/>
                          <w:rPr>
                            <w:sz w:val="19"/>
                            <w:szCs w:val="19"/>
                          </w:rPr>
                        </w:pPr>
                        <w:r w:rsidRPr="003F7CF1">
                          <w:rPr>
                            <w:sz w:val="19"/>
                            <w:szCs w:val="19"/>
                          </w:rPr>
                          <w:t>1</w:t>
                        </w:r>
                      </w:p>
                    </w:txbxContent>
                  </v:textbox>
                </v:rect>
                <v:shape id="Text Box 264" o:spid="_x0000_s1508"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18604C" w:rsidRPr="003F7CF1" w:rsidRDefault="0018604C" w:rsidP="00E80032">
                        <w:pPr>
                          <w:pStyle w:val="SourceCodeBoxHeader"/>
                          <w:rPr>
                            <w:sz w:val="19"/>
                            <w:szCs w:val="19"/>
                            <w:lang w:val="sv-SE"/>
                          </w:rPr>
                        </w:pPr>
                        <w:r>
                          <w:rPr>
                            <w:sz w:val="19"/>
                            <w:szCs w:val="19"/>
                            <w:lang w:val="sv-SE"/>
                          </w:rPr>
                          <w:t>temp</w:t>
                        </w:r>
                      </w:p>
                    </w:txbxContent>
                  </v:textbox>
                </v:shape>
                <v:shape id="Text Box 265" o:spid="_x0000_s1509"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18604C" w:rsidRPr="003F7CF1" w:rsidRDefault="0018604C" w:rsidP="00E80032">
                        <w:pPr>
                          <w:pStyle w:val="SourceCodeBoxHeader"/>
                          <w:rPr>
                            <w:sz w:val="19"/>
                            <w:szCs w:val="19"/>
                            <w:lang w:val="sv-SE"/>
                          </w:rPr>
                        </w:pPr>
                        <w:r>
                          <w:rPr>
                            <w:sz w:val="19"/>
                            <w:szCs w:val="19"/>
                            <w:lang w:val="sv-SE"/>
                          </w:rPr>
                          <w:t>num1</w:t>
                        </w:r>
                      </w:p>
                    </w:txbxContent>
                  </v:textbox>
                </v:shape>
                <v:shape id="Text Box 266" o:spid="_x0000_s1510"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18604C" w:rsidRPr="003F7CF1" w:rsidRDefault="0018604C" w:rsidP="00E80032">
                        <w:pPr>
                          <w:pStyle w:val="SourceCodeBoxHeader"/>
                          <w:rPr>
                            <w:sz w:val="19"/>
                            <w:szCs w:val="19"/>
                            <w:lang w:val="sv-SE"/>
                          </w:rPr>
                        </w:pPr>
                        <w:r w:rsidRPr="003F7CF1">
                          <w:rPr>
                            <w:sz w:val="19"/>
                            <w:szCs w:val="19"/>
                            <w:lang w:val="sv-SE"/>
                          </w:rPr>
                          <w:t>(b)</w:t>
                        </w:r>
                      </w:p>
                    </w:txbxContent>
                  </v:textbox>
                </v:shape>
                <v:line id="Line 267" o:spid="_x0000_s1511"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12"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13"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18604C" w:rsidRPr="003F7CF1" w:rsidRDefault="0018604C" w:rsidP="00E80032">
                        <w:pPr>
                          <w:pStyle w:val="SourceCodeBoxText"/>
                          <w:rPr>
                            <w:sz w:val="19"/>
                            <w:szCs w:val="19"/>
                          </w:rPr>
                        </w:pPr>
                        <w:r w:rsidRPr="003F7CF1">
                          <w:rPr>
                            <w:sz w:val="19"/>
                            <w:szCs w:val="19"/>
                          </w:rPr>
                          <w:t>2</w:t>
                        </w:r>
                      </w:p>
                    </w:txbxContent>
                  </v:textbox>
                </v:rect>
                <v:rect id="Rectangle 270" o:spid="_x0000_s1514"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18604C" w:rsidRPr="003F7CF1" w:rsidRDefault="0018604C" w:rsidP="00E80032">
                        <w:pPr>
                          <w:pStyle w:val="SourceCodeBoxText"/>
                          <w:rPr>
                            <w:sz w:val="19"/>
                            <w:szCs w:val="19"/>
                          </w:rPr>
                        </w:pPr>
                        <w:r w:rsidRPr="003F7CF1">
                          <w:rPr>
                            <w:sz w:val="19"/>
                            <w:szCs w:val="19"/>
                          </w:rPr>
                          <w:t>1</w:t>
                        </w:r>
                      </w:p>
                    </w:txbxContent>
                  </v:textbox>
                </v:rect>
                <v:rect id="Rectangle 271" o:spid="_x0000_s1515"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18604C" w:rsidRPr="003F7CF1" w:rsidRDefault="0018604C" w:rsidP="00E80032">
                        <w:pPr>
                          <w:pStyle w:val="SourceCodeBoxText"/>
                          <w:rPr>
                            <w:sz w:val="19"/>
                            <w:szCs w:val="19"/>
                          </w:rPr>
                        </w:pPr>
                      </w:p>
                    </w:txbxContent>
                  </v:textbox>
                </v:rect>
                <v:shape id="Text Box 272" o:spid="_x0000_s1516"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18604C" w:rsidRPr="003F7CF1" w:rsidRDefault="0018604C" w:rsidP="00E80032">
                        <w:pPr>
                          <w:pStyle w:val="SourceCodeBoxHeader"/>
                          <w:rPr>
                            <w:sz w:val="19"/>
                            <w:szCs w:val="19"/>
                            <w:lang w:val="sv-SE"/>
                          </w:rPr>
                        </w:pPr>
                        <w:r>
                          <w:rPr>
                            <w:sz w:val="19"/>
                            <w:szCs w:val="19"/>
                            <w:lang w:val="sv-SE"/>
                          </w:rPr>
                          <w:t>firstNum</w:t>
                        </w:r>
                      </w:p>
                    </w:txbxContent>
                  </v:textbox>
                </v:shape>
                <v:rect id="Rectangle 273" o:spid="_x0000_s1517"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18604C" w:rsidRPr="003F7CF1" w:rsidRDefault="0018604C" w:rsidP="00E80032">
                        <w:pPr>
                          <w:pStyle w:val="SourceCodeBoxText"/>
                          <w:rPr>
                            <w:sz w:val="19"/>
                            <w:szCs w:val="19"/>
                          </w:rPr>
                        </w:pPr>
                      </w:p>
                    </w:txbxContent>
                  </v:textbox>
                </v:rect>
                <v:shape id="Text Box 274" o:spid="_x0000_s1518"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18604C" w:rsidRPr="003F7CF1" w:rsidRDefault="0018604C" w:rsidP="00E80032">
                        <w:pPr>
                          <w:pStyle w:val="SourceCodeBoxHeader"/>
                          <w:rPr>
                            <w:sz w:val="19"/>
                            <w:szCs w:val="19"/>
                            <w:lang w:val="sv-SE"/>
                          </w:rPr>
                        </w:pPr>
                        <w:r>
                          <w:rPr>
                            <w:sz w:val="19"/>
                            <w:szCs w:val="19"/>
                            <w:lang w:val="sv-SE"/>
                          </w:rPr>
                          <w:t>num2</w:t>
                        </w:r>
                      </w:p>
                    </w:txbxContent>
                  </v:textbox>
                </v:shape>
                <v:rect id="Rectangle 275" o:spid="_x0000_s1519"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18604C" w:rsidRPr="003F7CF1" w:rsidRDefault="0018604C" w:rsidP="00E80032">
                        <w:pPr>
                          <w:pStyle w:val="SourceCodeBoxText"/>
                          <w:rPr>
                            <w:sz w:val="19"/>
                            <w:szCs w:val="19"/>
                          </w:rPr>
                        </w:pPr>
                        <w:r w:rsidRPr="003F7CF1">
                          <w:rPr>
                            <w:sz w:val="19"/>
                            <w:szCs w:val="19"/>
                          </w:rPr>
                          <w:t>1</w:t>
                        </w:r>
                      </w:p>
                    </w:txbxContent>
                  </v:textbox>
                </v:rect>
                <v:shape id="Text Box 276" o:spid="_x0000_s1520"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18604C" w:rsidRPr="003F7CF1" w:rsidRDefault="0018604C" w:rsidP="00E80032">
                        <w:pPr>
                          <w:pStyle w:val="SourceCodeBoxHeader"/>
                          <w:rPr>
                            <w:sz w:val="19"/>
                            <w:szCs w:val="19"/>
                            <w:lang w:val="sv-SE"/>
                          </w:rPr>
                        </w:pPr>
                        <w:r>
                          <w:rPr>
                            <w:sz w:val="19"/>
                            <w:szCs w:val="19"/>
                            <w:lang w:val="sv-SE"/>
                          </w:rPr>
                          <w:t>temp</w:t>
                        </w:r>
                      </w:p>
                    </w:txbxContent>
                  </v:textbox>
                </v:shape>
                <v:shape id="Text Box 277" o:spid="_x0000_s1521"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18604C" w:rsidRPr="003F7CF1" w:rsidRDefault="0018604C" w:rsidP="00E80032">
                        <w:pPr>
                          <w:pStyle w:val="SourceCodeBoxHeader"/>
                          <w:rPr>
                            <w:sz w:val="19"/>
                            <w:szCs w:val="19"/>
                            <w:lang w:val="sv-SE"/>
                          </w:rPr>
                        </w:pPr>
                        <w:r>
                          <w:rPr>
                            <w:sz w:val="19"/>
                            <w:szCs w:val="19"/>
                            <w:lang w:val="sv-SE"/>
                          </w:rPr>
                          <w:t>num1</w:t>
                        </w:r>
                      </w:p>
                    </w:txbxContent>
                  </v:textbox>
                </v:shape>
                <v:shape id="Text Box 278" o:spid="_x0000_s1522"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18604C" w:rsidRPr="003F7CF1" w:rsidRDefault="0018604C" w:rsidP="00E80032">
                        <w:pPr>
                          <w:pStyle w:val="SourceCodeBoxHeader"/>
                          <w:rPr>
                            <w:sz w:val="19"/>
                            <w:szCs w:val="19"/>
                            <w:lang w:val="sv-SE"/>
                          </w:rPr>
                        </w:pPr>
                        <w:r w:rsidRPr="003F7CF1">
                          <w:rPr>
                            <w:sz w:val="19"/>
                            <w:szCs w:val="19"/>
                            <w:lang w:val="sv-SE"/>
                          </w:rPr>
                          <w:t>(c)</w:t>
                        </w:r>
                      </w:p>
                    </w:txbxContent>
                  </v:textbox>
                </v:shape>
                <v:line id="Line 279" o:spid="_x0000_s1523"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24"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84" w:name="_Toc320485607"/>
      <w:bookmarkStart w:id="785" w:name="_Toc323656719"/>
      <w:bookmarkStart w:id="786" w:name="_Toc324085457"/>
      <w:bookmarkStart w:id="787" w:name="_Toc383781109"/>
      <w:bookmarkStart w:id="788" w:name="_Toc49764513"/>
      <w:r w:rsidRPr="00EC76D5">
        <w:t>Static, Extern, and Register Variables</w:t>
      </w:r>
      <w:bookmarkEnd w:id="784"/>
      <w:bookmarkEnd w:id="785"/>
      <w:bookmarkEnd w:id="786"/>
      <w:bookmarkEnd w:id="787"/>
      <w:bookmarkEnd w:id="788"/>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7"/>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89" w:name="_Toc320485608"/>
      <w:bookmarkStart w:id="790" w:name="_Toc323656720"/>
      <w:bookmarkStart w:id="791" w:name="_Toc324085458"/>
      <w:bookmarkStart w:id="792" w:name="_Toc383781110"/>
      <w:bookmarkStart w:id="793" w:name="_Toc49764514"/>
      <w:r w:rsidRPr="00EC76D5">
        <w:t>Recursion</w:t>
      </w:r>
      <w:bookmarkEnd w:id="789"/>
      <w:bookmarkEnd w:id="790"/>
      <w:bookmarkEnd w:id="791"/>
      <w:bookmarkEnd w:id="792"/>
      <w:bookmarkEnd w:id="793"/>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2380425"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94" w:name="_Toc320485609"/>
      <w:bookmarkStart w:id="795" w:name="_Toc323656721"/>
      <w:bookmarkStart w:id="796" w:name="_Toc324085459"/>
      <w:bookmarkStart w:id="797" w:name="_Toc383781111"/>
      <w:bookmarkStart w:id="798" w:name="_Toc49764515"/>
      <w:r>
        <w:t>Definition</w:t>
      </w:r>
      <w:r w:rsidR="00E80032" w:rsidRPr="00EC76D5">
        <w:t xml:space="preserve"> and Declaration</w:t>
      </w:r>
      <w:bookmarkEnd w:id="794"/>
      <w:bookmarkEnd w:id="795"/>
      <w:bookmarkEnd w:id="796"/>
      <w:bookmarkEnd w:id="797"/>
      <w:bookmarkEnd w:id="798"/>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14E7A010"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047F17">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2380426"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2380427"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99" w:name="_Toc320485610"/>
      <w:bookmarkStart w:id="800" w:name="_Toc323656722"/>
      <w:bookmarkStart w:id="801" w:name="_Toc324085460"/>
      <w:bookmarkStart w:id="802" w:name="_Toc383781112"/>
      <w:bookmarkStart w:id="803" w:name="_Toc49764516"/>
      <w:r w:rsidRPr="00EC76D5">
        <w:t>Higher-Order Functions</w:t>
      </w:r>
      <w:bookmarkEnd w:id="799"/>
      <w:bookmarkEnd w:id="800"/>
      <w:bookmarkEnd w:id="801"/>
      <w:bookmarkEnd w:id="802"/>
      <w:bookmarkEnd w:id="803"/>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804" w:name="_Toc320485611"/>
      <w:bookmarkStart w:id="805" w:name="_Toc323656723"/>
      <w:bookmarkStart w:id="806" w:name="_Toc324085461"/>
      <w:bookmarkStart w:id="807" w:name="_Toc383781113"/>
      <w:bookmarkStart w:id="808" w:name="_Ref383865210"/>
      <w:bookmarkStart w:id="809" w:name="_Toc49764517"/>
      <w:r w:rsidRPr="00EC76D5">
        <w:t>Structures and Linked Lists</w:t>
      </w:r>
      <w:bookmarkEnd w:id="804"/>
      <w:bookmarkEnd w:id="805"/>
      <w:bookmarkEnd w:id="806"/>
      <w:bookmarkEnd w:id="807"/>
      <w:bookmarkEnd w:id="808"/>
      <w:bookmarkEnd w:id="809"/>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18604C" w:rsidRPr="003F7CF1" w:rsidRDefault="0018604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18604C" w:rsidRPr="003F7CF1" w:rsidRDefault="0018604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18604C" w:rsidRPr="003F7CF1" w:rsidRDefault="0018604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18604C" w:rsidRPr="003F7CF1" w:rsidRDefault="0018604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18604C" w:rsidRPr="003F7CF1" w:rsidRDefault="0018604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18604C" w:rsidRPr="003F7CF1" w:rsidRDefault="0018604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18604C" w:rsidRPr="003F7CF1" w:rsidRDefault="0018604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18604C" w:rsidRPr="003F7CF1" w:rsidRDefault="0018604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18604C" w:rsidRPr="003F7CF1" w:rsidRDefault="0018604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18604C" w:rsidRPr="003F7CF1" w:rsidRDefault="0018604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25"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">
                <v:shape id="_x0000_s1526" type="#_x0000_t75" style="position:absolute;width:61315;height:8115;visibility:visible;mso-wrap-style:square">
                  <v:fill o:detectmouseclick="t"/>
                  <v:path o:connecttype="none"/>
                </v:shape>
                <v:rect id="Rectangle 72" o:spid="_x0000_s1527"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18604C" w:rsidRPr="003F7CF1" w:rsidRDefault="0018604C" w:rsidP="00E80032">
                        <w:pPr>
                          <w:pStyle w:val="SourceCodeBoxText"/>
                          <w:rPr>
                            <w:sz w:val="19"/>
                            <w:szCs w:val="19"/>
                            <w:lang w:val="en-US"/>
                          </w:rPr>
                        </w:pPr>
                        <w:r w:rsidRPr="003F7CF1">
                          <w:rPr>
                            <w:sz w:val="19"/>
                            <w:szCs w:val="19"/>
                            <w:lang w:val="en-US"/>
                          </w:rPr>
                          <w:t>1</w:t>
                        </w:r>
                      </w:p>
                    </w:txbxContent>
                  </v:textbox>
                </v:rect>
                <v:shape id="Text Box 73" o:spid="_x0000_s1528"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18604C" w:rsidRPr="003F7CF1" w:rsidRDefault="0018604C" w:rsidP="00E80032">
                        <w:pPr>
                          <w:pStyle w:val="Picture"/>
                          <w:rPr>
                            <w:sz w:val="19"/>
                            <w:szCs w:val="19"/>
                          </w:rPr>
                        </w:pPr>
                        <w:r>
                          <w:rPr>
                            <w:sz w:val="19"/>
                            <w:szCs w:val="19"/>
                          </w:rPr>
                          <w:t>value</w:t>
                        </w:r>
                      </w:p>
                    </w:txbxContent>
                  </v:textbox>
                </v:shape>
                <v:shape id="Text Box 74" o:spid="_x0000_s1529"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18604C" w:rsidRPr="003F7CF1" w:rsidRDefault="0018604C" w:rsidP="00E80032">
                        <w:pPr>
                          <w:pStyle w:val="Picture"/>
                          <w:rPr>
                            <w:sz w:val="19"/>
                            <w:szCs w:val="19"/>
                          </w:rPr>
                        </w:pPr>
                        <w:r>
                          <w:rPr>
                            <w:sz w:val="19"/>
                            <w:szCs w:val="19"/>
                          </w:rPr>
                          <w:t>nextPtr</w:t>
                        </w:r>
                      </w:p>
                    </w:txbxContent>
                  </v:textbox>
                </v:shape>
                <v:rect id="Rectangle 75" o:spid="_x0000_s1530"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18604C" w:rsidRPr="003F7CF1" w:rsidRDefault="0018604C" w:rsidP="00E80032">
                        <w:pPr>
                          <w:pStyle w:val="SourceCodeBoxText"/>
                          <w:rPr>
                            <w:sz w:val="19"/>
                            <w:szCs w:val="19"/>
                            <w:lang w:val="en-US"/>
                          </w:rPr>
                        </w:pPr>
                      </w:p>
                    </w:txbxContent>
                  </v:textbox>
                </v:rect>
                <v:rect id="Rectangle 76" o:spid="_x0000_s1531"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18604C" w:rsidRPr="003F7CF1" w:rsidRDefault="0018604C" w:rsidP="00E80032">
                        <w:pPr>
                          <w:pStyle w:val="SourceCodeBoxText"/>
                          <w:rPr>
                            <w:sz w:val="19"/>
                            <w:szCs w:val="19"/>
                            <w:lang w:val="en-US"/>
                          </w:rPr>
                        </w:pPr>
                        <w:r w:rsidRPr="003F7CF1">
                          <w:rPr>
                            <w:sz w:val="19"/>
                            <w:szCs w:val="19"/>
                            <w:lang w:val="en-US"/>
                          </w:rPr>
                          <w:t>2</w:t>
                        </w:r>
                      </w:p>
                    </w:txbxContent>
                  </v:textbox>
                </v:rect>
                <v:shape id="Text Box 77" o:spid="_x0000_s1532"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18604C" w:rsidRPr="003F7CF1" w:rsidRDefault="0018604C" w:rsidP="00E80032">
                        <w:pPr>
                          <w:pStyle w:val="Picture"/>
                          <w:rPr>
                            <w:sz w:val="19"/>
                            <w:szCs w:val="19"/>
                          </w:rPr>
                        </w:pPr>
                        <w:r>
                          <w:rPr>
                            <w:sz w:val="19"/>
                            <w:szCs w:val="19"/>
                          </w:rPr>
                          <w:t>value</w:t>
                        </w:r>
                      </w:p>
                    </w:txbxContent>
                  </v:textbox>
                </v:shape>
                <v:shape id="Text Box 78" o:spid="_x0000_s1533"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18604C" w:rsidRPr="003F7CF1" w:rsidRDefault="0018604C" w:rsidP="00E80032">
                        <w:pPr>
                          <w:pStyle w:val="Picture"/>
                          <w:rPr>
                            <w:sz w:val="19"/>
                            <w:szCs w:val="19"/>
                          </w:rPr>
                        </w:pPr>
                        <w:r>
                          <w:rPr>
                            <w:sz w:val="19"/>
                            <w:szCs w:val="19"/>
                          </w:rPr>
                          <w:t>nextPtr</w:t>
                        </w:r>
                      </w:p>
                    </w:txbxContent>
                  </v:textbox>
                </v:shape>
                <v:rect id="Rectangle 79" o:spid="_x0000_s1534"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18604C" w:rsidRPr="003F7CF1" w:rsidRDefault="0018604C" w:rsidP="00E80032">
                        <w:pPr>
                          <w:pStyle w:val="SourceCodeBoxText"/>
                          <w:rPr>
                            <w:sz w:val="19"/>
                            <w:szCs w:val="19"/>
                            <w:lang w:val="en-US"/>
                          </w:rPr>
                        </w:pPr>
                      </w:p>
                    </w:txbxContent>
                  </v:textbox>
                </v:rect>
                <v:rect id="Rectangle 80" o:spid="_x0000_s1535"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18604C" w:rsidRPr="003F7CF1" w:rsidRDefault="0018604C" w:rsidP="00E80032">
                        <w:pPr>
                          <w:pStyle w:val="SourceCodeBoxText"/>
                          <w:rPr>
                            <w:sz w:val="19"/>
                            <w:szCs w:val="19"/>
                            <w:lang w:val="en-US"/>
                          </w:rPr>
                        </w:pPr>
                        <w:r w:rsidRPr="003F7CF1">
                          <w:rPr>
                            <w:sz w:val="19"/>
                            <w:szCs w:val="19"/>
                            <w:lang w:val="en-US"/>
                          </w:rPr>
                          <w:t>3</w:t>
                        </w:r>
                      </w:p>
                    </w:txbxContent>
                  </v:textbox>
                </v:rect>
                <v:shape id="Text Box 81" o:spid="_x0000_s1536"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18604C" w:rsidRPr="003F7CF1" w:rsidRDefault="0018604C" w:rsidP="00E80032">
                        <w:pPr>
                          <w:pStyle w:val="Picture"/>
                          <w:rPr>
                            <w:sz w:val="19"/>
                            <w:szCs w:val="19"/>
                          </w:rPr>
                        </w:pPr>
                        <w:r>
                          <w:rPr>
                            <w:sz w:val="19"/>
                            <w:szCs w:val="19"/>
                          </w:rPr>
                          <w:t>value</w:t>
                        </w:r>
                      </w:p>
                    </w:txbxContent>
                  </v:textbox>
                </v:shape>
                <v:shape id="Text Box 82" o:spid="_x0000_s1537"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18604C" w:rsidRPr="003F7CF1" w:rsidRDefault="0018604C" w:rsidP="00E80032">
                        <w:pPr>
                          <w:pStyle w:val="Picture"/>
                          <w:rPr>
                            <w:sz w:val="19"/>
                            <w:szCs w:val="19"/>
                          </w:rPr>
                        </w:pPr>
                        <w:r>
                          <w:rPr>
                            <w:sz w:val="19"/>
                            <w:szCs w:val="19"/>
                          </w:rPr>
                          <w:t>nextPtr</w:t>
                        </w:r>
                      </w:p>
                    </w:txbxContent>
                  </v:textbox>
                </v:shape>
                <v:rect id="Rectangle 83" o:spid="_x0000_s1538"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18604C" w:rsidRPr="003F7CF1" w:rsidRDefault="0018604C" w:rsidP="00E80032">
                        <w:pPr>
                          <w:pStyle w:val="SourceCodeBoxText"/>
                          <w:rPr>
                            <w:sz w:val="19"/>
                            <w:szCs w:val="19"/>
                            <w:lang w:val="en-US"/>
                          </w:rPr>
                        </w:pPr>
                      </w:p>
                    </w:txbxContent>
                  </v:textbox>
                </v:rect>
                <v:line id="Line 84" o:spid="_x0000_s1539"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0"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1"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42"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18604C" w:rsidRPr="003F7CF1" w:rsidRDefault="0018604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810" w:name="_Toc320485612"/>
      <w:bookmarkStart w:id="811" w:name="_Toc323656724"/>
      <w:bookmarkStart w:id="812" w:name="_Toc324085462"/>
      <w:bookmarkStart w:id="813" w:name="_Toc383781114"/>
      <w:bookmarkStart w:id="814" w:name="_Toc49764518"/>
      <w:r w:rsidRPr="00EC76D5">
        <w:t>Stacks and Linked Lists</w:t>
      </w:r>
      <w:bookmarkEnd w:id="810"/>
      <w:bookmarkEnd w:id="811"/>
      <w:bookmarkEnd w:id="812"/>
      <w:bookmarkEnd w:id="813"/>
      <w:bookmarkEnd w:id="814"/>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18604C" w:rsidRPr="003F7CF1" w:rsidRDefault="0018604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18604C" w:rsidRPr="003F7CF1" w:rsidRDefault="0018604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18604C" w:rsidRPr="003F7CF1" w:rsidRDefault="0018604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18604C" w:rsidRPr="003F7CF1" w:rsidRDefault="0018604C" w:rsidP="00E80032">
                              <w:pPr>
                                <w:pStyle w:val="SourceCodeBoxText"/>
                                <w:rPr>
                                  <w:sz w:val="19"/>
                                  <w:szCs w:val="19"/>
                                  <w:lang w:val="en-US"/>
                                </w:rPr>
                              </w:pPr>
                              <w:r w:rsidRPr="003F7CF1">
                                <w:rPr>
                                  <w:sz w:val="19"/>
                                  <w:szCs w:val="19"/>
                                  <w:lang w:val="en-US"/>
                                </w:rPr>
                                <w:t>push 1</w:t>
                              </w:r>
                            </w:p>
                            <w:p w14:paraId="3C159322" w14:textId="77777777" w:rsidR="0018604C" w:rsidRPr="003F7CF1" w:rsidRDefault="0018604C" w:rsidP="00E80032">
                              <w:pPr>
                                <w:pStyle w:val="SourceCodeBoxText"/>
                                <w:rPr>
                                  <w:sz w:val="19"/>
                                  <w:szCs w:val="19"/>
                                  <w:lang w:val="en-US"/>
                                </w:rPr>
                              </w:pPr>
                              <w:r w:rsidRPr="003F7CF1">
                                <w:rPr>
                                  <w:sz w:val="19"/>
                                  <w:szCs w:val="19"/>
                                  <w:lang w:val="en-US"/>
                                </w:rPr>
                                <w:t>push 2</w:t>
                              </w:r>
                            </w:p>
                            <w:p w14:paraId="22BA48C9" w14:textId="77777777" w:rsidR="0018604C" w:rsidRPr="003F7CF1" w:rsidRDefault="0018604C" w:rsidP="00E80032">
                              <w:pPr>
                                <w:pStyle w:val="SourceCodeBoxText"/>
                                <w:rPr>
                                  <w:sz w:val="19"/>
                                  <w:szCs w:val="19"/>
                                  <w:lang w:val="en-US"/>
                                </w:rPr>
                              </w:pPr>
                              <w:r w:rsidRPr="003F7CF1">
                                <w:rPr>
                                  <w:sz w:val="19"/>
                                  <w:szCs w:val="19"/>
                                  <w:lang w:val="en-US"/>
                                </w:rPr>
                                <w:t>push 3</w:t>
                              </w:r>
                            </w:p>
                            <w:p w14:paraId="5F86FACB"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43"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">
                <v:shape id="_x0000_s1544" type="#_x0000_t75" style="position:absolute;width:40601;height:11734;visibility:visible;mso-wrap-style:square">
                  <v:fill o:detectmouseclick="t"/>
                  <v:path o:connecttype="none"/>
                </v:shape>
                <v:rect id="Rectangle 10" o:spid="_x0000_s1545"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18604C" w:rsidRPr="003F7CF1" w:rsidRDefault="0018604C" w:rsidP="00E80032">
                        <w:pPr>
                          <w:pStyle w:val="SourceCodeBoxText"/>
                          <w:rPr>
                            <w:sz w:val="19"/>
                            <w:szCs w:val="19"/>
                            <w:lang w:val="en-US"/>
                          </w:rPr>
                        </w:pPr>
                        <w:r w:rsidRPr="003F7CF1">
                          <w:rPr>
                            <w:sz w:val="19"/>
                            <w:szCs w:val="19"/>
                            <w:lang w:val="en-US"/>
                          </w:rPr>
                          <w:t>1</w:t>
                        </w:r>
                      </w:p>
                    </w:txbxContent>
                  </v:textbox>
                </v:rect>
                <v:line id="Line 11" o:spid="_x0000_s1546"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47"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48"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18604C" w:rsidRPr="003F7CF1" w:rsidRDefault="0018604C" w:rsidP="00E80032">
                        <w:pPr>
                          <w:pStyle w:val="SourceCodeBoxText"/>
                          <w:rPr>
                            <w:sz w:val="19"/>
                            <w:szCs w:val="19"/>
                            <w:lang w:val="en-US"/>
                          </w:rPr>
                        </w:pPr>
                        <w:r w:rsidRPr="003F7CF1">
                          <w:rPr>
                            <w:sz w:val="19"/>
                            <w:szCs w:val="19"/>
                            <w:lang w:val="en-US"/>
                          </w:rPr>
                          <w:t>2</w:t>
                        </w:r>
                      </w:p>
                    </w:txbxContent>
                  </v:textbox>
                </v:rect>
                <v:rect id="Rectangle 14" o:spid="_x0000_s1549"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18604C" w:rsidRPr="003F7CF1" w:rsidRDefault="0018604C" w:rsidP="00E80032">
                        <w:pPr>
                          <w:pStyle w:val="SourceCodeBoxText"/>
                          <w:rPr>
                            <w:sz w:val="19"/>
                            <w:szCs w:val="19"/>
                            <w:lang w:val="en-US"/>
                          </w:rPr>
                        </w:pPr>
                        <w:r w:rsidRPr="003F7CF1">
                          <w:rPr>
                            <w:sz w:val="19"/>
                            <w:szCs w:val="19"/>
                            <w:lang w:val="en-US"/>
                          </w:rPr>
                          <w:t>3</w:t>
                        </w:r>
                      </w:p>
                    </w:txbxContent>
                  </v:textbox>
                </v:rect>
                <v:line id="Line 15" o:spid="_x0000_s1550"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1"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18604C" w:rsidRPr="003F7CF1" w:rsidRDefault="0018604C" w:rsidP="00E80032">
                        <w:pPr>
                          <w:pStyle w:val="SourceCodeBoxText"/>
                          <w:rPr>
                            <w:sz w:val="19"/>
                            <w:szCs w:val="19"/>
                            <w:lang w:val="en-US"/>
                          </w:rPr>
                        </w:pPr>
                        <w:r w:rsidRPr="003F7CF1">
                          <w:rPr>
                            <w:sz w:val="19"/>
                            <w:szCs w:val="19"/>
                            <w:lang w:val="en-US"/>
                          </w:rPr>
                          <w:t>push 1</w:t>
                        </w:r>
                      </w:p>
                      <w:p w14:paraId="3C159322" w14:textId="77777777" w:rsidR="0018604C" w:rsidRPr="003F7CF1" w:rsidRDefault="0018604C" w:rsidP="00E80032">
                        <w:pPr>
                          <w:pStyle w:val="SourceCodeBoxText"/>
                          <w:rPr>
                            <w:sz w:val="19"/>
                            <w:szCs w:val="19"/>
                            <w:lang w:val="en-US"/>
                          </w:rPr>
                        </w:pPr>
                        <w:r w:rsidRPr="003F7CF1">
                          <w:rPr>
                            <w:sz w:val="19"/>
                            <w:szCs w:val="19"/>
                            <w:lang w:val="en-US"/>
                          </w:rPr>
                          <w:t>push 2</w:t>
                        </w:r>
                      </w:p>
                      <w:p w14:paraId="22BA48C9" w14:textId="77777777" w:rsidR="0018604C" w:rsidRPr="003F7CF1" w:rsidRDefault="0018604C" w:rsidP="00E80032">
                        <w:pPr>
                          <w:pStyle w:val="SourceCodeBoxText"/>
                          <w:rPr>
                            <w:sz w:val="19"/>
                            <w:szCs w:val="19"/>
                            <w:lang w:val="en-US"/>
                          </w:rPr>
                        </w:pPr>
                        <w:r w:rsidRPr="003F7CF1">
                          <w:rPr>
                            <w:sz w:val="19"/>
                            <w:szCs w:val="19"/>
                            <w:lang w:val="en-US"/>
                          </w:rPr>
                          <w:t>push 3</w:t>
                        </w:r>
                      </w:p>
                      <w:p w14:paraId="5F86FACB" w14:textId="77777777" w:rsidR="0018604C" w:rsidRPr="003F7CF1" w:rsidRDefault="0018604C"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18604C" w:rsidRPr="003F7CF1" w:rsidRDefault="0018604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18604C" w:rsidRPr="003F7CF1" w:rsidRDefault="0018604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18604C" w:rsidRPr="003F7CF1" w:rsidRDefault="0018604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18604C" w:rsidRPr="003F7CF1" w:rsidRDefault="0018604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18604C" w:rsidRPr="003F7CF1" w:rsidRDefault="0018604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18604C" w:rsidRPr="003F7CF1" w:rsidRDefault="0018604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18604C" w:rsidRPr="003F7CF1" w:rsidRDefault="0018604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18604C" w:rsidRPr="003F7CF1" w:rsidRDefault="0018604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18604C" w:rsidRPr="003F7CF1" w:rsidRDefault="0018604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18604C" w:rsidRPr="003F7CF1" w:rsidRDefault="0018604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18604C" w:rsidRPr="003F7CF1" w:rsidRDefault="0018604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18604C" w:rsidRPr="003F7CF1" w:rsidRDefault="0018604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18604C" w:rsidRPr="003F7CF1" w:rsidRDefault="0018604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52"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">
                <v:shape id="_x0000_s1553" type="#_x0000_t75" style="position:absolute;width:50082;height:16230;visibility:visible;mso-wrap-style:square">
                  <v:fill o:detectmouseclick="t"/>
                  <v:path o:connecttype="none"/>
                </v:shape>
                <v:rect id="Rectangle 39" o:spid="_x0000_s1554"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18604C" w:rsidRPr="003F7CF1" w:rsidRDefault="0018604C" w:rsidP="00E80032">
                        <w:pPr>
                          <w:pStyle w:val="SourceCodeBoxText"/>
                          <w:rPr>
                            <w:sz w:val="19"/>
                            <w:szCs w:val="19"/>
                            <w:lang w:val="en-US"/>
                          </w:rPr>
                        </w:pPr>
                        <w:r w:rsidRPr="003F7CF1">
                          <w:rPr>
                            <w:sz w:val="19"/>
                            <w:szCs w:val="19"/>
                            <w:lang w:val="en-US"/>
                          </w:rPr>
                          <w:t>1</w:t>
                        </w:r>
                      </w:p>
                    </w:txbxContent>
                  </v:textbox>
                </v:rect>
                <v:shape id="Text Box 40" o:spid="_x0000_s1555"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18604C" w:rsidRPr="003F7CF1" w:rsidRDefault="0018604C" w:rsidP="00E80032">
                        <w:pPr>
                          <w:pStyle w:val="Picture"/>
                          <w:rPr>
                            <w:sz w:val="19"/>
                            <w:szCs w:val="19"/>
                          </w:rPr>
                        </w:pPr>
                        <w:r w:rsidRPr="003F7CF1">
                          <w:rPr>
                            <w:sz w:val="19"/>
                            <w:szCs w:val="19"/>
                          </w:rPr>
                          <w:t>m_</w:t>
                        </w:r>
                        <w:r>
                          <w:rPr>
                            <w:sz w:val="19"/>
                            <w:szCs w:val="19"/>
                          </w:rPr>
                          <w:t>value</w:t>
                        </w:r>
                      </w:p>
                    </w:txbxContent>
                  </v:textbox>
                </v:shape>
                <v:shape id="Text Box 41" o:spid="_x0000_s1556"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18604C" w:rsidRPr="003F7CF1" w:rsidRDefault="0018604C" w:rsidP="00E80032">
                        <w:pPr>
                          <w:pStyle w:val="Picture"/>
                          <w:rPr>
                            <w:sz w:val="19"/>
                            <w:szCs w:val="19"/>
                          </w:rPr>
                        </w:pPr>
                        <w:r w:rsidRPr="003F7CF1">
                          <w:rPr>
                            <w:sz w:val="19"/>
                            <w:szCs w:val="19"/>
                          </w:rPr>
                          <w:t>m_</w:t>
                        </w:r>
                        <w:r>
                          <w:rPr>
                            <w:sz w:val="19"/>
                            <w:szCs w:val="19"/>
                          </w:rPr>
                          <w:t>nextPtr</w:t>
                        </w:r>
                      </w:p>
                    </w:txbxContent>
                  </v:textbox>
                </v:shape>
                <v:rect id="Rectangle 42" o:spid="_x0000_s1557"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18604C" w:rsidRPr="003F7CF1" w:rsidRDefault="0018604C" w:rsidP="00E80032">
                        <w:pPr>
                          <w:pStyle w:val="SourceCodeBoxText"/>
                          <w:rPr>
                            <w:sz w:val="19"/>
                            <w:szCs w:val="19"/>
                            <w:lang w:val="en-US"/>
                          </w:rPr>
                        </w:pPr>
                      </w:p>
                    </w:txbxContent>
                  </v:textbox>
                </v:rect>
                <v:rect id="Rectangle 43" o:spid="_x0000_s1558"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18604C" w:rsidRPr="003F7CF1" w:rsidRDefault="0018604C" w:rsidP="00E80032">
                        <w:pPr>
                          <w:pStyle w:val="SourceCodeBoxText"/>
                          <w:rPr>
                            <w:sz w:val="19"/>
                            <w:szCs w:val="19"/>
                            <w:lang w:val="en-US"/>
                          </w:rPr>
                        </w:pPr>
                        <w:r w:rsidRPr="003F7CF1">
                          <w:rPr>
                            <w:sz w:val="19"/>
                            <w:szCs w:val="19"/>
                            <w:lang w:val="en-US"/>
                          </w:rPr>
                          <w:t>2</w:t>
                        </w:r>
                      </w:p>
                    </w:txbxContent>
                  </v:textbox>
                </v:rect>
                <v:shape id="Text Box 44" o:spid="_x0000_s1559"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18604C" w:rsidRPr="003F7CF1" w:rsidRDefault="0018604C" w:rsidP="00E80032">
                        <w:pPr>
                          <w:pStyle w:val="Picture"/>
                          <w:rPr>
                            <w:sz w:val="19"/>
                            <w:szCs w:val="19"/>
                          </w:rPr>
                        </w:pPr>
                        <w:r w:rsidRPr="003F7CF1">
                          <w:rPr>
                            <w:sz w:val="19"/>
                            <w:szCs w:val="19"/>
                          </w:rPr>
                          <w:t>m_</w:t>
                        </w:r>
                        <w:r>
                          <w:rPr>
                            <w:sz w:val="19"/>
                            <w:szCs w:val="19"/>
                          </w:rPr>
                          <w:t>value</w:t>
                        </w:r>
                      </w:p>
                    </w:txbxContent>
                  </v:textbox>
                </v:shape>
                <v:shape id="Text Box 45" o:spid="_x0000_s1560"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18604C" w:rsidRPr="003F7CF1" w:rsidRDefault="0018604C" w:rsidP="00E80032">
                        <w:pPr>
                          <w:pStyle w:val="Picture"/>
                          <w:rPr>
                            <w:sz w:val="19"/>
                            <w:szCs w:val="19"/>
                          </w:rPr>
                        </w:pPr>
                        <w:r w:rsidRPr="003F7CF1">
                          <w:rPr>
                            <w:sz w:val="19"/>
                            <w:szCs w:val="19"/>
                          </w:rPr>
                          <w:t>m_</w:t>
                        </w:r>
                        <w:r>
                          <w:rPr>
                            <w:sz w:val="19"/>
                            <w:szCs w:val="19"/>
                          </w:rPr>
                          <w:t>nextPtr</w:t>
                        </w:r>
                      </w:p>
                    </w:txbxContent>
                  </v:textbox>
                </v:shape>
                <v:rect id="Rectangle 46" o:spid="_x0000_s1561"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18604C" w:rsidRPr="003F7CF1" w:rsidRDefault="0018604C" w:rsidP="00E80032">
                        <w:pPr>
                          <w:pStyle w:val="SourceCodeBoxText"/>
                          <w:rPr>
                            <w:sz w:val="19"/>
                            <w:szCs w:val="19"/>
                            <w:lang w:val="en-US"/>
                          </w:rPr>
                        </w:pPr>
                      </w:p>
                    </w:txbxContent>
                  </v:textbox>
                </v:rect>
                <v:rect id="Rectangle 47" o:spid="_x0000_s1562"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18604C" w:rsidRPr="003F7CF1" w:rsidRDefault="0018604C" w:rsidP="00E80032">
                        <w:pPr>
                          <w:pStyle w:val="SourceCodeBoxText"/>
                          <w:rPr>
                            <w:sz w:val="19"/>
                            <w:szCs w:val="19"/>
                            <w:lang w:val="en-US"/>
                          </w:rPr>
                        </w:pPr>
                        <w:r w:rsidRPr="003F7CF1">
                          <w:rPr>
                            <w:sz w:val="19"/>
                            <w:szCs w:val="19"/>
                            <w:lang w:val="en-US"/>
                          </w:rPr>
                          <w:t>3</w:t>
                        </w:r>
                      </w:p>
                    </w:txbxContent>
                  </v:textbox>
                </v:rect>
                <v:shape id="Text Box 48" o:spid="_x0000_s1563"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18604C" w:rsidRPr="003F7CF1" w:rsidRDefault="0018604C" w:rsidP="00E80032">
                        <w:pPr>
                          <w:pStyle w:val="Picture"/>
                          <w:rPr>
                            <w:sz w:val="19"/>
                            <w:szCs w:val="19"/>
                          </w:rPr>
                        </w:pPr>
                        <w:r w:rsidRPr="003F7CF1">
                          <w:rPr>
                            <w:sz w:val="19"/>
                            <w:szCs w:val="19"/>
                          </w:rPr>
                          <w:t>m_</w:t>
                        </w:r>
                        <w:r>
                          <w:rPr>
                            <w:sz w:val="19"/>
                            <w:szCs w:val="19"/>
                          </w:rPr>
                          <w:t>value</w:t>
                        </w:r>
                      </w:p>
                    </w:txbxContent>
                  </v:textbox>
                </v:shape>
                <v:shape id="Text Box 49" o:spid="_x0000_s1564"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18604C" w:rsidRPr="003F7CF1" w:rsidRDefault="0018604C" w:rsidP="00E80032">
                        <w:pPr>
                          <w:pStyle w:val="Picture"/>
                          <w:rPr>
                            <w:sz w:val="19"/>
                            <w:szCs w:val="19"/>
                          </w:rPr>
                        </w:pPr>
                        <w:r w:rsidRPr="003F7CF1">
                          <w:rPr>
                            <w:sz w:val="19"/>
                            <w:szCs w:val="19"/>
                          </w:rPr>
                          <w:t>m_</w:t>
                        </w:r>
                        <w:r>
                          <w:rPr>
                            <w:sz w:val="19"/>
                            <w:szCs w:val="19"/>
                          </w:rPr>
                          <w:t>nextPtr</w:t>
                        </w:r>
                      </w:p>
                    </w:txbxContent>
                  </v:textbox>
                </v:shape>
                <v:rect id="Rectangle 50" o:spid="_x0000_s1565"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18604C" w:rsidRPr="003F7CF1" w:rsidRDefault="0018604C" w:rsidP="00E80032">
                        <w:pPr>
                          <w:pStyle w:val="SourceCodeBoxText"/>
                          <w:rPr>
                            <w:sz w:val="19"/>
                            <w:szCs w:val="19"/>
                            <w:lang w:val="en-US"/>
                          </w:rPr>
                        </w:pPr>
                      </w:p>
                    </w:txbxContent>
                  </v:textbox>
                </v:rect>
                <v:line id="Line 51" o:spid="_x0000_s1566"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67"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68"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69"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18604C" w:rsidRPr="003F7CF1" w:rsidRDefault="0018604C" w:rsidP="00E80032">
                        <w:pPr>
                          <w:pStyle w:val="SourceCodeBoxText"/>
                          <w:rPr>
                            <w:sz w:val="19"/>
                            <w:szCs w:val="19"/>
                            <w:lang w:val="en-US"/>
                          </w:rPr>
                        </w:pPr>
                        <w:r w:rsidRPr="003F7CF1">
                          <w:rPr>
                            <w:sz w:val="19"/>
                            <w:szCs w:val="19"/>
                            <w:lang w:val="en-US"/>
                          </w:rPr>
                          <w:t>NULL</w:t>
                        </w:r>
                      </w:p>
                    </w:txbxContent>
                  </v:textbox>
                </v:rect>
                <v:rect id="Rectangle 55" o:spid="_x0000_s1570"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18604C" w:rsidRPr="003F7CF1" w:rsidRDefault="0018604C" w:rsidP="00E80032">
                        <w:pPr>
                          <w:pStyle w:val="SourceCodeBoxText"/>
                          <w:rPr>
                            <w:sz w:val="19"/>
                            <w:szCs w:val="19"/>
                            <w:lang w:val="en-US"/>
                          </w:rPr>
                        </w:pPr>
                      </w:p>
                    </w:txbxContent>
                  </v:textbox>
                </v:rect>
                <v:shape id="Text Box 56" o:spid="_x0000_s1571"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18604C" w:rsidRPr="003F7CF1" w:rsidRDefault="0018604C" w:rsidP="00E80032">
                        <w:pPr>
                          <w:pStyle w:val="Picture"/>
                          <w:rPr>
                            <w:sz w:val="19"/>
                            <w:szCs w:val="19"/>
                          </w:rPr>
                        </w:pPr>
                        <w:r>
                          <w:rPr>
                            <w:sz w:val="19"/>
                            <w:szCs w:val="19"/>
                          </w:rPr>
                          <w:t>cellPtr</w:t>
                        </w:r>
                        <w:r w:rsidRPr="003F7CF1">
                          <w:rPr>
                            <w:sz w:val="19"/>
                            <w:szCs w:val="19"/>
                          </w:rPr>
                          <w:t>1</w:t>
                        </w:r>
                      </w:p>
                    </w:txbxContent>
                  </v:textbox>
                </v:shape>
                <v:line id="Line 57" o:spid="_x0000_s1572"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73"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74"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75"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18604C" w:rsidRPr="003F7CF1" w:rsidRDefault="0018604C" w:rsidP="00E80032">
                        <w:pPr>
                          <w:pStyle w:val="SourceCodeBoxText"/>
                          <w:rPr>
                            <w:sz w:val="19"/>
                            <w:szCs w:val="19"/>
                            <w:lang w:val="en-US"/>
                          </w:rPr>
                        </w:pPr>
                      </w:p>
                    </w:txbxContent>
                  </v:textbox>
                </v:rect>
                <v:shape id="Text Box 61" o:spid="_x0000_s1576"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18604C" w:rsidRPr="003F7CF1" w:rsidRDefault="0018604C" w:rsidP="00E80032">
                        <w:pPr>
                          <w:pStyle w:val="Picture"/>
                          <w:rPr>
                            <w:sz w:val="19"/>
                            <w:szCs w:val="19"/>
                          </w:rPr>
                        </w:pPr>
                        <w:r>
                          <w:rPr>
                            <w:sz w:val="19"/>
                            <w:szCs w:val="19"/>
                          </w:rPr>
                          <w:t>cellPtr2</w:t>
                        </w:r>
                      </w:p>
                    </w:txbxContent>
                  </v:textbox>
                </v:shape>
                <v:line id="Line 62" o:spid="_x0000_s1577"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78"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79"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0"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18604C" w:rsidRPr="003F7CF1" w:rsidRDefault="0018604C" w:rsidP="00E80032">
                        <w:pPr>
                          <w:pStyle w:val="SourceCodeBoxText"/>
                          <w:rPr>
                            <w:sz w:val="19"/>
                            <w:szCs w:val="19"/>
                            <w:lang w:val="en-US"/>
                          </w:rPr>
                        </w:pPr>
                      </w:p>
                    </w:txbxContent>
                  </v:textbox>
                </v:rect>
                <v:line id="Line 66" o:spid="_x0000_s1581"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82"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83"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84"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18604C" w:rsidRPr="003F7CF1" w:rsidRDefault="0018604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B90D7A9"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047F17">
        <w:t>21.10</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18604C" w:rsidRPr="003F7CF1" w:rsidRDefault="0018604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85"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UaWu36AQAA0QMAAA4AAAAAAAAAAAAAAAAALgIA&#10;AGRycy9lMm9Eb2MueG1sUEsBAi0AFAAGAAgAAAAhAIgRq3/bAAAABwEAAA8AAAAAAAAAAAAAAAAA&#10;VAQAAGRycy9kb3ducmV2LnhtbFBLBQYAAAAABAAEAPMAAABcBQAAAAA=&#10;" filled="f" stroked="f">
                <v:textbox>
                  <w:txbxContent>
                    <w:p w14:paraId="30636896" w14:textId="77777777" w:rsidR="0018604C" w:rsidRPr="003F7CF1" w:rsidRDefault="0018604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18604C" w:rsidRPr="003F7CF1" w:rsidRDefault="0018604C" w:rsidP="00E80032">
                              <w:pPr>
                                <w:pStyle w:val="SourceCodeBoxText"/>
                                <w:rPr>
                                  <w:sz w:val="19"/>
                                  <w:szCs w:val="19"/>
                                  <w:lang w:val="en-US"/>
                                </w:rPr>
                              </w:pPr>
                              <w:r w:rsidRPr="003F7CF1">
                                <w:rPr>
                                  <w:sz w:val="19"/>
                                  <w:szCs w:val="19"/>
                                  <w:lang w:val="en-US"/>
                                </w:rPr>
                                <w:t>3</w:t>
                              </w:r>
                            </w:p>
                            <w:p w14:paraId="40F6D3AC" w14:textId="77777777" w:rsidR="0018604C" w:rsidRPr="003F7CF1" w:rsidRDefault="0018604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18604C" w:rsidRPr="003F7CF1" w:rsidRDefault="0018604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18604C" w:rsidRPr="003F7CF1" w:rsidRDefault="0018604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18604C" w:rsidRPr="003F7CF1" w:rsidRDefault="0018604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18604C" w:rsidRPr="003F7CF1" w:rsidRDefault="0018604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18604C" w:rsidRPr="003F7CF1" w:rsidRDefault="0018604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18604C" w:rsidRPr="003F7CF1" w:rsidRDefault="0018604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18604C" w:rsidRPr="003F7CF1" w:rsidRDefault="0018604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18604C" w:rsidRPr="003F7CF1" w:rsidRDefault="0018604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18604C" w:rsidRPr="003F7CF1" w:rsidRDefault="0018604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18604C" w:rsidRPr="003F7CF1" w:rsidRDefault="0018604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86"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Bba8TfXwUAAK4tAAAOAAAA&#10;AAAAAAAAAAAAAC4CAABkcnMvZTJvRG9jLnhtbFBLAQItABQABgAIAAAAIQAKOxkL2gAAAAUBAAAP&#10;AAAAAAAAAAAAAAAAALkHAABkcnMvZG93bnJldi54bWxQSwUGAAAAAAQABADzAAAAwAgAAAAA&#10;">
                <v:shape id="_x0000_s1587" type="#_x0000_t75" style="position:absolute;width:47790;height:7213;visibility:visible;mso-wrap-style:square">
                  <v:fill o:detectmouseclick="t"/>
                  <v:path o:connecttype="none"/>
                </v:shape>
                <v:rect id="Rectangle 19" o:spid="_x0000_s1588"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18604C" w:rsidRPr="003F7CF1" w:rsidRDefault="0018604C" w:rsidP="00E80032">
                        <w:pPr>
                          <w:pStyle w:val="SourceCodeBoxText"/>
                          <w:rPr>
                            <w:sz w:val="19"/>
                            <w:szCs w:val="19"/>
                            <w:lang w:val="en-US"/>
                          </w:rPr>
                        </w:pPr>
                        <w:r w:rsidRPr="003F7CF1">
                          <w:rPr>
                            <w:sz w:val="19"/>
                            <w:szCs w:val="19"/>
                            <w:lang w:val="en-US"/>
                          </w:rPr>
                          <w:t>3</w:t>
                        </w:r>
                      </w:p>
                      <w:p w14:paraId="40F6D3AC" w14:textId="77777777" w:rsidR="0018604C" w:rsidRPr="003F7CF1" w:rsidRDefault="0018604C" w:rsidP="00E80032">
                        <w:pPr>
                          <w:rPr>
                            <w:sz w:val="21"/>
                            <w:szCs w:val="21"/>
                          </w:rPr>
                        </w:pPr>
                      </w:p>
                    </w:txbxContent>
                  </v:textbox>
                </v:rect>
                <v:rect id="Rectangle 20" o:spid="_x0000_s1589"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18604C" w:rsidRPr="003F7CF1" w:rsidRDefault="0018604C" w:rsidP="00E80032">
                        <w:pPr>
                          <w:pStyle w:val="SourceCodeBoxText"/>
                          <w:rPr>
                            <w:sz w:val="19"/>
                            <w:szCs w:val="19"/>
                            <w:lang w:val="en-US"/>
                          </w:rPr>
                        </w:pPr>
                      </w:p>
                    </w:txbxContent>
                  </v:textbox>
                </v:rect>
                <v:rect id="Rectangle 21" o:spid="_x0000_s1590"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18604C" w:rsidRPr="003F7CF1" w:rsidRDefault="0018604C" w:rsidP="00E80032">
                        <w:pPr>
                          <w:pStyle w:val="SourceCodeBoxText"/>
                          <w:rPr>
                            <w:sz w:val="19"/>
                            <w:szCs w:val="19"/>
                            <w:lang w:val="en-US"/>
                          </w:rPr>
                        </w:pPr>
                        <w:r w:rsidRPr="003F7CF1">
                          <w:rPr>
                            <w:sz w:val="19"/>
                            <w:szCs w:val="19"/>
                            <w:lang w:val="en-US"/>
                          </w:rPr>
                          <w:t>2</w:t>
                        </w:r>
                      </w:p>
                    </w:txbxContent>
                  </v:textbox>
                </v:rect>
                <v:shape id="Text Box 22" o:spid="_x0000_s1591"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18604C" w:rsidRPr="003F7CF1" w:rsidRDefault="0018604C" w:rsidP="00E80032">
                        <w:pPr>
                          <w:pStyle w:val="Picture"/>
                          <w:rPr>
                            <w:sz w:val="19"/>
                            <w:szCs w:val="19"/>
                          </w:rPr>
                        </w:pPr>
                        <w:r w:rsidRPr="003F7CF1">
                          <w:rPr>
                            <w:sz w:val="19"/>
                            <w:szCs w:val="19"/>
                          </w:rPr>
                          <w:t>m_</w:t>
                        </w:r>
                        <w:r>
                          <w:rPr>
                            <w:sz w:val="19"/>
                            <w:szCs w:val="19"/>
                          </w:rPr>
                          <w:t>value</w:t>
                        </w:r>
                      </w:p>
                    </w:txbxContent>
                  </v:textbox>
                </v:shape>
                <v:shape id="Text Box 320" o:spid="_x0000_s1592"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18604C" w:rsidRPr="003F7CF1" w:rsidRDefault="0018604C" w:rsidP="00E80032">
                        <w:pPr>
                          <w:pStyle w:val="Picture"/>
                          <w:rPr>
                            <w:sz w:val="19"/>
                            <w:szCs w:val="19"/>
                          </w:rPr>
                        </w:pPr>
                        <w:r w:rsidRPr="003F7CF1">
                          <w:rPr>
                            <w:sz w:val="19"/>
                            <w:szCs w:val="19"/>
                          </w:rPr>
                          <w:t>m_</w:t>
                        </w:r>
                        <w:r>
                          <w:rPr>
                            <w:sz w:val="19"/>
                            <w:szCs w:val="19"/>
                          </w:rPr>
                          <w:t>nextPtr</w:t>
                        </w:r>
                      </w:p>
                    </w:txbxContent>
                  </v:textbox>
                </v:shape>
                <v:rect id="Rectangle 24" o:spid="_x0000_s1593"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18604C" w:rsidRPr="003F7CF1" w:rsidRDefault="0018604C" w:rsidP="00E80032">
                        <w:pPr>
                          <w:pStyle w:val="SourceCodeBoxText"/>
                          <w:rPr>
                            <w:sz w:val="19"/>
                            <w:szCs w:val="19"/>
                            <w:lang w:val="en-US"/>
                          </w:rPr>
                        </w:pPr>
                      </w:p>
                    </w:txbxContent>
                  </v:textbox>
                </v:rect>
                <v:rect id="Rectangle 25" o:spid="_x0000_s1594"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18604C" w:rsidRPr="003F7CF1" w:rsidRDefault="0018604C" w:rsidP="00E80032">
                        <w:pPr>
                          <w:pStyle w:val="SourceCodeBoxText"/>
                          <w:rPr>
                            <w:sz w:val="19"/>
                            <w:szCs w:val="19"/>
                            <w:lang w:val="en-US"/>
                          </w:rPr>
                        </w:pPr>
                        <w:r w:rsidRPr="003F7CF1">
                          <w:rPr>
                            <w:sz w:val="19"/>
                            <w:szCs w:val="19"/>
                            <w:lang w:val="en-US"/>
                          </w:rPr>
                          <w:t>1</w:t>
                        </w:r>
                      </w:p>
                    </w:txbxContent>
                  </v:textbox>
                </v:rect>
                <v:shape id="Text Box 26" o:spid="_x0000_s1595"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18604C" w:rsidRPr="003F7CF1" w:rsidRDefault="0018604C" w:rsidP="00E80032">
                        <w:pPr>
                          <w:pStyle w:val="Picture"/>
                          <w:rPr>
                            <w:sz w:val="19"/>
                            <w:szCs w:val="19"/>
                          </w:rPr>
                        </w:pPr>
                        <w:r w:rsidRPr="003F7CF1">
                          <w:rPr>
                            <w:sz w:val="19"/>
                            <w:szCs w:val="19"/>
                          </w:rPr>
                          <w:t>m_</w:t>
                        </w:r>
                        <w:r>
                          <w:rPr>
                            <w:sz w:val="19"/>
                            <w:szCs w:val="19"/>
                          </w:rPr>
                          <w:t>value</w:t>
                        </w:r>
                      </w:p>
                    </w:txbxContent>
                  </v:textbox>
                </v:shape>
                <v:shape id="Text Box 27" o:spid="_x0000_s1596"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18604C" w:rsidRPr="003F7CF1" w:rsidRDefault="0018604C" w:rsidP="00E80032">
                        <w:pPr>
                          <w:pStyle w:val="Picture"/>
                          <w:rPr>
                            <w:sz w:val="19"/>
                            <w:szCs w:val="19"/>
                          </w:rPr>
                        </w:pPr>
                        <w:r w:rsidRPr="003F7CF1">
                          <w:rPr>
                            <w:sz w:val="19"/>
                            <w:szCs w:val="19"/>
                          </w:rPr>
                          <w:t>m_</w:t>
                        </w:r>
                        <w:r>
                          <w:rPr>
                            <w:sz w:val="19"/>
                            <w:szCs w:val="19"/>
                          </w:rPr>
                          <w:t>nextPtr</w:t>
                        </w:r>
                      </w:p>
                    </w:txbxContent>
                  </v:textbox>
                </v:shape>
                <v:rect id="Rectangle 28" o:spid="_x0000_s1597"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18604C" w:rsidRPr="003F7CF1" w:rsidRDefault="0018604C" w:rsidP="00E80032">
                        <w:pPr>
                          <w:pStyle w:val="SourceCodeBoxText"/>
                          <w:rPr>
                            <w:sz w:val="19"/>
                            <w:szCs w:val="19"/>
                            <w:lang w:val="en-US"/>
                          </w:rPr>
                        </w:pPr>
                      </w:p>
                    </w:txbxContent>
                  </v:textbox>
                </v:rect>
                <v:line id="Line 29" o:spid="_x0000_s1598"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599"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0"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1"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18604C" w:rsidRPr="003F7CF1" w:rsidRDefault="0018604C" w:rsidP="00E80032">
                        <w:pPr>
                          <w:pStyle w:val="SourceCodeBoxText"/>
                          <w:rPr>
                            <w:sz w:val="19"/>
                            <w:szCs w:val="19"/>
                            <w:lang w:val="en-US"/>
                          </w:rPr>
                        </w:pPr>
                        <w:r w:rsidRPr="003F7CF1">
                          <w:rPr>
                            <w:sz w:val="19"/>
                            <w:szCs w:val="19"/>
                            <w:lang w:val="en-US"/>
                          </w:rPr>
                          <w:t>NULL</w:t>
                        </w:r>
                      </w:p>
                    </w:txbxContent>
                  </v:textbox>
                </v:rect>
                <v:line id="Line 33" o:spid="_x0000_s1602"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03"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18604C" w:rsidRPr="003F7CF1" w:rsidRDefault="0018604C" w:rsidP="00E80032">
                        <w:pPr>
                          <w:pStyle w:val="Picture"/>
                        </w:pPr>
                        <w:r w:rsidRPr="003F7CF1">
                          <w:t>m_</w:t>
                        </w:r>
                        <w:r>
                          <w:t>value</w:t>
                        </w:r>
                      </w:p>
                    </w:txbxContent>
                  </v:textbox>
                </v:shape>
                <v:rect id="Rectangle 35" o:spid="_x0000_s1604"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18604C" w:rsidRPr="003F7CF1" w:rsidRDefault="0018604C" w:rsidP="00E80032">
                        <w:pPr>
                          <w:pStyle w:val="SourceCodeBoxText"/>
                          <w:rPr>
                            <w:sz w:val="19"/>
                            <w:szCs w:val="19"/>
                            <w:lang w:val="en-US"/>
                          </w:rPr>
                        </w:pPr>
                      </w:p>
                    </w:txbxContent>
                  </v:textbox>
                </v:rect>
                <v:shape id="Text Box 36" o:spid="_x0000_s1605"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18604C" w:rsidRPr="003F7CF1" w:rsidRDefault="0018604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815" w:name="_Toc320485613"/>
      <w:bookmarkStart w:id="816" w:name="_Toc323656725"/>
      <w:bookmarkStart w:id="817" w:name="_Toc324085463"/>
      <w:bookmarkStart w:id="818" w:name="_Toc383781115"/>
      <w:bookmarkStart w:id="819" w:name="_Toc49764519"/>
      <w:r w:rsidRPr="00EC76D5">
        <w:t>Unions</w:t>
      </w:r>
      <w:bookmarkEnd w:id="815"/>
      <w:bookmarkEnd w:id="816"/>
      <w:bookmarkEnd w:id="817"/>
      <w:bookmarkEnd w:id="818"/>
      <w:bookmarkEnd w:id="819"/>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820" w:name="_Toc320485614"/>
      <w:bookmarkStart w:id="821" w:name="_Toc323656726"/>
      <w:bookmarkStart w:id="822" w:name="_Toc324085464"/>
      <w:bookmarkStart w:id="823" w:name="_Toc383781116"/>
      <w:bookmarkStart w:id="824" w:name="_Toc49764520"/>
      <w:r w:rsidRPr="00EC76D5">
        <w:t>Bitfields</w:t>
      </w:r>
      <w:bookmarkEnd w:id="820"/>
      <w:bookmarkEnd w:id="821"/>
      <w:bookmarkEnd w:id="822"/>
      <w:bookmarkEnd w:id="823"/>
      <w:bookmarkEnd w:id="824"/>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825"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826" w:name="_Toc320485616"/>
      <w:bookmarkStart w:id="827" w:name="_Toc323656727"/>
      <w:bookmarkStart w:id="828" w:name="_Toc324085465"/>
      <w:bookmarkStart w:id="829" w:name="_Toc383781117"/>
      <w:bookmarkStart w:id="830" w:name="_Toc49764521"/>
      <w:r w:rsidRPr="00EC76D5">
        <w:t>Structures with function pointers</w:t>
      </w:r>
      <w:bookmarkEnd w:id="826"/>
      <w:bookmarkEnd w:id="827"/>
      <w:bookmarkEnd w:id="828"/>
      <w:bookmarkEnd w:id="829"/>
      <w:bookmarkEnd w:id="830"/>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8"/>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831" w:name="_Toc320485619"/>
      <w:bookmarkStart w:id="832" w:name="_Toc323656728"/>
      <w:bookmarkStart w:id="833" w:name="_Toc324085466"/>
      <w:bookmarkStart w:id="834" w:name="_Toc383781118"/>
      <w:bookmarkStart w:id="835" w:name="_Ref383781494"/>
      <w:bookmarkStart w:id="836" w:name="_Ref383865235"/>
      <w:bookmarkStart w:id="837" w:name="_Ref383865434"/>
      <w:bookmarkStart w:id="838" w:name="_Ref383866090"/>
      <w:bookmarkStart w:id="839" w:name="_Toc49764522"/>
      <w:r w:rsidRPr="00EC76D5">
        <w:t>The Preprocessor</w:t>
      </w:r>
      <w:bookmarkEnd w:id="831"/>
      <w:bookmarkEnd w:id="832"/>
      <w:bookmarkEnd w:id="833"/>
      <w:bookmarkEnd w:id="834"/>
      <w:bookmarkEnd w:id="835"/>
      <w:bookmarkEnd w:id="836"/>
      <w:bookmarkEnd w:id="837"/>
      <w:bookmarkEnd w:id="838"/>
      <w:bookmarkEnd w:id="839"/>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209F59C"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047F17">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840" w:name="_Toc320485618"/>
      <w:bookmarkStart w:id="841" w:name="_Toc323656729"/>
      <w:bookmarkStart w:id="842" w:name="_Toc324085467"/>
      <w:bookmarkStart w:id="843" w:name="_Toc383781119"/>
      <w:bookmarkStart w:id="844" w:name="_Toc49764523"/>
      <w:bookmarkStart w:id="845" w:name="_Toc320485621"/>
      <w:r w:rsidRPr="00EC76D5">
        <w:t>The Standard Library</w:t>
      </w:r>
      <w:bookmarkEnd w:id="840"/>
      <w:bookmarkEnd w:id="841"/>
      <w:bookmarkEnd w:id="842"/>
      <w:bookmarkEnd w:id="843"/>
      <w:bookmarkEnd w:id="844"/>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846" w:name="_Toc323656730"/>
      <w:bookmarkStart w:id="847" w:name="_Toc324085468"/>
      <w:bookmarkStart w:id="848" w:name="_Toc383781120"/>
      <w:bookmarkStart w:id="849" w:name="_Toc49764524"/>
      <w:r w:rsidRPr="00EC76D5">
        <w:t>File Management</w:t>
      </w:r>
      <w:bookmarkEnd w:id="846"/>
      <w:bookmarkEnd w:id="847"/>
      <w:bookmarkEnd w:id="848"/>
      <w:bookmarkEnd w:id="849"/>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850" w:name="_Toc323656731"/>
      <w:bookmarkStart w:id="851" w:name="_Toc324085469"/>
      <w:bookmarkStart w:id="852" w:name="_Toc383781121"/>
      <w:bookmarkStart w:id="853" w:name="_Toc49764525"/>
      <w:r w:rsidRPr="00EC76D5">
        <w:t>Program Parameters</w:t>
      </w:r>
      <w:bookmarkEnd w:id="850"/>
      <w:bookmarkEnd w:id="851"/>
      <w:bookmarkEnd w:id="852"/>
      <w:bookmarkEnd w:id="853"/>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854" w:name="_Toc323656732"/>
      <w:bookmarkStart w:id="855" w:name="_Toc324085470"/>
      <w:bookmarkStart w:id="856" w:name="_Toc383781122"/>
      <w:bookmarkStart w:id="857" w:name="_Toc49764526"/>
      <w:r w:rsidRPr="00EC76D5">
        <w:t>Environment Functions</w:t>
      </w:r>
      <w:bookmarkEnd w:id="854"/>
      <w:bookmarkEnd w:id="855"/>
      <w:bookmarkEnd w:id="856"/>
      <w:bookmarkEnd w:id="857"/>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858"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859" w:author="Stefan Björnander" w:date="2012-05-06T21:51:00Z">
            <w:rPr>
              <w:color w:val="0000FF"/>
            </w:rPr>
          </w:rPrChange>
        </w:rPr>
        <w:t>void</w:t>
      </w:r>
      <w:r w:rsidRPr="00EC76D5">
        <w:t xml:space="preserve"> ExitFunction(</w:t>
      </w:r>
      <w:r w:rsidRPr="00EC76D5">
        <w:rPr>
          <w:color w:val="000000" w:themeColor="text1"/>
          <w:rPrChange w:id="860"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861"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862" w:name="_Toc323656733"/>
      <w:bookmarkStart w:id="863" w:name="_Toc324085471"/>
      <w:bookmarkStart w:id="864" w:name="_Toc383781123"/>
      <w:bookmarkStart w:id="865" w:name="_Ref383865473"/>
      <w:bookmarkStart w:id="866" w:name="_Ref383865556"/>
      <w:bookmarkStart w:id="867" w:name="_Toc49764527"/>
      <w:r w:rsidRPr="00EC76D5">
        <w:t>Searching and Sorting</w:t>
      </w:r>
      <w:bookmarkEnd w:id="862"/>
      <w:bookmarkEnd w:id="863"/>
      <w:bookmarkEnd w:id="864"/>
      <w:bookmarkEnd w:id="865"/>
      <w:bookmarkEnd w:id="866"/>
      <w:bookmarkEnd w:id="867"/>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868"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69" w:author="Stefan Björnander" w:date="2012-05-06T21:51:00Z">
            <w:rPr>
              <w:color w:val="0000FF"/>
            </w:rPr>
          </w:rPrChange>
        </w:rPr>
        <w:t>int</w:t>
      </w:r>
      <w:r w:rsidRPr="00EC76D5">
        <w:t xml:space="preserve"> CompareIntegers(</w:t>
      </w:r>
      <w:r w:rsidRPr="00EC76D5">
        <w:rPr>
          <w:color w:val="000000" w:themeColor="text1"/>
          <w:rPrChange w:id="870" w:author="Stefan Björnander" w:date="2012-05-06T21:51:00Z">
            <w:rPr>
              <w:color w:val="0000FF"/>
            </w:rPr>
          </w:rPrChange>
        </w:rPr>
        <w:t>const</w:t>
      </w:r>
      <w:r w:rsidRPr="00EC76D5">
        <w:t xml:space="preserve"> </w:t>
      </w:r>
      <w:r w:rsidRPr="00EC76D5">
        <w:rPr>
          <w:color w:val="000000" w:themeColor="text1"/>
          <w:rPrChange w:id="871" w:author="Stefan Björnander" w:date="2012-05-06T21:51:00Z">
            <w:rPr>
              <w:color w:val="0000FF"/>
            </w:rPr>
          </w:rPrChange>
        </w:rPr>
        <w:t>int</w:t>
      </w:r>
      <w:r w:rsidRPr="00EC76D5">
        <w:t xml:space="preserve">* intPtr1, </w:t>
      </w:r>
      <w:r w:rsidRPr="00EC76D5">
        <w:rPr>
          <w:color w:val="000000" w:themeColor="text1"/>
          <w:rPrChange w:id="872" w:author="Stefan Björnander" w:date="2012-05-06T21:51:00Z">
            <w:rPr>
              <w:color w:val="0000FF"/>
            </w:rPr>
          </w:rPrChange>
        </w:rPr>
        <w:t>const</w:t>
      </w:r>
      <w:r w:rsidRPr="00EC76D5">
        <w:t xml:space="preserve"> </w:t>
      </w:r>
      <w:r w:rsidRPr="00EC76D5">
        <w:rPr>
          <w:color w:val="000000" w:themeColor="text1"/>
          <w:rPrChange w:id="873"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74"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75"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76"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77"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78"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79"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80"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81"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82" w:name="_Toc323656734"/>
      <w:bookmarkStart w:id="883" w:name="_Toc324085472"/>
      <w:bookmarkStart w:id="884" w:name="_Toc383781124"/>
      <w:bookmarkStart w:id="885" w:name="_Toc49764528"/>
      <w:r w:rsidRPr="00EC76D5">
        <w:t xml:space="preserve">Functions with </w:t>
      </w:r>
      <w:bookmarkStart w:id="886" w:name="_Toc320485620"/>
      <w:r w:rsidRPr="00EC76D5">
        <w:t>Variable Number of Parameters</w:t>
      </w:r>
      <w:bookmarkEnd w:id="882"/>
      <w:bookmarkEnd w:id="883"/>
      <w:bookmarkEnd w:id="884"/>
      <w:bookmarkEnd w:id="886"/>
      <w:bookmarkEnd w:id="885"/>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87" w:name="_Toc323656735"/>
      <w:bookmarkStart w:id="888" w:name="_Toc324085473"/>
      <w:bookmarkStart w:id="889" w:name="_Toc383781125"/>
      <w:bookmarkStart w:id="890" w:name="_Toc49764529"/>
      <w:r w:rsidRPr="00EC76D5">
        <w:t>String Management</w:t>
      </w:r>
      <w:bookmarkEnd w:id="887"/>
      <w:bookmarkEnd w:id="888"/>
      <w:bookmarkEnd w:id="889"/>
      <w:bookmarkEnd w:id="890"/>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91" w:author="Stefan Björnander" w:date="2012-05-06T21:51:00Z">
            <w:rPr>
              <w:color w:val="0000FF"/>
            </w:rPr>
          </w:rPrChange>
        </w:rPr>
        <w:t>int</w:t>
      </w:r>
      <w:r w:rsidRPr="00EC76D5">
        <w:t xml:space="preserve"> FirstIndexOf(char s[], </w:t>
      </w:r>
      <w:r w:rsidRPr="00EC76D5">
        <w:rPr>
          <w:color w:val="000000" w:themeColor="text1"/>
          <w:rPrChange w:id="892"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93" w:author="Stefan Björnander" w:date="2012-05-06T21:51:00Z">
            <w:rPr>
              <w:color w:val="0000FF"/>
            </w:rPr>
          </w:rPrChange>
        </w:rPr>
        <w:t>int</w:t>
      </w:r>
      <w:r w:rsidRPr="00EC76D5">
        <w:t xml:space="preserve"> LastIndexOf(</w:t>
      </w:r>
      <w:r w:rsidRPr="00EC76D5">
        <w:rPr>
          <w:color w:val="000000" w:themeColor="text1"/>
          <w:rPrChange w:id="894" w:author="Stefan Björnander" w:date="2012-05-06T21:51:00Z">
            <w:rPr>
              <w:color w:val="0000FF"/>
            </w:rPr>
          </w:rPrChange>
        </w:rPr>
        <w:t>char</w:t>
      </w:r>
      <w:r w:rsidRPr="00EC76D5">
        <w:t xml:space="preserve"> s[], </w:t>
      </w:r>
      <w:r w:rsidRPr="00EC76D5">
        <w:rPr>
          <w:color w:val="000000" w:themeColor="text1"/>
          <w:rPrChange w:id="895"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96" w:author="Stefan Björnander" w:date="2012-05-06T21:51:00Z">
            <w:rPr>
              <w:color w:val="A31515"/>
            </w:rPr>
          </w:rPrChange>
        </w:rPr>
        <w:t>"Hello"</w:t>
      </w:r>
      <w:r w:rsidRPr="00EC76D5">
        <w:t xml:space="preserve">, s2[] = </w:t>
      </w:r>
      <w:r w:rsidRPr="00EC76D5">
        <w:rPr>
          <w:color w:val="000000" w:themeColor="text1"/>
          <w:rPrChange w:id="897"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98"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99"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900"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901" w:author="Stefan Björnander" w:date="2012-05-06T21:51:00Z">
            <w:rPr>
              <w:color w:val="0000FF"/>
            </w:rPr>
          </w:rPrChange>
        </w:rPr>
        <w:t>if</w:t>
      </w:r>
      <w:r w:rsidRPr="00EC76D5">
        <w:t xml:space="preserve"> (sscanf(s2, </w:t>
      </w:r>
      <w:r w:rsidRPr="00EC76D5">
        <w:rPr>
          <w:color w:val="000000" w:themeColor="text1"/>
          <w:rPrChange w:id="902"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903"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904" w:name="_Toc323656736"/>
      <w:bookmarkStart w:id="905" w:name="_Toc324085474"/>
      <w:bookmarkStart w:id="906" w:name="_Toc383781126"/>
      <w:bookmarkStart w:id="907" w:name="_Toc49764530"/>
      <w:r w:rsidRPr="00EC76D5">
        <w:t>Memory Management</w:t>
      </w:r>
      <w:bookmarkEnd w:id="904"/>
      <w:bookmarkEnd w:id="905"/>
      <w:bookmarkEnd w:id="906"/>
      <w:bookmarkEnd w:id="907"/>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908"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909"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910" w:name="_Toc323656737"/>
      <w:bookmarkStart w:id="911" w:name="_Toc324085475"/>
      <w:bookmarkStart w:id="912" w:name="_Toc383781127"/>
      <w:bookmarkStart w:id="913" w:name="_Toc49764531"/>
      <w:r w:rsidRPr="00EC76D5">
        <w:t>Mathematical Functions</w:t>
      </w:r>
      <w:bookmarkEnd w:id="910"/>
      <w:bookmarkEnd w:id="911"/>
      <w:bookmarkEnd w:id="912"/>
      <w:bookmarkEnd w:id="913"/>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914" w:name="_Toc320485615"/>
      <w:bookmarkStart w:id="915" w:name="_Toc323656738"/>
      <w:bookmarkStart w:id="916" w:name="_Toc324085476"/>
      <w:bookmarkStart w:id="917" w:name="_Toc383781128"/>
      <w:bookmarkStart w:id="918" w:name="_Toc49764532"/>
      <w:r w:rsidRPr="00EC76D5">
        <w:t>Long Jumps</w:t>
      </w:r>
      <w:bookmarkEnd w:id="914"/>
      <w:bookmarkEnd w:id="915"/>
      <w:bookmarkEnd w:id="916"/>
      <w:bookmarkEnd w:id="917"/>
      <w:bookmarkEnd w:id="918"/>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9"/>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919" w:name="_Toc323656739"/>
      <w:bookmarkStart w:id="920" w:name="_Toc324085477"/>
      <w:bookmarkStart w:id="921" w:name="_Toc383781129"/>
      <w:bookmarkStart w:id="922" w:name="_Toc49764533"/>
      <w:r w:rsidRPr="00EC76D5">
        <w:t>Time</w:t>
      </w:r>
      <w:bookmarkEnd w:id="919"/>
      <w:bookmarkEnd w:id="920"/>
      <w:bookmarkEnd w:id="921"/>
      <w:bookmarkEnd w:id="922"/>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923" w:author="Stefan Björnander" w:date="2012-05-06T21:51:00Z">
            <w:rPr>
              <w:color w:val="A31515"/>
            </w:rPr>
          </w:rPrChange>
        </w:rPr>
        <w:t>"Feb"</w:t>
      </w:r>
      <w:r w:rsidRPr="00EC76D5">
        <w:t xml:space="preserve">, </w:t>
      </w:r>
      <w:r w:rsidRPr="00EC76D5">
        <w:rPr>
          <w:color w:val="000000" w:themeColor="text1"/>
          <w:rPrChange w:id="924" w:author="Stefan Björnander" w:date="2012-05-06T21:51:00Z">
            <w:rPr>
              <w:color w:val="A31515"/>
            </w:rPr>
          </w:rPrChange>
        </w:rPr>
        <w:t>"Mar"</w:t>
      </w:r>
      <w:r w:rsidRPr="00EC76D5">
        <w:t xml:space="preserve">, </w:t>
      </w:r>
      <w:r w:rsidRPr="00EC76D5">
        <w:rPr>
          <w:color w:val="000000" w:themeColor="text1"/>
          <w:rPrChange w:id="925"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926" w:author="Stefan Björnander" w:date="2012-05-06T21:51:00Z">
            <w:rPr>
              <w:color w:val="A31515"/>
            </w:rPr>
          </w:rPrChange>
        </w:rPr>
        <w:t>"Jun"</w:t>
      </w:r>
      <w:r w:rsidRPr="00EC76D5">
        <w:t xml:space="preserve">, </w:t>
      </w:r>
      <w:r w:rsidRPr="00EC76D5">
        <w:rPr>
          <w:color w:val="000000" w:themeColor="text1"/>
          <w:rPrChange w:id="927" w:author="Stefan Björnander" w:date="2012-05-06T21:51:00Z">
            <w:rPr>
              <w:color w:val="A31515"/>
            </w:rPr>
          </w:rPrChange>
        </w:rPr>
        <w:t>"Jul"</w:t>
      </w:r>
      <w:r w:rsidRPr="00EC76D5">
        <w:t xml:space="preserve">, </w:t>
      </w:r>
      <w:r w:rsidRPr="00EC76D5">
        <w:rPr>
          <w:color w:val="000000" w:themeColor="text1"/>
          <w:rPrChange w:id="928"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929" w:author="Stefan Björnander" w:date="2012-05-06T21:51:00Z">
            <w:rPr>
              <w:color w:val="A31515"/>
            </w:rPr>
          </w:rPrChange>
        </w:rPr>
        <w:t>"Oct"</w:t>
      </w:r>
      <w:r w:rsidRPr="00EC76D5">
        <w:t xml:space="preserve">, </w:t>
      </w:r>
      <w:r w:rsidRPr="00EC76D5">
        <w:rPr>
          <w:color w:val="000000" w:themeColor="text1"/>
          <w:rPrChange w:id="930" w:author="Stefan Björnander" w:date="2012-05-06T21:51:00Z">
            <w:rPr>
              <w:color w:val="A31515"/>
            </w:rPr>
          </w:rPrChange>
        </w:rPr>
        <w:t>"Nov"</w:t>
      </w:r>
      <w:r w:rsidRPr="00EC76D5">
        <w:t>,</w:t>
      </w:r>
      <w:r w:rsidRPr="00EC76D5">
        <w:rPr>
          <w:color w:val="000000" w:themeColor="text1"/>
          <w:rPrChange w:id="931"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932" w:author="Stefan Björnander" w:date="2012-05-06T21:51:00Z">
            <w:rPr>
              <w:color w:val="A31515"/>
            </w:rPr>
          </w:rPrChange>
        </w:rPr>
        <w:t>"Mon"</w:t>
      </w:r>
      <w:r w:rsidRPr="00EC76D5">
        <w:t xml:space="preserve">, </w:t>
      </w:r>
      <w:r w:rsidRPr="00EC76D5">
        <w:rPr>
          <w:color w:val="000000" w:themeColor="text1"/>
          <w:rPrChange w:id="933" w:author="Stefan Björnander" w:date="2012-05-06T21:51:00Z">
            <w:rPr>
              <w:color w:val="A31515"/>
            </w:rPr>
          </w:rPrChange>
        </w:rPr>
        <w:t>"Tue"</w:t>
      </w:r>
      <w:r w:rsidRPr="00EC76D5">
        <w:t xml:space="preserve">, </w:t>
      </w:r>
      <w:r w:rsidRPr="00EC76D5">
        <w:rPr>
          <w:color w:val="000000" w:themeColor="text1"/>
          <w:rPrChange w:id="934"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935" w:author="Stefan Björnander" w:date="2012-05-06T21:51:00Z">
            <w:rPr>
              <w:color w:val="A31515"/>
            </w:rPr>
          </w:rPrChange>
        </w:rPr>
        <w:t>"Fri"</w:t>
      </w:r>
      <w:r w:rsidRPr="00EC76D5">
        <w:t xml:space="preserve">, </w:t>
      </w:r>
      <w:r w:rsidRPr="00EC76D5">
        <w:rPr>
          <w:color w:val="000000" w:themeColor="text1"/>
          <w:rPrChange w:id="936"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937"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938"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939"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940" w:name="_Toc323656740"/>
      <w:bookmarkStart w:id="941" w:name="_Toc324085478"/>
      <w:bookmarkStart w:id="942" w:name="_Toc383781130"/>
      <w:bookmarkStart w:id="943" w:name="_Toc49764534"/>
      <w:r w:rsidRPr="00EC76D5">
        <w:t>Random Numbers</w:t>
      </w:r>
      <w:bookmarkEnd w:id="940"/>
      <w:bookmarkEnd w:id="941"/>
      <w:bookmarkEnd w:id="942"/>
      <w:bookmarkEnd w:id="943"/>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944"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945"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946"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947" w:name="_Toc323656741"/>
      <w:bookmarkStart w:id="948" w:name="_Toc324085479"/>
      <w:bookmarkStart w:id="949" w:name="_Toc383781131"/>
      <w:bookmarkStart w:id="950" w:name="_Toc49764535"/>
      <w:r w:rsidRPr="00EC76D5">
        <w:t>Limits of Integral and Floating Types</w:t>
      </w:r>
      <w:bookmarkEnd w:id="947"/>
      <w:bookmarkEnd w:id="948"/>
      <w:bookmarkEnd w:id="949"/>
      <w:bookmarkEnd w:id="950"/>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951" w:name="_Toc323656742"/>
      <w:bookmarkStart w:id="952" w:name="_Toc324085480"/>
      <w:bookmarkStart w:id="953" w:name="_Toc383781132"/>
      <w:bookmarkStart w:id="954" w:name="_Toc49764536"/>
      <w:r w:rsidRPr="00EC76D5">
        <w:t>Character Functions</w:t>
      </w:r>
      <w:bookmarkEnd w:id="951"/>
      <w:bookmarkEnd w:id="952"/>
      <w:bookmarkEnd w:id="953"/>
      <w:bookmarkEnd w:id="954"/>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955"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956"/>
            <w:commentRangeStart w:id="957"/>
            <w:r w:rsidRPr="00EC76D5">
              <w:rPr>
                <w:b/>
                <w:sz w:val="21"/>
                <w:szCs w:val="21"/>
              </w:rPr>
              <w:t>Isalnum</w:t>
            </w:r>
            <w:commentRangeEnd w:id="956"/>
            <w:r w:rsidR="00166455" w:rsidRPr="00EC76D5">
              <w:rPr>
                <w:rStyle w:val="Kommentarsreferens"/>
                <w:rFonts w:eastAsia="Times New Roman" w:cs="Times New Roman"/>
              </w:rPr>
              <w:commentReference w:id="956"/>
            </w:r>
            <w:commentRangeEnd w:id="957"/>
            <w:r w:rsidR="00166455" w:rsidRPr="00EC76D5">
              <w:rPr>
                <w:rStyle w:val="Kommentarsreferens"/>
                <w:rFonts w:eastAsia="Times New Roman" w:cs="Times New Roman"/>
              </w:rPr>
              <w:commentReference w:id="957"/>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958" w:name="_Toc323656743"/>
      <w:bookmarkStart w:id="959" w:name="_Toc324085481"/>
      <w:bookmarkStart w:id="960" w:name="_Toc383781133"/>
      <w:bookmarkStart w:id="961" w:name="_Toc49764537"/>
      <w:r w:rsidRPr="00EC76D5">
        <w:t>Further Reading</w:t>
      </w:r>
      <w:bookmarkEnd w:id="845"/>
      <w:bookmarkEnd w:id="958"/>
      <w:bookmarkEnd w:id="959"/>
      <w:bookmarkEnd w:id="960"/>
      <w:bookmarkEnd w:id="961"/>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962" w:name="_Toc49764538"/>
      <w:r w:rsidRPr="00EC76D5">
        <w:t>Foreword</w:t>
      </w:r>
      <w:bookmarkEnd w:id="96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18604C" w:rsidRDefault="0018604C" w:rsidP="005F7461">
                              <w:pPr>
                                <w:spacing w:before="60" w:after="0"/>
                                <w:jc w:val="center"/>
                                <w:rPr>
                                  <w:lang w:val="sv-SE"/>
                                </w:rPr>
                              </w:pPr>
                              <w:r>
                                <w:rPr>
                                  <w:lang w:val="sv-SE"/>
                                </w:rPr>
                                <w:t>Preprocessor</w:t>
                              </w:r>
                            </w:p>
                            <w:p w14:paraId="04F32221" w14:textId="77777777" w:rsidR="0018604C" w:rsidRPr="00C7380D" w:rsidRDefault="0018604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18604C" w:rsidRPr="008541FD" w:rsidRDefault="0018604C" w:rsidP="005F7461">
                              <w:pPr>
                                <w:spacing w:before="60" w:after="0"/>
                                <w:jc w:val="center"/>
                              </w:pPr>
                              <w:r w:rsidRPr="008541FD">
                                <w:t>Source</w:t>
                              </w:r>
                              <w:r>
                                <w:t xml:space="preserve"> </w:t>
                              </w:r>
                              <w:r w:rsidRPr="008541FD">
                                <w:t>Code</w:t>
                              </w:r>
                            </w:p>
                            <w:p w14:paraId="4FCEAC5C" w14:textId="77777777" w:rsidR="0018604C" w:rsidRDefault="0018604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18604C" w:rsidRDefault="0018604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18604C" w:rsidRDefault="0018604C" w:rsidP="005F7461">
                              <w:pPr>
                                <w:pStyle w:val="Normalwebb"/>
                                <w:spacing w:before="60" w:line="256" w:lineRule="auto"/>
                                <w:jc w:val="center"/>
                              </w:pPr>
                              <w:r>
                                <w:rPr>
                                  <w:rFonts w:eastAsia="Calibri"/>
                                  <w:sz w:val="22"/>
                                  <w:szCs w:val="22"/>
                                  <w:lang w:val="en-US"/>
                                </w:rPr>
                                <w:t>Processed Code</w:t>
                              </w:r>
                            </w:p>
                            <w:p w14:paraId="14142DBC" w14:textId="77777777" w:rsidR="0018604C" w:rsidRDefault="0018604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18604C" w:rsidRDefault="0018604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18604C" w:rsidRDefault="0018604C" w:rsidP="005F7461">
                              <w:pPr>
                                <w:pStyle w:val="Normalwebb"/>
                                <w:spacing w:before="60" w:line="254" w:lineRule="auto"/>
                                <w:jc w:val="center"/>
                              </w:pPr>
                              <w:r>
                                <w:rPr>
                                  <w:rFonts w:eastAsia="Calibri"/>
                                  <w:sz w:val="22"/>
                                  <w:szCs w:val="22"/>
                                  <w:lang w:val="en-US"/>
                                </w:rPr>
                                <w:t>Syntax Tree</w:t>
                              </w:r>
                            </w:p>
                            <w:p w14:paraId="070DB26E" w14:textId="77777777" w:rsidR="0018604C" w:rsidRDefault="0018604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18604C" w:rsidRDefault="0018604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18604C" w:rsidRDefault="0018604C" w:rsidP="005F7461">
                              <w:pPr>
                                <w:pStyle w:val="Normalwebb"/>
                                <w:spacing w:before="60" w:line="252" w:lineRule="auto"/>
                                <w:jc w:val="center"/>
                              </w:pPr>
                              <w:r>
                                <w:rPr>
                                  <w:rFonts w:eastAsia="Calibri"/>
                                  <w:sz w:val="22"/>
                                  <w:szCs w:val="22"/>
                                  <w:lang w:val="en-US"/>
                                </w:rPr>
                                <w:t>Optimized Syntax Tree</w:t>
                              </w:r>
                            </w:p>
                            <w:p w14:paraId="3315953C" w14:textId="77777777" w:rsidR="0018604C" w:rsidRDefault="0018604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18604C" w:rsidRDefault="0018604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18604C" w:rsidRDefault="0018604C" w:rsidP="005F7461">
                              <w:pPr>
                                <w:pStyle w:val="Normalwebb"/>
                                <w:spacing w:before="60" w:line="252" w:lineRule="auto"/>
                                <w:jc w:val="center"/>
                              </w:pPr>
                              <w:r>
                                <w:rPr>
                                  <w:rFonts w:eastAsia="Calibri"/>
                                  <w:sz w:val="22"/>
                                  <w:szCs w:val="22"/>
                                  <w:lang w:val="en-US"/>
                                </w:rPr>
                                <w:t>Middle Code List</w:t>
                              </w:r>
                            </w:p>
                            <w:p w14:paraId="321C1BE9" w14:textId="77777777" w:rsidR="0018604C" w:rsidRDefault="0018604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18604C" w:rsidRDefault="0018604C" w:rsidP="005F7461">
                              <w:pPr>
                                <w:pStyle w:val="Normalwebb"/>
                                <w:spacing w:before="60" w:line="252" w:lineRule="auto"/>
                                <w:jc w:val="center"/>
                              </w:pPr>
                              <w:r>
                                <w:rPr>
                                  <w:rFonts w:eastAsia="Calibri"/>
                                  <w:sz w:val="22"/>
                                  <w:szCs w:val="22"/>
                                  <w:lang w:val="en-US"/>
                                </w:rPr>
                                <w:t>Optimized Middle Code List</w:t>
                              </w:r>
                            </w:p>
                            <w:p w14:paraId="4CF9CB98" w14:textId="77777777" w:rsidR="0018604C" w:rsidRDefault="0018604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18604C" w:rsidRDefault="0018604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18604C" w:rsidRDefault="0018604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06"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">
                <v:shape id="_x0000_s1607" type="#_x0000_t75" style="position:absolute;width:59436;height:72885;visibility:visible;mso-wrap-style:square">
                  <v:fill o:detectmouseclick="t"/>
                  <v:path o:connecttype="none"/>
                </v:shape>
                <v:shape id="Textruta 385" o:spid="_x0000_s1608"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18604C" w:rsidRDefault="0018604C" w:rsidP="005F7461">
                        <w:pPr>
                          <w:spacing w:before="60" w:after="0"/>
                          <w:jc w:val="center"/>
                          <w:rPr>
                            <w:lang w:val="sv-SE"/>
                          </w:rPr>
                        </w:pPr>
                        <w:r>
                          <w:rPr>
                            <w:lang w:val="sv-SE"/>
                          </w:rPr>
                          <w:t>Preprocessor</w:t>
                        </w:r>
                      </w:p>
                      <w:p w14:paraId="04F32221" w14:textId="77777777" w:rsidR="0018604C" w:rsidRPr="00C7380D" w:rsidRDefault="0018604C" w:rsidP="005F7461">
                        <w:pPr>
                          <w:rPr>
                            <w:lang w:val="sv-SE"/>
                          </w:rPr>
                        </w:pPr>
                      </w:p>
                    </w:txbxContent>
                  </v:textbox>
                </v:shape>
                <v:shape id="Textruta 7" o:spid="_x0000_s1609"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18604C" w:rsidRPr="008541FD" w:rsidRDefault="0018604C" w:rsidP="005F7461">
                        <w:pPr>
                          <w:spacing w:before="60" w:after="0"/>
                          <w:jc w:val="center"/>
                        </w:pPr>
                        <w:r w:rsidRPr="008541FD">
                          <w:t>Source</w:t>
                        </w:r>
                        <w:r>
                          <w:t xml:space="preserve"> </w:t>
                        </w:r>
                        <w:r w:rsidRPr="008541FD">
                          <w:t>Code</w:t>
                        </w:r>
                      </w:p>
                      <w:p w14:paraId="4FCEAC5C" w14:textId="77777777" w:rsidR="0018604C" w:rsidRDefault="0018604C" w:rsidP="005F7461">
                        <w:pPr>
                          <w:pStyle w:val="Normalwebb"/>
                          <w:spacing w:before="120" w:after="120" w:line="256" w:lineRule="auto"/>
                        </w:pPr>
                        <w:r>
                          <w:rPr>
                            <w:rFonts w:eastAsia="Calibri"/>
                            <w:sz w:val="22"/>
                            <w:szCs w:val="22"/>
                          </w:rPr>
                          <w:t> </w:t>
                        </w:r>
                      </w:p>
                    </w:txbxContent>
                  </v:textbox>
                </v:shape>
                <v:shape id="Rak pilkoppling 387" o:spid="_x0000_s1610"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1"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18604C" w:rsidRDefault="0018604C" w:rsidP="005F7461">
                        <w:pPr>
                          <w:pStyle w:val="Normalwebb"/>
                          <w:spacing w:before="60" w:line="256" w:lineRule="auto"/>
                          <w:jc w:val="center"/>
                        </w:pPr>
                        <w:r>
                          <w:rPr>
                            <w:rFonts w:eastAsia="Calibri"/>
                            <w:sz w:val="22"/>
                            <w:szCs w:val="22"/>
                          </w:rPr>
                          <w:t>Parser</w:t>
                        </w:r>
                      </w:p>
                    </w:txbxContent>
                  </v:textbox>
                </v:shape>
                <v:shape id="Textruta 7" o:spid="_x0000_s1612"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18604C" w:rsidRDefault="0018604C" w:rsidP="005F7461">
                        <w:pPr>
                          <w:pStyle w:val="Normalwebb"/>
                          <w:spacing w:before="60" w:line="256" w:lineRule="auto"/>
                          <w:jc w:val="center"/>
                        </w:pPr>
                        <w:r>
                          <w:rPr>
                            <w:rFonts w:eastAsia="Calibri"/>
                            <w:sz w:val="22"/>
                            <w:szCs w:val="22"/>
                            <w:lang w:val="en-US"/>
                          </w:rPr>
                          <w:t>Processed Code</w:t>
                        </w:r>
                      </w:p>
                      <w:p w14:paraId="14142DBC" w14:textId="77777777" w:rsidR="0018604C" w:rsidRDefault="0018604C" w:rsidP="005F7461">
                        <w:pPr>
                          <w:pStyle w:val="Normalwebb"/>
                          <w:spacing w:before="120" w:after="120" w:line="254" w:lineRule="auto"/>
                        </w:pPr>
                        <w:r>
                          <w:rPr>
                            <w:rFonts w:eastAsia="Calibri"/>
                            <w:sz w:val="22"/>
                            <w:szCs w:val="22"/>
                          </w:rPr>
                          <w:t> </w:t>
                        </w:r>
                      </w:p>
                    </w:txbxContent>
                  </v:textbox>
                </v:shape>
                <v:shape id="Rak pilkoppling 405" o:spid="_x0000_s1613"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14"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15"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18604C" w:rsidRDefault="0018604C" w:rsidP="005F7461">
                        <w:pPr>
                          <w:pStyle w:val="Normalwebb"/>
                          <w:spacing w:before="60" w:line="254" w:lineRule="auto"/>
                          <w:jc w:val="center"/>
                        </w:pPr>
                        <w:r>
                          <w:rPr>
                            <w:rFonts w:eastAsia="Calibri"/>
                            <w:sz w:val="22"/>
                            <w:szCs w:val="22"/>
                          </w:rPr>
                          <w:t>Syntax Tree Optimister</w:t>
                        </w:r>
                      </w:p>
                    </w:txbxContent>
                  </v:textbox>
                </v:shape>
                <v:shape id="Textruta 7" o:spid="_x0000_s1616"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18604C" w:rsidRDefault="0018604C" w:rsidP="005F7461">
                        <w:pPr>
                          <w:pStyle w:val="Normalwebb"/>
                          <w:spacing w:before="60" w:line="254" w:lineRule="auto"/>
                          <w:jc w:val="center"/>
                        </w:pPr>
                        <w:r>
                          <w:rPr>
                            <w:rFonts w:eastAsia="Calibri"/>
                            <w:sz w:val="22"/>
                            <w:szCs w:val="22"/>
                            <w:lang w:val="en-US"/>
                          </w:rPr>
                          <w:t>Syntax Tree</w:t>
                        </w:r>
                      </w:p>
                      <w:p w14:paraId="070DB26E" w14:textId="77777777" w:rsidR="0018604C" w:rsidRDefault="0018604C" w:rsidP="005F7461">
                        <w:pPr>
                          <w:pStyle w:val="Normalwebb"/>
                          <w:spacing w:before="120" w:after="120" w:line="252" w:lineRule="auto"/>
                        </w:pPr>
                        <w:r>
                          <w:rPr>
                            <w:rFonts w:eastAsia="Calibri"/>
                            <w:sz w:val="22"/>
                            <w:szCs w:val="22"/>
                          </w:rPr>
                          <w:t> </w:t>
                        </w:r>
                      </w:p>
                    </w:txbxContent>
                  </v:textbox>
                </v:shape>
                <v:shape id="Rak pilkoppling 418" o:spid="_x0000_s1617"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18"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19"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18604C" w:rsidRDefault="0018604C" w:rsidP="005F7461">
                        <w:pPr>
                          <w:pStyle w:val="Normalwebb"/>
                          <w:spacing w:before="60" w:line="252" w:lineRule="auto"/>
                          <w:jc w:val="center"/>
                        </w:pPr>
                        <w:r>
                          <w:rPr>
                            <w:rFonts w:eastAsia="Calibri"/>
                            <w:sz w:val="22"/>
                            <w:szCs w:val="22"/>
                          </w:rPr>
                          <w:t>Middle Code Generator</w:t>
                        </w:r>
                      </w:p>
                    </w:txbxContent>
                  </v:textbox>
                </v:shape>
                <v:shape id="Textruta 7" o:spid="_x0000_s1620"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18604C" w:rsidRDefault="0018604C" w:rsidP="005F7461">
                        <w:pPr>
                          <w:pStyle w:val="Normalwebb"/>
                          <w:spacing w:before="60" w:line="252" w:lineRule="auto"/>
                          <w:jc w:val="center"/>
                        </w:pPr>
                        <w:r>
                          <w:rPr>
                            <w:rFonts w:eastAsia="Calibri"/>
                            <w:sz w:val="22"/>
                            <w:szCs w:val="22"/>
                            <w:lang w:val="en-US"/>
                          </w:rPr>
                          <w:t>Optimized Syntax Tree</w:t>
                        </w:r>
                      </w:p>
                      <w:p w14:paraId="3315953C" w14:textId="77777777" w:rsidR="0018604C" w:rsidRDefault="0018604C" w:rsidP="005F7461">
                        <w:pPr>
                          <w:pStyle w:val="Normalwebb"/>
                          <w:spacing w:before="120" w:after="120" w:line="252" w:lineRule="auto"/>
                        </w:pPr>
                        <w:r>
                          <w:rPr>
                            <w:rFonts w:eastAsia="Calibri"/>
                            <w:sz w:val="22"/>
                            <w:szCs w:val="22"/>
                          </w:rPr>
                          <w:t> </w:t>
                        </w:r>
                      </w:p>
                    </w:txbxContent>
                  </v:textbox>
                </v:shape>
                <v:shape id="Rak pilkoppling 422" o:spid="_x0000_s1621"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22"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23"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18604C" w:rsidRDefault="0018604C" w:rsidP="005F7461">
                        <w:pPr>
                          <w:pStyle w:val="Normalwebb"/>
                          <w:spacing w:before="60" w:line="252" w:lineRule="auto"/>
                          <w:jc w:val="center"/>
                        </w:pPr>
                        <w:r>
                          <w:rPr>
                            <w:rFonts w:eastAsia="Calibri"/>
                            <w:sz w:val="22"/>
                            <w:szCs w:val="22"/>
                          </w:rPr>
                          <w:t>Middle Code Optimizer</w:t>
                        </w:r>
                      </w:p>
                    </w:txbxContent>
                  </v:textbox>
                </v:shape>
                <v:shape id="Textruta 7" o:spid="_x0000_s1624"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18604C" w:rsidRDefault="0018604C" w:rsidP="005F7461">
                        <w:pPr>
                          <w:pStyle w:val="Normalwebb"/>
                          <w:spacing w:before="60" w:line="252" w:lineRule="auto"/>
                          <w:jc w:val="center"/>
                        </w:pPr>
                        <w:r>
                          <w:rPr>
                            <w:rFonts w:eastAsia="Calibri"/>
                            <w:sz w:val="22"/>
                            <w:szCs w:val="22"/>
                            <w:lang w:val="en-US"/>
                          </w:rPr>
                          <w:t>Middle Code List</w:t>
                        </w:r>
                      </w:p>
                      <w:p w14:paraId="321C1BE9" w14:textId="77777777" w:rsidR="0018604C" w:rsidRDefault="0018604C" w:rsidP="005F7461">
                        <w:pPr>
                          <w:pStyle w:val="Normalwebb"/>
                          <w:spacing w:before="120" w:after="120" w:line="252" w:lineRule="auto"/>
                        </w:pPr>
                        <w:r>
                          <w:rPr>
                            <w:rFonts w:eastAsia="Calibri"/>
                            <w:sz w:val="22"/>
                            <w:szCs w:val="22"/>
                          </w:rPr>
                          <w:t> </w:t>
                        </w:r>
                      </w:p>
                    </w:txbxContent>
                  </v:textbox>
                </v:shape>
                <v:shape id="Rak pilkoppling 426" o:spid="_x0000_s1625"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26"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27"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18604C" w:rsidRDefault="0018604C" w:rsidP="005F7461">
                        <w:pPr>
                          <w:pStyle w:val="Normalwebb"/>
                          <w:spacing w:before="60" w:line="252" w:lineRule="auto"/>
                          <w:jc w:val="center"/>
                        </w:pPr>
                        <w:r>
                          <w:rPr>
                            <w:rFonts w:eastAsia="Calibri"/>
                            <w:sz w:val="22"/>
                            <w:szCs w:val="22"/>
                            <w:lang w:val="en-US"/>
                          </w:rPr>
                          <w:t>Optimized Middle Code List</w:t>
                        </w:r>
                      </w:p>
                      <w:p w14:paraId="4CF9CB98" w14:textId="77777777" w:rsidR="0018604C" w:rsidRDefault="0018604C" w:rsidP="005F7461">
                        <w:pPr>
                          <w:pStyle w:val="Normalwebb"/>
                          <w:spacing w:before="120" w:after="120" w:line="252" w:lineRule="auto"/>
                        </w:pPr>
                        <w:r>
                          <w:rPr>
                            <w:rFonts w:eastAsia="Calibri"/>
                            <w:sz w:val="22"/>
                            <w:szCs w:val="22"/>
                          </w:rPr>
                          <w:t> </w:t>
                        </w:r>
                      </w:p>
                    </w:txbxContent>
                  </v:textbox>
                </v:shape>
                <v:shape id="Rak pilkoppling 434" o:spid="_x0000_s1628"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29"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18604C" w:rsidRDefault="0018604C" w:rsidP="005F7461">
                        <w:pPr>
                          <w:pStyle w:val="Normalwebb"/>
                          <w:spacing w:before="60" w:line="254" w:lineRule="auto"/>
                          <w:jc w:val="center"/>
                        </w:pPr>
                        <w:r>
                          <w:rPr>
                            <w:rFonts w:eastAsia="Calibri"/>
                            <w:sz w:val="22"/>
                            <w:szCs w:val="22"/>
                          </w:rPr>
                          <w:t>Scanner</w:t>
                        </w:r>
                      </w:p>
                    </w:txbxContent>
                  </v:textbox>
                </v:shape>
                <v:shape id="Textruta 7" o:spid="_x0000_s1630"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18604C" w:rsidRDefault="0018604C" w:rsidP="005F7461">
                        <w:pPr>
                          <w:pStyle w:val="Normalwebb"/>
                          <w:spacing w:before="60" w:line="252" w:lineRule="auto"/>
                          <w:jc w:val="center"/>
                        </w:pPr>
                        <w:r>
                          <w:rPr>
                            <w:rFonts w:eastAsia="Calibri"/>
                            <w:sz w:val="22"/>
                            <w:szCs w:val="22"/>
                          </w:rPr>
                          <w:t>Symbol Table</w:t>
                        </w:r>
                      </w:p>
                    </w:txbxContent>
                  </v:textbox>
                </v:shape>
                <v:shape id="Rak pilkoppling 437" o:spid="_x0000_s1631"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32"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18604C" w:rsidRDefault="0018604C" w:rsidP="006F14D0">
                              <w:pPr>
                                <w:spacing w:before="60" w:after="0"/>
                                <w:jc w:val="center"/>
                                <w:rPr>
                                  <w:lang w:val="sv-SE"/>
                                </w:rPr>
                              </w:pPr>
                              <w:r>
                                <w:rPr>
                                  <w:lang w:val="sv-SE"/>
                                </w:rPr>
                                <w:t>Preprocessor</w:t>
                              </w:r>
                            </w:p>
                            <w:p w14:paraId="2CD90E0F" w14:textId="77777777" w:rsidR="0018604C" w:rsidRPr="00C7380D" w:rsidRDefault="0018604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18604C" w:rsidRPr="008541FD" w:rsidRDefault="0018604C" w:rsidP="006F14D0">
                              <w:pPr>
                                <w:spacing w:before="60" w:after="0"/>
                                <w:jc w:val="center"/>
                              </w:pPr>
                              <w:r w:rsidRPr="008541FD">
                                <w:t>Source</w:t>
                              </w:r>
                              <w:r>
                                <w:t xml:space="preserve"> </w:t>
                              </w:r>
                              <w:r w:rsidRPr="008541FD">
                                <w:t>Code</w:t>
                              </w:r>
                            </w:p>
                            <w:p w14:paraId="1314F231" w14:textId="77777777" w:rsidR="0018604C" w:rsidRDefault="0018604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18604C" w:rsidRDefault="0018604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18604C" w:rsidRDefault="0018604C" w:rsidP="006F14D0">
                              <w:pPr>
                                <w:pStyle w:val="Normalwebb"/>
                                <w:spacing w:before="60" w:line="256" w:lineRule="auto"/>
                                <w:jc w:val="center"/>
                              </w:pPr>
                              <w:r>
                                <w:rPr>
                                  <w:rFonts w:eastAsia="Calibri"/>
                                  <w:sz w:val="22"/>
                                  <w:szCs w:val="22"/>
                                  <w:lang w:val="en-US"/>
                                </w:rPr>
                                <w:t>Processed Code</w:t>
                              </w:r>
                            </w:p>
                            <w:p w14:paraId="705B7689" w14:textId="77777777" w:rsidR="0018604C" w:rsidRDefault="0018604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18604C" w:rsidRDefault="0018604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18604C" w:rsidRDefault="0018604C" w:rsidP="006F14D0">
                              <w:pPr>
                                <w:pStyle w:val="Normalwebb"/>
                                <w:spacing w:before="60" w:line="254" w:lineRule="auto"/>
                                <w:jc w:val="center"/>
                              </w:pPr>
                              <w:r>
                                <w:rPr>
                                  <w:rFonts w:eastAsia="Calibri"/>
                                  <w:sz w:val="22"/>
                                  <w:szCs w:val="22"/>
                                  <w:lang w:val="en-US"/>
                                </w:rPr>
                                <w:t>Syntax Tree</w:t>
                              </w:r>
                            </w:p>
                            <w:p w14:paraId="20988EE2" w14:textId="77777777" w:rsidR="0018604C" w:rsidRDefault="0018604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18604C" w:rsidRDefault="0018604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18604C" w:rsidRDefault="0018604C" w:rsidP="006F14D0">
                              <w:pPr>
                                <w:pStyle w:val="Normalwebb"/>
                                <w:spacing w:before="60" w:line="252" w:lineRule="auto"/>
                                <w:jc w:val="center"/>
                              </w:pPr>
                              <w:r>
                                <w:rPr>
                                  <w:rFonts w:eastAsia="Calibri"/>
                                  <w:sz w:val="22"/>
                                  <w:szCs w:val="22"/>
                                  <w:lang w:val="en-US"/>
                                </w:rPr>
                                <w:t>Optimized Syntax Tree</w:t>
                              </w:r>
                            </w:p>
                            <w:p w14:paraId="35223DB0" w14:textId="77777777" w:rsidR="0018604C" w:rsidRDefault="0018604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18604C" w:rsidRDefault="0018604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18604C" w:rsidRDefault="0018604C" w:rsidP="006F14D0">
                              <w:pPr>
                                <w:pStyle w:val="Normalwebb"/>
                                <w:spacing w:before="60" w:line="252" w:lineRule="auto"/>
                                <w:jc w:val="center"/>
                              </w:pPr>
                              <w:r>
                                <w:rPr>
                                  <w:rFonts w:eastAsia="Calibri"/>
                                  <w:sz w:val="22"/>
                                  <w:szCs w:val="22"/>
                                  <w:lang w:val="en-US"/>
                                </w:rPr>
                                <w:t>Middle Code List</w:t>
                              </w:r>
                            </w:p>
                            <w:p w14:paraId="5410A942" w14:textId="77777777" w:rsidR="0018604C" w:rsidRDefault="0018604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18604C" w:rsidRDefault="0018604C" w:rsidP="006F14D0">
                              <w:pPr>
                                <w:pStyle w:val="Normalwebb"/>
                                <w:spacing w:before="60" w:line="252" w:lineRule="auto"/>
                                <w:jc w:val="center"/>
                              </w:pPr>
                              <w:r>
                                <w:rPr>
                                  <w:rFonts w:eastAsia="Calibri"/>
                                  <w:sz w:val="22"/>
                                  <w:szCs w:val="22"/>
                                  <w:lang w:val="en-US"/>
                                </w:rPr>
                                <w:t>Optimized Middle Code List</w:t>
                              </w:r>
                            </w:p>
                            <w:p w14:paraId="36F7A1DE" w14:textId="77777777" w:rsidR="0018604C" w:rsidRDefault="0018604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18604C" w:rsidRDefault="0018604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18604C" w:rsidRDefault="0018604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33"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">
                <v:shape id="_x0000_s1634" type="#_x0000_t75" style="position:absolute;width:59436;height:72885;visibility:visible;mso-wrap-style:square">
                  <v:fill o:detectmouseclick="t"/>
                  <v:path o:connecttype="none"/>
                </v:shape>
                <v:shape id="Textruta 7" o:spid="_x0000_s1635"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18604C" w:rsidRDefault="0018604C" w:rsidP="006F14D0">
                        <w:pPr>
                          <w:spacing w:before="60" w:after="0"/>
                          <w:jc w:val="center"/>
                          <w:rPr>
                            <w:lang w:val="sv-SE"/>
                          </w:rPr>
                        </w:pPr>
                        <w:r>
                          <w:rPr>
                            <w:lang w:val="sv-SE"/>
                          </w:rPr>
                          <w:t>Preprocessor</w:t>
                        </w:r>
                      </w:p>
                      <w:p w14:paraId="2CD90E0F" w14:textId="77777777" w:rsidR="0018604C" w:rsidRPr="00C7380D" w:rsidRDefault="0018604C" w:rsidP="006F14D0">
                        <w:pPr>
                          <w:rPr>
                            <w:lang w:val="sv-SE"/>
                          </w:rPr>
                        </w:pPr>
                      </w:p>
                    </w:txbxContent>
                  </v:textbox>
                </v:shape>
                <v:shape id="Textruta 7" o:spid="_x0000_s1636"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18604C" w:rsidRPr="008541FD" w:rsidRDefault="0018604C" w:rsidP="006F14D0">
                        <w:pPr>
                          <w:spacing w:before="60" w:after="0"/>
                          <w:jc w:val="center"/>
                        </w:pPr>
                        <w:r w:rsidRPr="008541FD">
                          <w:t>Source</w:t>
                        </w:r>
                        <w:r>
                          <w:t xml:space="preserve"> </w:t>
                        </w:r>
                        <w:r w:rsidRPr="008541FD">
                          <w:t>Code</w:t>
                        </w:r>
                      </w:p>
                      <w:p w14:paraId="1314F231" w14:textId="77777777" w:rsidR="0018604C" w:rsidRDefault="0018604C" w:rsidP="006F14D0">
                        <w:pPr>
                          <w:pStyle w:val="Normalwebb"/>
                          <w:spacing w:before="120" w:after="120" w:line="256" w:lineRule="auto"/>
                        </w:pPr>
                        <w:r>
                          <w:rPr>
                            <w:rFonts w:eastAsia="Calibri"/>
                            <w:sz w:val="22"/>
                            <w:szCs w:val="22"/>
                          </w:rPr>
                          <w:t> </w:t>
                        </w:r>
                      </w:p>
                    </w:txbxContent>
                  </v:textbox>
                </v:shape>
                <v:shape id="Rak pilkoppling 8" o:spid="_x0000_s1637"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38"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18604C" w:rsidRDefault="0018604C" w:rsidP="006F14D0">
                        <w:pPr>
                          <w:pStyle w:val="Normalwebb"/>
                          <w:spacing w:before="60" w:line="256" w:lineRule="auto"/>
                          <w:jc w:val="center"/>
                        </w:pPr>
                        <w:r>
                          <w:rPr>
                            <w:rFonts w:eastAsia="Calibri"/>
                            <w:sz w:val="22"/>
                            <w:szCs w:val="22"/>
                          </w:rPr>
                          <w:t>Parser</w:t>
                        </w:r>
                      </w:p>
                    </w:txbxContent>
                  </v:textbox>
                </v:shape>
                <v:shape id="Textruta 7" o:spid="_x0000_s1639"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18604C" w:rsidRDefault="0018604C" w:rsidP="006F14D0">
                        <w:pPr>
                          <w:pStyle w:val="Normalwebb"/>
                          <w:spacing w:before="60" w:line="256" w:lineRule="auto"/>
                          <w:jc w:val="center"/>
                        </w:pPr>
                        <w:r>
                          <w:rPr>
                            <w:rFonts w:eastAsia="Calibri"/>
                            <w:sz w:val="22"/>
                            <w:szCs w:val="22"/>
                            <w:lang w:val="en-US"/>
                          </w:rPr>
                          <w:t>Processed Code</w:t>
                        </w:r>
                      </w:p>
                      <w:p w14:paraId="705B7689" w14:textId="77777777" w:rsidR="0018604C" w:rsidRDefault="0018604C" w:rsidP="006F14D0">
                        <w:pPr>
                          <w:pStyle w:val="Normalwebb"/>
                          <w:spacing w:before="120" w:after="120" w:line="254" w:lineRule="auto"/>
                        </w:pPr>
                        <w:r>
                          <w:rPr>
                            <w:rFonts w:eastAsia="Calibri"/>
                            <w:sz w:val="22"/>
                            <w:szCs w:val="22"/>
                          </w:rPr>
                          <w:t> </w:t>
                        </w:r>
                      </w:p>
                    </w:txbxContent>
                  </v:textbox>
                </v:shape>
                <v:shape id="Rak pilkoppling 383" o:spid="_x0000_s1640"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1"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42"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18604C" w:rsidRDefault="0018604C" w:rsidP="006F14D0">
                        <w:pPr>
                          <w:pStyle w:val="Normalwebb"/>
                          <w:spacing w:before="60" w:line="254" w:lineRule="auto"/>
                          <w:jc w:val="center"/>
                        </w:pPr>
                        <w:r>
                          <w:rPr>
                            <w:rFonts w:eastAsia="Calibri"/>
                            <w:sz w:val="22"/>
                            <w:szCs w:val="22"/>
                          </w:rPr>
                          <w:t>Syntax Tree Optimister</w:t>
                        </w:r>
                      </w:p>
                    </w:txbxContent>
                  </v:textbox>
                </v:shape>
                <v:shape id="Textruta 7" o:spid="_x0000_s1643"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18604C" w:rsidRDefault="0018604C" w:rsidP="006F14D0">
                        <w:pPr>
                          <w:pStyle w:val="Normalwebb"/>
                          <w:spacing w:before="60" w:line="254" w:lineRule="auto"/>
                          <w:jc w:val="center"/>
                        </w:pPr>
                        <w:r>
                          <w:rPr>
                            <w:rFonts w:eastAsia="Calibri"/>
                            <w:sz w:val="22"/>
                            <w:szCs w:val="22"/>
                            <w:lang w:val="en-US"/>
                          </w:rPr>
                          <w:t>Syntax Tree</w:t>
                        </w:r>
                      </w:p>
                      <w:p w14:paraId="20988EE2" w14:textId="77777777" w:rsidR="0018604C" w:rsidRDefault="0018604C" w:rsidP="006F14D0">
                        <w:pPr>
                          <w:pStyle w:val="Normalwebb"/>
                          <w:spacing w:before="120" w:after="120" w:line="252" w:lineRule="auto"/>
                        </w:pPr>
                        <w:r>
                          <w:rPr>
                            <w:rFonts w:eastAsia="Calibri"/>
                            <w:sz w:val="22"/>
                            <w:szCs w:val="22"/>
                          </w:rPr>
                          <w:t> </w:t>
                        </w:r>
                      </w:p>
                    </w:txbxContent>
                  </v:textbox>
                </v:shape>
                <v:shape id="Rak pilkoppling 390" o:spid="_x0000_s1644"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45"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46"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18604C" w:rsidRDefault="0018604C" w:rsidP="006F14D0">
                        <w:pPr>
                          <w:pStyle w:val="Normalwebb"/>
                          <w:spacing w:before="60" w:line="252" w:lineRule="auto"/>
                          <w:jc w:val="center"/>
                        </w:pPr>
                        <w:r>
                          <w:rPr>
                            <w:rFonts w:eastAsia="Calibri"/>
                            <w:sz w:val="22"/>
                            <w:szCs w:val="22"/>
                          </w:rPr>
                          <w:t>Middle Code Generator</w:t>
                        </w:r>
                      </w:p>
                    </w:txbxContent>
                  </v:textbox>
                </v:shape>
                <v:shape id="Textruta 7" o:spid="_x0000_s1647"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18604C" w:rsidRDefault="0018604C" w:rsidP="006F14D0">
                        <w:pPr>
                          <w:pStyle w:val="Normalwebb"/>
                          <w:spacing w:before="60" w:line="252" w:lineRule="auto"/>
                          <w:jc w:val="center"/>
                        </w:pPr>
                        <w:r>
                          <w:rPr>
                            <w:rFonts w:eastAsia="Calibri"/>
                            <w:sz w:val="22"/>
                            <w:szCs w:val="22"/>
                            <w:lang w:val="en-US"/>
                          </w:rPr>
                          <w:t>Optimized Syntax Tree</w:t>
                        </w:r>
                      </w:p>
                      <w:p w14:paraId="35223DB0" w14:textId="77777777" w:rsidR="0018604C" w:rsidRDefault="0018604C" w:rsidP="006F14D0">
                        <w:pPr>
                          <w:pStyle w:val="Normalwebb"/>
                          <w:spacing w:before="120" w:after="120" w:line="252" w:lineRule="auto"/>
                        </w:pPr>
                        <w:r>
                          <w:rPr>
                            <w:rFonts w:eastAsia="Calibri"/>
                            <w:sz w:val="22"/>
                            <w:szCs w:val="22"/>
                          </w:rPr>
                          <w:t> </w:t>
                        </w:r>
                      </w:p>
                    </w:txbxContent>
                  </v:textbox>
                </v:shape>
                <v:shape id="Rak pilkoppling 394" o:spid="_x0000_s1648"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49"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0"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18604C" w:rsidRDefault="0018604C" w:rsidP="006F14D0">
                        <w:pPr>
                          <w:pStyle w:val="Normalwebb"/>
                          <w:spacing w:before="60" w:line="252" w:lineRule="auto"/>
                          <w:jc w:val="center"/>
                        </w:pPr>
                        <w:r>
                          <w:rPr>
                            <w:rFonts w:eastAsia="Calibri"/>
                            <w:sz w:val="22"/>
                            <w:szCs w:val="22"/>
                          </w:rPr>
                          <w:t>Middle Code Optimizer</w:t>
                        </w:r>
                      </w:p>
                    </w:txbxContent>
                  </v:textbox>
                </v:shape>
                <v:shape id="Textruta 7" o:spid="_x0000_s1651"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18604C" w:rsidRDefault="0018604C" w:rsidP="006F14D0">
                        <w:pPr>
                          <w:pStyle w:val="Normalwebb"/>
                          <w:spacing w:before="60" w:line="252" w:lineRule="auto"/>
                          <w:jc w:val="center"/>
                        </w:pPr>
                        <w:r>
                          <w:rPr>
                            <w:rFonts w:eastAsia="Calibri"/>
                            <w:sz w:val="22"/>
                            <w:szCs w:val="22"/>
                            <w:lang w:val="en-US"/>
                          </w:rPr>
                          <w:t>Middle Code List</w:t>
                        </w:r>
                      </w:p>
                      <w:p w14:paraId="5410A942" w14:textId="77777777" w:rsidR="0018604C" w:rsidRDefault="0018604C" w:rsidP="006F14D0">
                        <w:pPr>
                          <w:pStyle w:val="Normalwebb"/>
                          <w:spacing w:before="120" w:after="120" w:line="252" w:lineRule="auto"/>
                        </w:pPr>
                        <w:r>
                          <w:rPr>
                            <w:rFonts w:eastAsia="Calibri"/>
                            <w:sz w:val="22"/>
                            <w:szCs w:val="22"/>
                          </w:rPr>
                          <w:t> </w:t>
                        </w:r>
                      </w:p>
                    </w:txbxContent>
                  </v:textbox>
                </v:shape>
                <v:shape id="Rak pilkoppling 398" o:spid="_x0000_s1652"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53"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54"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18604C" w:rsidRDefault="0018604C" w:rsidP="006F14D0">
                        <w:pPr>
                          <w:pStyle w:val="Normalwebb"/>
                          <w:spacing w:before="60" w:line="252" w:lineRule="auto"/>
                          <w:jc w:val="center"/>
                        </w:pPr>
                        <w:r>
                          <w:rPr>
                            <w:rFonts w:eastAsia="Calibri"/>
                            <w:sz w:val="22"/>
                            <w:szCs w:val="22"/>
                            <w:lang w:val="en-US"/>
                          </w:rPr>
                          <w:t>Optimized Middle Code List</w:t>
                        </w:r>
                      </w:p>
                      <w:p w14:paraId="36F7A1DE" w14:textId="77777777" w:rsidR="0018604C" w:rsidRDefault="0018604C" w:rsidP="006F14D0">
                        <w:pPr>
                          <w:pStyle w:val="Normalwebb"/>
                          <w:spacing w:before="120" w:after="120" w:line="252" w:lineRule="auto"/>
                        </w:pPr>
                        <w:r>
                          <w:rPr>
                            <w:rFonts w:eastAsia="Calibri"/>
                            <w:sz w:val="22"/>
                            <w:szCs w:val="22"/>
                          </w:rPr>
                          <w:t> </w:t>
                        </w:r>
                      </w:p>
                    </w:txbxContent>
                  </v:textbox>
                </v:shape>
                <v:shape id="Rak pilkoppling 403" o:spid="_x0000_s1655"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56"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18604C" w:rsidRDefault="0018604C" w:rsidP="006F14D0">
                        <w:pPr>
                          <w:pStyle w:val="Normalwebb"/>
                          <w:spacing w:before="60" w:line="254" w:lineRule="auto"/>
                          <w:jc w:val="center"/>
                        </w:pPr>
                        <w:r>
                          <w:rPr>
                            <w:rFonts w:eastAsia="Calibri"/>
                            <w:sz w:val="22"/>
                            <w:szCs w:val="22"/>
                          </w:rPr>
                          <w:t>Scanner</w:t>
                        </w:r>
                      </w:p>
                    </w:txbxContent>
                  </v:textbox>
                </v:shape>
                <v:shape id="Textruta 7" o:spid="_x0000_s1657"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18604C" w:rsidRDefault="0018604C" w:rsidP="006F14D0">
                        <w:pPr>
                          <w:pStyle w:val="Normalwebb"/>
                          <w:spacing w:before="60" w:line="252" w:lineRule="auto"/>
                          <w:jc w:val="center"/>
                        </w:pPr>
                        <w:r>
                          <w:rPr>
                            <w:rFonts w:eastAsia="Calibri"/>
                            <w:sz w:val="22"/>
                            <w:szCs w:val="22"/>
                          </w:rPr>
                          <w:t>Symbol Table</w:t>
                        </w:r>
                      </w:p>
                    </w:txbxContent>
                  </v:textbox>
                </v:shape>
                <v:shape id="Rak pilkoppling 430" o:spid="_x0000_s1658"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59"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56" w:author="Stefan Bjornander" w:date="2015-05-23T17:42:00Z" w:initials="SB">
    <w:p w14:paraId="7086E310" w14:textId="77777777" w:rsidR="0018604C" w:rsidRDefault="0018604C">
      <w:pPr>
        <w:pStyle w:val="Kommentarer"/>
      </w:pPr>
      <w:r>
        <w:rPr>
          <w:rStyle w:val="Kommentarsreferens"/>
        </w:rPr>
        <w:annotationRef/>
      </w:r>
    </w:p>
    <w:p w14:paraId="01C1DAD9" w14:textId="77777777" w:rsidR="0018604C" w:rsidRDefault="0018604C">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57" w:author="Stefan Bjornander" w:date="2015-05-23T17:42:00Z" w:initials="SB">
    <w:p w14:paraId="04F55807" w14:textId="77777777" w:rsidR="0018604C" w:rsidRDefault="0018604C">
      <w:pPr>
        <w:pStyle w:val="Kommentarer"/>
      </w:pPr>
      <w:r>
        <w:rPr>
          <w:rStyle w:val="Kommentarsreferens"/>
        </w:rPr>
        <w:annotationRef/>
      </w:r>
    </w:p>
    <w:p w14:paraId="533EC9EE" w14:textId="77777777" w:rsidR="0018604C" w:rsidRDefault="0018604C">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D=&#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18604C" w:rsidRDefault="0018604C" w:rsidP="006C7309">
      <w:pPr>
        <w:spacing w:line="240" w:lineRule="auto"/>
      </w:pPr>
      <w:r>
        <w:separator/>
      </w:r>
    </w:p>
  </w:endnote>
  <w:endnote w:type="continuationSeparator" w:id="0">
    <w:p w14:paraId="0DD18C9D" w14:textId="77777777" w:rsidR="0018604C" w:rsidRDefault="0018604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18604C" w:rsidRDefault="0018604C" w:rsidP="006C7309">
      <w:pPr>
        <w:spacing w:line="240" w:lineRule="auto"/>
      </w:pPr>
      <w:r>
        <w:separator/>
      </w:r>
    </w:p>
  </w:footnote>
  <w:footnote w:type="continuationSeparator" w:id="0">
    <w:p w14:paraId="0BA3DA21" w14:textId="77777777" w:rsidR="0018604C" w:rsidRDefault="0018604C" w:rsidP="006C7309">
      <w:pPr>
        <w:spacing w:line="240" w:lineRule="auto"/>
      </w:pPr>
      <w:r>
        <w:continuationSeparator/>
      </w:r>
    </w:p>
  </w:footnote>
  <w:footnote w:id="1">
    <w:p w14:paraId="787D622A" w14:textId="77777777" w:rsidR="0018604C" w:rsidRDefault="0018604C"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rPrChange w:id="38" w:author="Stefan Bjornander" w:date="2015-04-26T09:29:00Z">
              <w:rPr>
                <w:rStyle w:val="CodeInText"/>
                <w:i w:val="0"/>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rPrChange w:id="41" w:author="Stefan Bjornander" w:date="2015-04-26T09:29:00Z">
              <w:rPr>
                <w:rStyle w:val="CodeInText"/>
                <w:i w:val="0"/>
              </w:rPr>
            </w:rPrChange>
          </w:rPr>
          <w:t>if-then-els</w:t>
        </w:r>
      </w:ins>
      <w:ins w:id="42" w:author="Stefan Bjornander" w:date="2015-04-26T09:29:00Z">
        <w:r>
          <w:rPr>
            <w:rStyle w:val="CodeInText"/>
            <w:rPrChange w:id="43" w:author="Stefan Bjornander" w:date="2015-04-26T09:29:00Z">
              <w:rPr>
                <w:rStyle w:val="CodeInText"/>
                <w:i w:val="0"/>
              </w:rPr>
            </w:rPrChange>
          </w:rPr>
          <w:t>e</w:t>
        </w:r>
        <w:r>
          <w:t xml:space="preserve"> problem.</w:t>
        </w:r>
      </w:ins>
    </w:p>
  </w:footnote>
  <w:footnote w:id="2">
    <w:p w14:paraId="1F73F94F" w14:textId="77777777" w:rsidR="0018604C" w:rsidRPr="007E20F3" w:rsidRDefault="0018604C"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18604C" w:rsidRPr="002D6FCA" w:rsidRDefault="0018604C">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09303B25" w14:textId="77777777" w:rsidR="0018604C" w:rsidRDefault="0018604C" w:rsidP="00BB78E9">
      <w:pPr>
        <w:pStyle w:val="Fotnotstext"/>
      </w:pPr>
      <w:r>
        <w:rPr>
          <w:rStyle w:val="Fotnotsreferens"/>
        </w:rPr>
        <w:footnoteRef/>
      </w:r>
      <w:r>
        <w:t xml:space="preserve"> This due to historical reasons. In the early versions of C, there was no </w:t>
      </w:r>
      <w:r>
        <w:rPr>
          <w:rStyle w:val="CodeInText0"/>
        </w:rPr>
        <w:t>void</w:t>
      </w:r>
      <w:r>
        <w:t xml:space="preserve"> type. Instead, </w:t>
      </w:r>
      <w:r>
        <w:rPr>
          <w:rStyle w:val="CodeInText0"/>
        </w:rPr>
        <w:t>char</w:t>
      </w:r>
      <w:r>
        <w:t xml:space="preserve"> was used a generic type in pointer expressions. Therefore, it was (and still is) important that a char always holds one byte.</w:t>
      </w:r>
    </w:p>
  </w:footnote>
  <w:footnote w:id="5">
    <w:p w14:paraId="10319273" w14:textId="77777777" w:rsidR="0018604C" w:rsidRPr="00DB458B" w:rsidRDefault="0018604C"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6">
    <w:p w14:paraId="58CBFD86" w14:textId="116D9DC2" w:rsidR="0018604C" w:rsidRDefault="0018604C"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18604C" w:rsidRPr="00DB458B" w:rsidRDefault="0018604C">
      <w:pPr>
        <w:pStyle w:val="Fotnotstext"/>
      </w:pPr>
    </w:p>
  </w:footnote>
  <w:footnote w:id="7">
    <w:p w14:paraId="3057005F" w14:textId="77777777" w:rsidR="0018604C" w:rsidRPr="00304E17" w:rsidRDefault="0018604C"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8">
    <w:p w14:paraId="2574BD6E" w14:textId="77777777" w:rsidR="0018604C" w:rsidRPr="00725EAE" w:rsidRDefault="0018604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9">
    <w:p w14:paraId="0A93E7E0" w14:textId="77777777" w:rsidR="0018604C" w:rsidRPr="00B4576D" w:rsidRDefault="0018604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0">
    <w:p w14:paraId="673337B7" w14:textId="77777777" w:rsidR="0018604C" w:rsidRPr="00080A22" w:rsidRDefault="0018604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1">
    <w:p w14:paraId="32ED624A" w14:textId="6B98182E" w:rsidR="0018604C" w:rsidRDefault="0018604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18604C" w:rsidRDefault="0018604C" w:rsidP="00E80032">
      <w:pPr>
        <w:pStyle w:val="Code"/>
      </w:pPr>
      <w:r>
        <w:t>#define BOOL int</w:t>
      </w:r>
    </w:p>
    <w:p w14:paraId="5A8A6026" w14:textId="77777777" w:rsidR="0018604C" w:rsidRDefault="0018604C" w:rsidP="00E80032">
      <w:pPr>
        <w:pStyle w:val="Code"/>
      </w:pPr>
      <w:r>
        <w:t>#define TRUE 1</w:t>
      </w:r>
    </w:p>
    <w:p w14:paraId="09976B6C" w14:textId="77777777" w:rsidR="0018604C" w:rsidRPr="00BF232B" w:rsidRDefault="0018604C" w:rsidP="00E80032">
      <w:pPr>
        <w:pStyle w:val="Code"/>
      </w:pPr>
      <w:r>
        <w:t>#define FALSE 0</w:t>
      </w:r>
    </w:p>
  </w:footnote>
  <w:footnote w:id="12">
    <w:p w14:paraId="1100CB01" w14:textId="77777777" w:rsidR="0018604C" w:rsidRDefault="0018604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3">
    <w:p w14:paraId="6678A4C0" w14:textId="77777777" w:rsidR="0018604C" w:rsidRDefault="0018604C" w:rsidP="00E80032">
      <w:r>
        <w:rPr>
          <w:rStyle w:val="Fotnotsreferens"/>
        </w:rPr>
        <w:footnoteRef/>
      </w:r>
      <w:r>
        <w:t xml:space="preserve"> Depending of the compiler and its warning level settings.</w:t>
      </w:r>
    </w:p>
  </w:footnote>
  <w:footnote w:id="14">
    <w:p w14:paraId="3D554D37" w14:textId="77777777" w:rsidR="0018604C" w:rsidRPr="004679D4" w:rsidRDefault="0018604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5">
    <w:p w14:paraId="0C800D4D" w14:textId="77777777" w:rsidR="0018604C" w:rsidRPr="00C03AB7" w:rsidRDefault="0018604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6">
    <w:p w14:paraId="278B000B" w14:textId="77777777" w:rsidR="0018604C" w:rsidRPr="000C5114" w:rsidRDefault="0018604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7">
    <w:p w14:paraId="1A8D5AE6" w14:textId="77777777" w:rsidR="0018604C" w:rsidRPr="002343ED" w:rsidRDefault="0018604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8">
    <w:p w14:paraId="3BE4E62C" w14:textId="77777777" w:rsidR="0018604C" w:rsidRDefault="0018604C" w:rsidP="00E80032">
      <w:r>
        <w:rPr>
          <w:rStyle w:val="Fotnotsreferens"/>
        </w:rPr>
        <w:footnoteRef/>
      </w:r>
      <w:r>
        <w:t xml:space="preserve"> However, we have no knowledge about the actual address; it may be 10,000 or anything else.</w:t>
      </w:r>
    </w:p>
  </w:footnote>
  <w:footnote w:id="19">
    <w:p w14:paraId="575EFDCD" w14:textId="77777777" w:rsidR="0018604C" w:rsidRPr="009B0162" w:rsidRDefault="0018604C" w:rsidP="00E80032">
      <w:r>
        <w:rPr>
          <w:rStyle w:val="Fotnotsreferens"/>
        </w:rPr>
        <w:footnoteRef/>
      </w:r>
      <w:r w:rsidRPr="009B0162">
        <w:t xml:space="preserve"> In C++, the ampersand is also used</w:t>
      </w:r>
      <w:r>
        <w:t xml:space="preserve"> to define references variables, which are not included in C.</w:t>
      </w:r>
    </w:p>
  </w:footnote>
  <w:footnote w:id="20">
    <w:p w14:paraId="723B76D0" w14:textId="77777777" w:rsidR="0018604C" w:rsidRDefault="0018604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1">
    <w:p w14:paraId="6E4A057E" w14:textId="77777777" w:rsidR="0018604C" w:rsidRDefault="0018604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2">
    <w:p w14:paraId="28C19D66" w14:textId="77777777" w:rsidR="0018604C" w:rsidRPr="00E554CC" w:rsidRDefault="0018604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3">
    <w:p w14:paraId="26C017D1" w14:textId="77777777" w:rsidR="0018604C" w:rsidRPr="00391B01" w:rsidRDefault="0018604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4">
    <w:p w14:paraId="325E6486" w14:textId="77777777" w:rsidR="0018604C" w:rsidRDefault="0018604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5">
    <w:p w14:paraId="6A4339FA" w14:textId="77777777" w:rsidR="0018604C" w:rsidRDefault="0018604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6">
    <w:p w14:paraId="301408BC" w14:textId="77777777" w:rsidR="0018604C" w:rsidRDefault="0018604C" w:rsidP="00E80032">
      <w:r>
        <w:rPr>
          <w:rStyle w:val="Fotnotsreferens"/>
        </w:rPr>
        <w:footnoteRef/>
      </w:r>
      <w:r>
        <w:t xml:space="preserve"> There is no rational explanation, just accept it.</w:t>
      </w:r>
    </w:p>
  </w:footnote>
  <w:footnote w:id="27">
    <w:p w14:paraId="0B9FD0C4" w14:textId="77777777" w:rsidR="0018604C" w:rsidRDefault="0018604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8">
    <w:p w14:paraId="0D18B916" w14:textId="77777777" w:rsidR="0018604C" w:rsidRPr="00EF01A1" w:rsidRDefault="0018604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9">
    <w:p w14:paraId="08813838" w14:textId="77777777" w:rsidR="0018604C" w:rsidRPr="008655EC" w:rsidRDefault="0018604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5"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68915423"/>
    <w:multiLevelType w:val="multilevel"/>
    <w:tmpl w:val="A164F7E6"/>
    <w:numStyleLink w:val="Heading"/>
  </w:abstractNum>
  <w:abstractNum w:abstractNumId="80"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92B52DB"/>
    <w:multiLevelType w:val="multilevel"/>
    <w:tmpl w:val="A164F7E6"/>
    <w:numStyleLink w:val="Heading"/>
  </w:abstractNum>
  <w:abstractNum w:abstractNumId="82"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1"/>
  </w:num>
  <w:num w:numId="9">
    <w:abstractNumId w:val="46"/>
  </w:num>
  <w:num w:numId="10">
    <w:abstractNumId w:val="34"/>
  </w:num>
  <w:num w:numId="11">
    <w:abstractNumId w:val="79"/>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7"/>
  </w:num>
  <w:num w:numId="31">
    <w:abstractNumId w:val="12"/>
  </w:num>
  <w:num w:numId="32">
    <w:abstractNumId w:val="90"/>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4"/>
  </w:num>
  <w:num w:numId="45">
    <w:abstractNumId w:val="80"/>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7"/>
  </w:num>
  <w:num w:numId="53">
    <w:abstractNumId w:val="76"/>
  </w:num>
  <w:num w:numId="54">
    <w:abstractNumId w:val="29"/>
  </w:num>
  <w:num w:numId="55">
    <w:abstractNumId w:val="66"/>
  </w:num>
  <w:num w:numId="56">
    <w:abstractNumId w:val="17"/>
  </w:num>
  <w:num w:numId="57">
    <w:abstractNumId w:val="82"/>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8"/>
  </w:num>
  <w:num w:numId="69">
    <w:abstractNumId w:val="36"/>
  </w:num>
  <w:num w:numId="70">
    <w:abstractNumId w:val="23"/>
  </w:num>
  <w:num w:numId="71">
    <w:abstractNumId w:val="78"/>
  </w:num>
  <w:num w:numId="72">
    <w:abstractNumId w:val="22"/>
  </w:num>
  <w:num w:numId="73">
    <w:abstractNumId w:val="73"/>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5"/>
  </w:num>
  <w:num w:numId="88">
    <w:abstractNumId w:val="86"/>
  </w:num>
  <w:num w:numId="89">
    <w:abstractNumId w:val="71"/>
  </w:num>
  <w:num w:numId="90">
    <w:abstractNumId w:val="83"/>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5"/>
  </w:num>
  <w:num w:numId="100">
    <w:abstractNumId w:val="72"/>
  </w:num>
  <w:num w:numId="101">
    <w:abstractNumId w:val="69"/>
  </w:num>
  <w:num w:numId="102">
    <w:abstractNumId w:val="89"/>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4"/>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IdMacAtCleanup w:val="1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B"/>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772"/>
    <w:rsid w:val="00096BD5"/>
    <w:rsid w:val="00096C31"/>
    <w:rsid w:val="00096C4E"/>
    <w:rsid w:val="00097076"/>
    <w:rsid w:val="00097230"/>
    <w:rsid w:val="00097305"/>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85"/>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333"/>
    <w:rsid w:val="001268C3"/>
    <w:rsid w:val="001269DE"/>
    <w:rsid w:val="00126C9E"/>
    <w:rsid w:val="00126CAB"/>
    <w:rsid w:val="00126D57"/>
    <w:rsid w:val="00126E59"/>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BE3"/>
    <w:rsid w:val="00157C27"/>
    <w:rsid w:val="00157DE4"/>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FB2"/>
    <w:rsid w:val="00166027"/>
    <w:rsid w:val="00166455"/>
    <w:rsid w:val="0016661E"/>
    <w:rsid w:val="00166C73"/>
    <w:rsid w:val="00167978"/>
    <w:rsid w:val="00167A31"/>
    <w:rsid w:val="00167CFA"/>
    <w:rsid w:val="00167D8B"/>
    <w:rsid w:val="00167F97"/>
    <w:rsid w:val="00170227"/>
    <w:rsid w:val="001702F3"/>
    <w:rsid w:val="00170C6F"/>
    <w:rsid w:val="00170D6D"/>
    <w:rsid w:val="00170DF8"/>
    <w:rsid w:val="0017125B"/>
    <w:rsid w:val="001718D9"/>
    <w:rsid w:val="00171A51"/>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27B"/>
    <w:rsid w:val="0023548A"/>
    <w:rsid w:val="0023583E"/>
    <w:rsid w:val="0023594B"/>
    <w:rsid w:val="002359E5"/>
    <w:rsid w:val="00235BAE"/>
    <w:rsid w:val="0023602E"/>
    <w:rsid w:val="002360CD"/>
    <w:rsid w:val="0023641F"/>
    <w:rsid w:val="00236532"/>
    <w:rsid w:val="002365B2"/>
    <w:rsid w:val="002366A8"/>
    <w:rsid w:val="00236A4E"/>
    <w:rsid w:val="00236AA8"/>
    <w:rsid w:val="00236DB0"/>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814"/>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8B"/>
    <w:rsid w:val="00430FAC"/>
    <w:rsid w:val="00430FD1"/>
    <w:rsid w:val="00431169"/>
    <w:rsid w:val="004312DA"/>
    <w:rsid w:val="0043182A"/>
    <w:rsid w:val="00431C27"/>
    <w:rsid w:val="00431E56"/>
    <w:rsid w:val="00431FA2"/>
    <w:rsid w:val="00432ACD"/>
    <w:rsid w:val="00432BAC"/>
    <w:rsid w:val="00432E51"/>
    <w:rsid w:val="00433020"/>
    <w:rsid w:val="004332E6"/>
    <w:rsid w:val="0043342E"/>
    <w:rsid w:val="004335CF"/>
    <w:rsid w:val="00433940"/>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F6D"/>
    <w:rsid w:val="004B7FDC"/>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1D8"/>
    <w:rsid w:val="004E74C0"/>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407"/>
    <w:rsid w:val="00575594"/>
    <w:rsid w:val="00575C53"/>
    <w:rsid w:val="00575D74"/>
    <w:rsid w:val="00576026"/>
    <w:rsid w:val="00576263"/>
    <w:rsid w:val="005762AE"/>
    <w:rsid w:val="00576694"/>
    <w:rsid w:val="005771DF"/>
    <w:rsid w:val="005774D4"/>
    <w:rsid w:val="00577582"/>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483"/>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E7D2C"/>
    <w:rsid w:val="005F0234"/>
    <w:rsid w:val="005F0389"/>
    <w:rsid w:val="005F04A7"/>
    <w:rsid w:val="005F0700"/>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C8"/>
    <w:rsid w:val="005F3EA3"/>
    <w:rsid w:val="005F417B"/>
    <w:rsid w:val="005F4213"/>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FC3"/>
    <w:rsid w:val="00640170"/>
    <w:rsid w:val="006403B6"/>
    <w:rsid w:val="0064050B"/>
    <w:rsid w:val="0064067A"/>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9EE"/>
    <w:rsid w:val="00645D7F"/>
    <w:rsid w:val="00645F60"/>
    <w:rsid w:val="00645FBA"/>
    <w:rsid w:val="00645FF2"/>
    <w:rsid w:val="00646115"/>
    <w:rsid w:val="0064661C"/>
    <w:rsid w:val="006466E7"/>
    <w:rsid w:val="00646941"/>
    <w:rsid w:val="006469E8"/>
    <w:rsid w:val="00646B72"/>
    <w:rsid w:val="00646CBD"/>
    <w:rsid w:val="00646EDB"/>
    <w:rsid w:val="00647072"/>
    <w:rsid w:val="00647133"/>
    <w:rsid w:val="00647186"/>
    <w:rsid w:val="006475F1"/>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9B4"/>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435"/>
    <w:rsid w:val="006B7442"/>
    <w:rsid w:val="006B7466"/>
    <w:rsid w:val="006B74F2"/>
    <w:rsid w:val="006B761D"/>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216A"/>
    <w:rsid w:val="006C22DE"/>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313"/>
    <w:rsid w:val="006F335C"/>
    <w:rsid w:val="006F33E6"/>
    <w:rsid w:val="006F3439"/>
    <w:rsid w:val="006F3563"/>
    <w:rsid w:val="006F370E"/>
    <w:rsid w:val="006F41FF"/>
    <w:rsid w:val="006F42A7"/>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D7B"/>
    <w:rsid w:val="00815E46"/>
    <w:rsid w:val="0081648E"/>
    <w:rsid w:val="00816803"/>
    <w:rsid w:val="00816992"/>
    <w:rsid w:val="00816A07"/>
    <w:rsid w:val="00816C26"/>
    <w:rsid w:val="00816C6B"/>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23C8"/>
    <w:rsid w:val="008F2431"/>
    <w:rsid w:val="008F2541"/>
    <w:rsid w:val="008F25C5"/>
    <w:rsid w:val="008F2953"/>
    <w:rsid w:val="008F298C"/>
    <w:rsid w:val="008F2CF5"/>
    <w:rsid w:val="008F3387"/>
    <w:rsid w:val="008F3479"/>
    <w:rsid w:val="008F34D8"/>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B00"/>
    <w:rsid w:val="00935C38"/>
    <w:rsid w:val="0093615E"/>
    <w:rsid w:val="009362C5"/>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FD4"/>
    <w:rsid w:val="009851B9"/>
    <w:rsid w:val="0098527B"/>
    <w:rsid w:val="009855BD"/>
    <w:rsid w:val="00985C1D"/>
    <w:rsid w:val="00985D25"/>
    <w:rsid w:val="00985F3A"/>
    <w:rsid w:val="0098621E"/>
    <w:rsid w:val="00986814"/>
    <w:rsid w:val="0098706D"/>
    <w:rsid w:val="0098730B"/>
    <w:rsid w:val="00987616"/>
    <w:rsid w:val="00987634"/>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26D0"/>
    <w:rsid w:val="00A326D2"/>
    <w:rsid w:val="00A32A06"/>
    <w:rsid w:val="00A32DD1"/>
    <w:rsid w:val="00A3338E"/>
    <w:rsid w:val="00A333A9"/>
    <w:rsid w:val="00A334D3"/>
    <w:rsid w:val="00A33823"/>
    <w:rsid w:val="00A338A5"/>
    <w:rsid w:val="00A33A84"/>
    <w:rsid w:val="00A33B80"/>
    <w:rsid w:val="00A33B83"/>
    <w:rsid w:val="00A34462"/>
    <w:rsid w:val="00A34A0A"/>
    <w:rsid w:val="00A34B02"/>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CC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CAF"/>
    <w:rsid w:val="00A6350A"/>
    <w:rsid w:val="00A63535"/>
    <w:rsid w:val="00A63536"/>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E99"/>
    <w:rsid w:val="00AC700B"/>
    <w:rsid w:val="00AC71D7"/>
    <w:rsid w:val="00AC74F8"/>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DB2"/>
    <w:rsid w:val="00AE2279"/>
    <w:rsid w:val="00AE2312"/>
    <w:rsid w:val="00AE2635"/>
    <w:rsid w:val="00AE27AE"/>
    <w:rsid w:val="00AE29E2"/>
    <w:rsid w:val="00AE2A26"/>
    <w:rsid w:val="00AE2ABD"/>
    <w:rsid w:val="00AE2D2E"/>
    <w:rsid w:val="00AE2D66"/>
    <w:rsid w:val="00AE2F36"/>
    <w:rsid w:val="00AE2F50"/>
    <w:rsid w:val="00AE35B6"/>
    <w:rsid w:val="00AE377C"/>
    <w:rsid w:val="00AE3821"/>
    <w:rsid w:val="00AE3856"/>
    <w:rsid w:val="00AE3A74"/>
    <w:rsid w:val="00AE479E"/>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C38"/>
    <w:rsid w:val="00B32190"/>
    <w:rsid w:val="00B32436"/>
    <w:rsid w:val="00B324EF"/>
    <w:rsid w:val="00B3296E"/>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F6C"/>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F94"/>
    <w:rsid w:val="00B50024"/>
    <w:rsid w:val="00B5020A"/>
    <w:rsid w:val="00B50668"/>
    <w:rsid w:val="00B506F7"/>
    <w:rsid w:val="00B5070F"/>
    <w:rsid w:val="00B50870"/>
    <w:rsid w:val="00B50A48"/>
    <w:rsid w:val="00B50B44"/>
    <w:rsid w:val="00B50D7B"/>
    <w:rsid w:val="00B51246"/>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67F9B"/>
    <w:rsid w:val="00B70064"/>
    <w:rsid w:val="00B700A0"/>
    <w:rsid w:val="00B700C2"/>
    <w:rsid w:val="00B70219"/>
    <w:rsid w:val="00B7035D"/>
    <w:rsid w:val="00B70491"/>
    <w:rsid w:val="00B7084E"/>
    <w:rsid w:val="00B70BEB"/>
    <w:rsid w:val="00B70E91"/>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009"/>
    <w:rsid w:val="00B95260"/>
    <w:rsid w:val="00B952B4"/>
    <w:rsid w:val="00B959AE"/>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B4B"/>
    <w:rsid w:val="00BE5C16"/>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F81"/>
    <w:rsid w:val="00C203CF"/>
    <w:rsid w:val="00C205EC"/>
    <w:rsid w:val="00C2089A"/>
    <w:rsid w:val="00C2096C"/>
    <w:rsid w:val="00C20C7A"/>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8BC"/>
    <w:rsid w:val="00C369F2"/>
    <w:rsid w:val="00C36ADD"/>
    <w:rsid w:val="00C36B35"/>
    <w:rsid w:val="00C36D50"/>
    <w:rsid w:val="00C36E87"/>
    <w:rsid w:val="00C36E8E"/>
    <w:rsid w:val="00C37108"/>
    <w:rsid w:val="00C3772C"/>
    <w:rsid w:val="00C37847"/>
    <w:rsid w:val="00C37913"/>
    <w:rsid w:val="00C37931"/>
    <w:rsid w:val="00C37A71"/>
    <w:rsid w:val="00C37F4B"/>
    <w:rsid w:val="00C40559"/>
    <w:rsid w:val="00C4061E"/>
    <w:rsid w:val="00C408FF"/>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BF8"/>
    <w:rsid w:val="00C47DA9"/>
    <w:rsid w:val="00C50311"/>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7DE"/>
    <w:rsid w:val="00CA09D4"/>
    <w:rsid w:val="00CA0D51"/>
    <w:rsid w:val="00CA0D69"/>
    <w:rsid w:val="00CA10AC"/>
    <w:rsid w:val="00CA1177"/>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73EC"/>
    <w:rsid w:val="00CA73F6"/>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C5D"/>
    <w:rsid w:val="00CC61B1"/>
    <w:rsid w:val="00CC63DA"/>
    <w:rsid w:val="00CC64B1"/>
    <w:rsid w:val="00CC6710"/>
    <w:rsid w:val="00CC6771"/>
    <w:rsid w:val="00CC6A63"/>
    <w:rsid w:val="00CC6BB6"/>
    <w:rsid w:val="00CC6EEF"/>
    <w:rsid w:val="00CC7155"/>
    <w:rsid w:val="00CC72D9"/>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519"/>
    <w:rsid w:val="00D135C8"/>
    <w:rsid w:val="00D1396E"/>
    <w:rsid w:val="00D13B3D"/>
    <w:rsid w:val="00D13BB0"/>
    <w:rsid w:val="00D141B7"/>
    <w:rsid w:val="00D14871"/>
    <w:rsid w:val="00D14A78"/>
    <w:rsid w:val="00D14AA9"/>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F0395"/>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604"/>
    <w:rsid w:val="00E27930"/>
    <w:rsid w:val="00E27D22"/>
    <w:rsid w:val="00E27E94"/>
    <w:rsid w:val="00E30148"/>
    <w:rsid w:val="00E30318"/>
    <w:rsid w:val="00E30458"/>
    <w:rsid w:val="00E30569"/>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7"/>
    <w:rsid w:val="00E37FFA"/>
    <w:rsid w:val="00E402F9"/>
    <w:rsid w:val="00E408AC"/>
    <w:rsid w:val="00E40B78"/>
    <w:rsid w:val="00E40C3E"/>
    <w:rsid w:val="00E40CF0"/>
    <w:rsid w:val="00E40E83"/>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F79"/>
    <w:rsid w:val="00ED1645"/>
    <w:rsid w:val="00ED168B"/>
    <w:rsid w:val="00ED1810"/>
    <w:rsid w:val="00ED189A"/>
    <w:rsid w:val="00ED1B30"/>
    <w:rsid w:val="00ED1BFC"/>
    <w:rsid w:val="00ED1F0F"/>
    <w:rsid w:val="00ED1FCE"/>
    <w:rsid w:val="00ED21EB"/>
    <w:rsid w:val="00ED240D"/>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AEB"/>
    <w:rsid w:val="00ED7E9E"/>
    <w:rsid w:val="00ED7EF2"/>
    <w:rsid w:val="00EE078C"/>
    <w:rsid w:val="00EE1188"/>
    <w:rsid w:val="00EE1A48"/>
    <w:rsid w:val="00EE1DCA"/>
    <w:rsid w:val="00EE1F48"/>
    <w:rsid w:val="00EE1FEF"/>
    <w:rsid w:val="00EE209C"/>
    <w:rsid w:val="00EE220E"/>
    <w:rsid w:val="00EE2D29"/>
    <w:rsid w:val="00EE321C"/>
    <w:rsid w:val="00EE3929"/>
    <w:rsid w:val="00EE3DB8"/>
    <w:rsid w:val="00EE492B"/>
    <w:rsid w:val="00EE4C5F"/>
    <w:rsid w:val="00EE4EC9"/>
    <w:rsid w:val="00EE517F"/>
    <w:rsid w:val="00EE549C"/>
    <w:rsid w:val="00EE55D9"/>
    <w:rsid w:val="00EE568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2AD"/>
    <w:rsid w:val="00F26580"/>
    <w:rsid w:val="00F2698B"/>
    <w:rsid w:val="00F26A06"/>
    <w:rsid w:val="00F26A09"/>
    <w:rsid w:val="00F26B83"/>
    <w:rsid w:val="00F26FD1"/>
    <w:rsid w:val="00F273B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941"/>
    <w:rsid w:val="00F80985"/>
    <w:rsid w:val="00F80B83"/>
    <w:rsid w:val="00F80E7F"/>
    <w:rsid w:val="00F81372"/>
    <w:rsid w:val="00F8144C"/>
    <w:rsid w:val="00F81869"/>
    <w:rsid w:val="00F8191D"/>
    <w:rsid w:val="00F81C8C"/>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4A6"/>
    <w:rsid w:val="00FC0691"/>
    <w:rsid w:val="00FC07A4"/>
    <w:rsid w:val="00FC0BFB"/>
    <w:rsid w:val="00FC0CA1"/>
    <w:rsid w:val="00FC1185"/>
    <w:rsid w:val="00FC12CC"/>
    <w:rsid w:val="00FC149F"/>
    <w:rsid w:val="00FC197D"/>
    <w:rsid w:val="00FC1A84"/>
    <w:rsid w:val="00FC1B0D"/>
    <w:rsid w:val="00FC219C"/>
    <w:rsid w:val="00FC2365"/>
    <w:rsid w:val="00FC2AC1"/>
    <w:rsid w:val="00FC2F8C"/>
    <w:rsid w:val="00FC3600"/>
    <w:rsid w:val="00FC387A"/>
    <w:rsid w:val="00FC3F9F"/>
    <w:rsid w:val="00FC44ED"/>
    <w:rsid w:val="00FC4ECC"/>
    <w:rsid w:val="00FC4FC7"/>
    <w:rsid w:val="00FC4FFE"/>
    <w:rsid w:val="00FC52DE"/>
    <w:rsid w:val="00FC52FA"/>
    <w:rsid w:val="00FC57D1"/>
    <w:rsid w:val="00FC5834"/>
    <w:rsid w:val="00FC5873"/>
    <w:rsid w:val="00FC5CBB"/>
    <w:rsid w:val="00FC5EB0"/>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C1F"/>
    <w:rsid w:val="00FE627C"/>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303B2"/>
    <w:rPr>
      <w:rFonts w:ascii="Courier New" w:hAnsi="Courier New"/>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420</Pages>
  <Words>140113</Words>
  <Characters>742605</Characters>
  <Application>Microsoft Office Word</Application>
  <DocSecurity>0</DocSecurity>
  <Lines>6188</Lines>
  <Paragraphs>1761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233</cp:revision>
  <cp:lastPrinted>2017-05-07T13:41:00Z</cp:lastPrinted>
  <dcterms:created xsi:type="dcterms:W3CDTF">2020-09-21T07:37:00Z</dcterms:created>
  <dcterms:modified xsi:type="dcterms:W3CDTF">2020-09-23T13:33:00Z</dcterms:modified>
</cp:coreProperties>
</file>