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7C4B62">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7C4B62">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7C4B62">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7C4B62">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7C4B62">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7C4B62">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7C4B62">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7C4B62">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7C4B62">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7C4B62">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7C4B62">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7C4B62">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7C4B62">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7C4B62">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7C4B62">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7C4B62">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7C4B62">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7C4B62">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7C4B62">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7C4B62">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7C4B62">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7C4B62">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7C4B62">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7C4B62">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7C4B62">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CB1AB5" w:rsidRPr="00D2146B" w:rsidRDefault="00CB1AB5"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CB1AB5" w:rsidRPr="00D2146B" w:rsidRDefault="00CB1AB5"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CB1AB5" w:rsidRDefault="00CB1AB5"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CB1AB5" w:rsidRDefault="00CB1AB5" w:rsidP="00942B30">
                              <w:pPr>
                                <w:spacing w:before="60" w:line="256" w:lineRule="auto"/>
                                <w:jc w:val="center"/>
                                <w:rPr>
                                  <w:sz w:val="24"/>
                                  <w:szCs w:val="24"/>
                                </w:rPr>
                              </w:pPr>
                              <w:r>
                                <w:rPr>
                                  <w:rFonts w:eastAsia="Calibri"/>
                                  <w:color w:val="000000"/>
                                  <w:sz w:val="18"/>
                                  <w:szCs w:val="18"/>
                                </w:rPr>
                                <w:t>Parser</w:t>
                              </w:r>
                            </w:p>
                            <w:p w14:paraId="1ABFD117" w14:textId="77777777" w:rsidR="00CB1AB5" w:rsidRDefault="00CB1AB5"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CB1AB5" w:rsidRDefault="00CB1AB5" w:rsidP="003727AB">
                              <w:pPr>
                                <w:spacing w:before="60" w:line="254" w:lineRule="auto"/>
                                <w:jc w:val="center"/>
                                <w:rPr>
                                  <w:sz w:val="24"/>
                                  <w:szCs w:val="24"/>
                                </w:rPr>
                              </w:pPr>
                              <w:r>
                                <w:rPr>
                                  <w:rFonts w:eastAsia="Calibri"/>
                                  <w:color w:val="000000"/>
                                  <w:sz w:val="18"/>
                                  <w:szCs w:val="18"/>
                                </w:rPr>
                                <w:t>Scanner</w:t>
                              </w:r>
                            </w:p>
                            <w:p w14:paraId="03FD0412" w14:textId="77777777" w:rsidR="00CB1AB5" w:rsidRDefault="00CB1AB5"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CB1AB5" w:rsidRDefault="00CB1AB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CB1AB5" w:rsidRDefault="00CB1AB5" w:rsidP="003567A1">
                              <w:pPr>
                                <w:spacing w:before="0" w:line="252" w:lineRule="auto"/>
                                <w:jc w:val="center"/>
                                <w:rPr>
                                  <w:sz w:val="24"/>
                                  <w:szCs w:val="24"/>
                                </w:rPr>
                              </w:pPr>
                            </w:p>
                            <w:p w14:paraId="217B84F7" w14:textId="77777777" w:rsidR="00CB1AB5" w:rsidRDefault="00CB1AB5"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CB1AB5" w:rsidRDefault="00CB1AB5"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CB1AB5" w:rsidRPr="00EF6288" w:rsidRDefault="00CB1AB5"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CB1AB5" w:rsidRDefault="00CB1AB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CB1AB5" w:rsidRDefault="00CB1AB5"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CB1AB5" w:rsidRDefault="00CB1AB5"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CB1AB5" w:rsidRPr="00E962F6" w:rsidRDefault="00CB1AB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CB1AB5" w:rsidRDefault="00CB1AB5"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CB1AB5" w:rsidRDefault="00CB1AB5"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CB1AB5" w:rsidRDefault="00CB1AB5"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CB1AB5" w:rsidRDefault="00CB1AB5"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CB1AB5" w:rsidRDefault="00CB1AB5"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CB1AB5" w:rsidRPr="00D2146B" w:rsidRDefault="00CB1AB5"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CB1AB5" w:rsidRPr="00D2146B" w:rsidRDefault="00CB1AB5"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CB1AB5" w:rsidRDefault="00CB1AB5"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CB1AB5" w:rsidRDefault="00CB1AB5" w:rsidP="00942B30">
                        <w:pPr>
                          <w:spacing w:before="60" w:line="256" w:lineRule="auto"/>
                          <w:jc w:val="center"/>
                          <w:rPr>
                            <w:sz w:val="24"/>
                            <w:szCs w:val="24"/>
                          </w:rPr>
                        </w:pPr>
                        <w:r>
                          <w:rPr>
                            <w:rFonts w:eastAsia="Calibri"/>
                            <w:color w:val="000000"/>
                            <w:sz w:val="18"/>
                            <w:szCs w:val="18"/>
                          </w:rPr>
                          <w:t>Parser</w:t>
                        </w:r>
                      </w:p>
                      <w:p w14:paraId="1ABFD117" w14:textId="77777777" w:rsidR="00CB1AB5" w:rsidRDefault="00CB1AB5"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CB1AB5" w:rsidRDefault="00CB1AB5" w:rsidP="003727AB">
                        <w:pPr>
                          <w:spacing w:before="60" w:line="254" w:lineRule="auto"/>
                          <w:jc w:val="center"/>
                          <w:rPr>
                            <w:sz w:val="24"/>
                            <w:szCs w:val="24"/>
                          </w:rPr>
                        </w:pPr>
                        <w:r>
                          <w:rPr>
                            <w:rFonts w:eastAsia="Calibri"/>
                            <w:color w:val="000000"/>
                            <w:sz w:val="18"/>
                            <w:szCs w:val="18"/>
                          </w:rPr>
                          <w:t>Scanner</w:t>
                        </w:r>
                      </w:p>
                      <w:p w14:paraId="03FD0412" w14:textId="77777777" w:rsidR="00CB1AB5" w:rsidRDefault="00CB1AB5"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CB1AB5" w:rsidRDefault="00CB1AB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CB1AB5" w:rsidRDefault="00CB1AB5" w:rsidP="003567A1">
                        <w:pPr>
                          <w:spacing w:before="0" w:line="252" w:lineRule="auto"/>
                          <w:jc w:val="center"/>
                          <w:rPr>
                            <w:sz w:val="24"/>
                            <w:szCs w:val="24"/>
                          </w:rPr>
                        </w:pPr>
                      </w:p>
                      <w:p w14:paraId="217B84F7" w14:textId="77777777" w:rsidR="00CB1AB5" w:rsidRDefault="00CB1AB5"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CB1AB5" w:rsidRDefault="00CB1AB5"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CB1AB5" w:rsidRPr="00EF6288" w:rsidRDefault="00CB1AB5"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CB1AB5" w:rsidRDefault="00CB1AB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CB1AB5" w:rsidRDefault="00CB1AB5"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CB1AB5" w:rsidRDefault="00CB1AB5"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CB1AB5" w:rsidRPr="00E962F6" w:rsidRDefault="00CB1AB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CB1AB5" w:rsidRDefault="00CB1AB5"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CB1AB5" w:rsidRDefault="00CB1AB5"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CB1AB5" w:rsidRDefault="00CB1AB5"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CB1AB5" w:rsidRDefault="00CB1AB5"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CB1AB5" w:rsidRDefault="00CB1AB5"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CB1AB5" w:rsidRPr="00D2146B" w:rsidRDefault="00CB1AB5"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CB1AB5" w:rsidRPr="00D2146B" w:rsidRDefault="00CB1AB5"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CB1AB5" w:rsidRDefault="00CB1AB5"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CB1AB5" w:rsidRDefault="00CB1AB5" w:rsidP="00541B67">
                              <w:pPr>
                                <w:spacing w:before="60" w:line="256" w:lineRule="auto"/>
                                <w:jc w:val="center"/>
                                <w:rPr>
                                  <w:sz w:val="24"/>
                                  <w:szCs w:val="24"/>
                                </w:rPr>
                              </w:pPr>
                              <w:r>
                                <w:rPr>
                                  <w:rFonts w:eastAsia="Calibri"/>
                                  <w:color w:val="000000"/>
                                  <w:sz w:val="18"/>
                                  <w:szCs w:val="18"/>
                                </w:rPr>
                                <w:t>Parser</w:t>
                              </w:r>
                            </w:p>
                            <w:p w14:paraId="738A4637" w14:textId="77777777" w:rsidR="00CB1AB5" w:rsidRDefault="00CB1AB5"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CB1AB5" w:rsidRDefault="00CB1AB5" w:rsidP="00541B67">
                              <w:pPr>
                                <w:spacing w:before="60" w:line="254" w:lineRule="auto"/>
                                <w:jc w:val="center"/>
                                <w:rPr>
                                  <w:sz w:val="24"/>
                                  <w:szCs w:val="24"/>
                                </w:rPr>
                              </w:pPr>
                              <w:r>
                                <w:rPr>
                                  <w:rFonts w:eastAsia="Calibri"/>
                                  <w:color w:val="000000"/>
                                  <w:sz w:val="18"/>
                                  <w:szCs w:val="18"/>
                                </w:rPr>
                                <w:t>Scanner</w:t>
                              </w:r>
                            </w:p>
                            <w:p w14:paraId="1FC59E41" w14:textId="77777777" w:rsidR="00CB1AB5" w:rsidRDefault="00CB1AB5"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CB1AB5" w:rsidRDefault="00CB1AB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CB1AB5" w:rsidRDefault="00CB1AB5" w:rsidP="00541B67">
                              <w:pPr>
                                <w:spacing w:before="0" w:line="252" w:lineRule="auto"/>
                                <w:jc w:val="center"/>
                                <w:rPr>
                                  <w:sz w:val="24"/>
                                  <w:szCs w:val="24"/>
                                </w:rPr>
                              </w:pPr>
                            </w:p>
                            <w:p w14:paraId="1164C4DA" w14:textId="77777777" w:rsidR="00CB1AB5" w:rsidRDefault="00CB1AB5"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CB1AB5" w:rsidRDefault="00CB1AB5"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CB1AB5" w:rsidRPr="00EF6288" w:rsidRDefault="00CB1AB5"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CB1AB5" w:rsidRDefault="00CB1AB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CB1AB5" w:rsidRDefault="00CB1AB5"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CB1AB5" w:rsidRDefault="00CB1AB5"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CB1AB5" w:rsidRPr="00E962F6" w:rsidRDefault="00CB1AB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CB1AB5" w:rsidRDefault="00CB1AB5"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CB1AB5" w:rsidRDefault="00CB1AB5"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CB1AB5" w:rsidRDefault="00CB1AB5"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CB1AB5" w:rsidRDefault="00CB1AB5"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CB1AB5" w:rsidRDefault="00CB1AB5"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CB1AB5" w:rsidRPr="00D2146B" w:rsidRDefault="00CB1AB5"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CB1AB5" w:rsidRPr="00D2146B" w:rsidRDefault="00CB1AB5"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CB1AB5" w:rsidRDefault="00CB1AB5"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CB1AB5" w:rsidRDefault="00CB1AB5" w:rsidP="00541B67">
                        <w:pPr>
                          <w:spacing w:before="60" w:line="256" w:lineRule="auto"/>
                          <w:jc w:val="center"/>
                          <w:rPr>
                            <w:sz w:val="24"/>
                            <w:szCs w:val="24"/>
                          </w:rPr>
                        </w:pPr>
                        <w:r>
                          <w:rPr>
                            <w:rFonts w:eastAsia="Calibri"/>
                            <w:color w:val="000000"/>
                            <w:sz w:val="18"/>
                            <w:szCs w:val="18"/>
                          </w:rPr>
                          <w:t>Parser</w:t>
                        </w:r>
                      </w:p>
                      <w:p w14:paraId="738A4637" w14:textId="77777777" w:rsidR="00CB1AB5" w:rsidRDefault="00CB1AB5"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CB1AB5" w:rsidRDefault="00CB1AB5" w:rsidP="00541B67">
                        <w:pPr>
                          <w:spacing w:before="60" w:line="254" w:lineRule="auto"/>
                          <w:jc w:val="center"/>
                          <w:rPr>
                            <w:sz w:val="24"/>
                            <w:szCs w:val="24"/>
                          </w:rPr>
                        </w:pPr>
                        <w:r>
                          <w:rPr>
                            <w:rFonts w:eastAsia="Calibri"/>
                            <w:color w:val="000000"/>
                            <w:sz w:val="18"/>
                            <w:szCs w:val="18"/>
                          </w:rPr>
                          <w:t>Scanner</w:t>
                        </w:r>
                      </w:p>
                      <w:p w14:paraId="1FC59E41" w14:textId="77777777" w:rsidR="00CB1AB5" w:rsidRDefault="00CB1AB5"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CB1AB5" w:rsidRDefault="00CB1AB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CB1AB5" w:rsidRDefault="00CB1AB5" w:rsidP="00541B67">
                        <w:pPr>
                          <w:spacing w:before="0" w:line="252" w:lineRule="auto"/>
                          <w:jc w:val="center"/>
                          <w:rPr>
                            <w:sz w:val="24"/>
                            <w:szCs w:val="24"/>
                          </w:rPr>
                        </w:pPr>
                      </w:p>
                      <w:p w14:paraId="1164C4DA" w14:textId="77777777" w:rsidR="00CB1AB5" w:rsidRDefault="00CB1AB5"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CB1AB5" w:rsidRDefault="00CB1AB5"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CB1AB5" w:rsidRPr="00EF6288" w:rsidRDefault="00CB1AB5"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CB1AB5" w:rsidRDefault="00CB1AB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CB1AB5" w:rsidRDefault="00CB1AB5"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CB1AB5" w:rsidRDefault="00CB1AB5"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CB1AB5" w:rsidRPr="00E962F6" w:rsidRDefault="00CB1AB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CB1AB5" w:rsidRDefault="00CB1AB5"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CB1AB5" w:rsidRDefault="00CB1AB5"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CB1AB5" w:rsidRDefault="00CB1AB5"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CB1AB5" w:rsidRDefault="00CB1AB5"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CB1AB5" w:rsidRDefault="00CB1AB5"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The Preprocessor</w:t>
      </w:r>
      <w:bookmarkEnd w:id="2"/>
    </w:p>
    <w:p w14:paraId="5669FD68" w14:textId="21C8823E"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796AABC2"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Pr="00D822A3">
        <w:rPr>
          <w:rStyle w:val="KeyWord0"/>
          <w:highlight w:val="white"/>
          <w:lang w:val="en-GB"/>
        </w:rPr>
        <w:t>SymbolTable.StaticSet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264A19BA"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the static set.</w:t>
      </w:r>
    </w:p>
    <w:p w14:paraId="394812E9" w14:textId="0E497725"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union of the extern sets of the symbol in the static set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62736312" w:rsidR="008F3070" w:rsidRPr="00D822A3" w:rsidRDefault="00564075" w:rsidP="00564075">
      <w:pPr>
        <w:rPr>
          <w:highlight w:val="white"/>
          <w:lang w:val="en-GB"/>
        </w:rPr>
      </w:pPr>
      <w:r w:rsidRPr="00D822A3">
        <w:rPr>
          <w:highlight w:val="white"/>
          <w:lang w:val="en-GB"/>
        </w:rPr>
        <w:t>We remove the names of the symbols of the static</w:t>
      </w:r>
      <w:r w:rsidR="002B043B" w:rsidRPr="00D822A3">
        <w:rPr>
          <w:highlight w:val="white"/>
          <w:lang w:val="en-GB"/>
        </w:rPr>
        <w:t xml:space="preserve"> </w:t>
      </w:r>
      <w:r w:rsidRPr="00D822A3">
        <w:rPr>
          <w:highlight w:val="white"/>
          <w:lang w:val="en-GB"/>
        </w:rPr>
        <w:t xml:space="preserve">set,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0B300711" w:rsidR="008F3070" w:rsidRPr="00D822A3" w:rsidRDefault="005A1F8A" w:rsidP="00AE46DE">
      <w:pPr>
        <w:rPr>
          <w:highlight w:val="white"/>
          <w:lang w:val="en-GB"/>
        </w:rPr>
      </w:pPr>
      <w:r w:rsidRPr="00D822A3">
        <w:rPr>
          <w:highlight w:val="white"/>
          <w:lang w:val="en-GB"/>
        </w:rPr>
        <w:t>Then we iterate through the static set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79E01241"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11885" w:rsidRPr="00D822A3">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0A161C5E" w14:textId="77777777" w:rsidR="00F023DC" w:rsidRPr="00D822A3" w:rsidRDefault="00F023DC" w:rsidP="00F91A23">
      <w:pPr>
        <w:pStyle w:val="Code"/>
        <w:rPr>
          <w:highlight w:val="white"/>
          <w:lang w:val="en-GB"/>
        </w:rPr>
      </w:pPr>
      <w:r w:rsidRPr="00D822A3">
        <w:rPr>
          <w:highlight w:val="white"/>
          <w:lang w:val="en-GB"/>
        </w:rPr>
        <w:t xml:space="preserve">  public Pair&lt;string,Symbol&gt; string_symbol_pair;</w:t>
      </w:r>
    </w:p>
    <w:p w14:paraId="0D4AFC72" w14:textId="77777777" w:rsidR="00F023DC" w:rsidRPr="00D822A3" w:rsidRDefault="00F023DC" w:rsidP="00F91A23">
      <w:pPr>
        <w:pStyle w:val="Code"/>
        <w:rPr>
          <w:highlight w:val="white"/>
          <w:lang w:val="en-GB"/>
        </w:rPr>
      </w:pPr>
      <w:r w:rsidRPr="00D822A3">
        <w:rPr>
          <w:highlight w:val="white"/>
          <w:lang w:val="en-GB"/>
        </w:rPr>
        <w:t xml:space="preserve">  public List&lt;Pair&lt;string,Symbol&gt;&gt; string_symbol_pair_list;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77777777" w:rsidR="00F023DC" w:rsidRPr="00D822A3" w:rsidRDefault="00F023DC" w:rsidP="00F91A23">
      <w:pPr>
        <w:pStyle w:val="Code"/>
        <w:rPr>
          <w:highlight w:val="white"/>
          <w:lang w:val="en-GB"/>
        </w:rPr>
      </w:pPr>
      <w:r w:rsidRPr="00D822A3">
        <w:rPr>
          <w:highlight w:val="white"/>
          <w:lang w:val="en-GB"/>
        </w:rPr>
        <w:t xml:space="preserve">  public Pair&lt;List&lt;Pair&lt;string,Symbol&gt;&gt;,Boolean&gt;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77777777" w:rsidR="00F023DC" w:rsidRPr="00D822A3" w:rsidRDefault="00F023DC" w:rsidP="00F91A23">
      <w:pPr>
        <w:pStyle w:val="Code"/>
        <w:rPr>
          <w:highlight w:val="white"/>
          <w:lang w:val="en-GB"/>
        </w:rPr>
      </w:pPr>
      <w:r w:rsidRPr="00D822A3">
        <w:rPr>
          <w:highlight w:val="white"/>
          <w:lang w:val="en-GB"/>
        </w:rPr>
        <w:t>%type &lt;type&gt; pointer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7777777" w:rsidR="00F023DC" w:rsidRPr="00D822A3" w:rsidRDefault="00F023DC" w:rsidP="00F91A23">
      <w:pPr>
        <w:pStyle w:val="Code"/>
        <w:rPr>
          <w:highlight w:val="white"/>
          <w:lang w:val="en-GB"/>
        </w:rPr>
      </w:pPr>
      <w:r w:rsidRPr="00D822A3">
        <w:rPr>
          <w:highlight w:val="white"/>
          <w:lang w:val="en-GB"/>
        </w:rPr>
        <w:t>%type &lt;string_symbol_pair_list&gt; parameter_list</w:t>
      </w:r>
    </w:p>
    <w:p w14:paraId="632C170A" w14:textId="77777777" w:rsidR="00F023DC" w:rsidRPr="00D822A3" w:rsidRDefault="00F023DC" w:rsidP="00F91A23">
      <w:pPr>
        <w:pStyle w:val="Code"/>
        <w:rPr>
          <w:highlight w:val="white"/>
          <w:lang w:val="en-GB"/>
        </w:rPr>
      </w:pPr>
      <w:r w:rsidRPr="00D822A3">
        <w:rPr>
          <w:highlight w:val="white"/>
          <w:lang w:val="en-GB"/>
        </w:rPr>
        <w:t>%type &lt;string_symbol_pair&gt;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67C17C5E" w14:textId="03FDA647" w:rsidR="00F91A23" w:rsidRPr="00D822A3" w:rsidRDefault="00E40B78" w:rsidP="00F91A23">
      <w:pPr>
        <w:pStyle w:val="Rubrik2"/>
        <w:rPr>
          <w:lang w:val="en-GB"/>
        </w:rPr>
      </w:pPr>
      <w:bookmarkStart w:id="30" w:name="_Toc54119856"/>
      <w:r w:rsidRPr="00D822A3">
        <w:rPr>
          <w:lang w:val="en-GB"/>
        </w:rPr>
        <w:lastRenderedPageBreak/>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1" w:author="Stefan Bjornander" w:date="2015-04-26T09:16:00Z">
        <w:r w:rsidR="000865C3" w:rsidRPr="00D822A3">
          <w:rPr>
            <w:lang w:val="en-GB"/>
          </w:rPr>
          <w:t xml:space="preserve">The </w:t>
        </w:r>
      </w:ins>
      <w:r w:rsidR="00563AF1" w:rsidRPr="00D822A3">
        <w:rPr>
          <w:rStyle w:val="KeyWord0"/>
          <w:lang w:val="en-GB"/>
        </w:rPr>
        <w:t>source_code_file</w:t>
      </w:r>
      <w:ins w:id="32"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3" w:name="_Toc54119857"/>
      <w:r w:rsidRPr="00D822A3">
        <w:rPr>
          <w:lang w:val="en-GB"/>
        </w:rPr>
        <w:t>Backpatching</w:t>
      </w:r>
      <w:bookmarkEnd w:id="33"/>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lastRenderedPageBreak/>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4" w:name="_Toc54119858"/>
      <w:bookmarkStart w:id="35" w:name="_Ref54270751"/>
      <w:r w:rsidRPr="00D822A3">
        <w:rPr>
          <w:lang w:val="en-GB"/>
        </w:rPr>
        <w:t>Function</w:t>
      </w:r>
      <w:r w:rsidR="00015AA9" w:rsidRPr="00D822A3">
        <w:rPr>
          <w:lang w:val="en-GB"/>
        </w:rPr>
        <w:t xml:space="preserve"> </w:t>
      </w:r>
      <w:r w:rsidR="00FC52DE" w:rsidRPr="00D822A3">
        <w:rPr>
          <w:lang w:val="en-GB"/>
        </w:rPr>
        <w:t>Definition</w:t>
      </w:r>
      <w:bookmarkEnd w:id="34"/>
      <w:bookmarkEnd w:id="35"/>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1C72D7FC"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generates the assembly code of the function and saves it in the static set.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lastRenderedPageBreak/>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0B3C9C49"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w:t>
      </w:r>
      <w:r w:rsidR="00AD6DA9" w:rsidRPr="00D822A3">
        <w:rPr>
          <w:highlight w:val="white"/>
          <w:lang w:val="en-GB"/>
        </w:rPr>
        <w:t xml:space="preserve"> </w:t>
      </w:r>
      <w:r w:rsidR="00040D85" w:rsidRPr="00D822A3">
        <w:rPr>
          <w:highlight w:val="white"/>
          <w:lang w:val="en-GB"/>
        </w:rPr>
        <w:t xml:space="preserve">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lastRenderedPageBreak/>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4E9FBB44"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the static set.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lastRenderedPageBreak/>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7777777" w:rsidR="00C32DBB" w:rsidRPr="00D822A3" w:rsidRDefault="00C32DBB" w:rsidP="00C32DBB">
      <w:pPr>
        <w:pStyle w:val="Code"/>
        <w:rPr>
          <w:highlight w:val="white"/>
          <w:lang w:val="en-GB"/>
        </w:rPr>
      </w:pPr>
      <w:r w:rsidRPr="00D822A3">
        <w:rPr>
          <w:highlight w:val="white"/>
          <w:lang w:val="en-GB"/>
        </w:rPr>
        <w:t xml:space="preserve">        foreach (Pair&lt;string,Symbol&gt; pair in funcType.ParameterList){</w:t>
      </w:r>
    </w:p>
    <w:p w14:paraId="3CB720A0" w14:textId="77777777" w:rsidR="00C32DBB" w:rsidRPr="00D822A3" w:rsidRDefault="00C32DBB" w:rsidP="00C32DBB">
      <w:pPr>
        <w:pStyle w:val="Code"/>
        <w:rPr>
          <w:highlight w:val="white"/>
          <w:lang w:val="en-GB"/>
        </w:rPr>
      </w:pPr>
      <w:r w:rsidRPr="00D822A3">
        <w:rPr>
          <w:highlight w:val="white"/>
          <w:lang w:val="en-GB"/>
        </w:rPr>
        <w:t xml:space="preserve">          SymbolTable.CurrentTable.AddSymbol(pair.Second);</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lastRenderedPageBreak/>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w:t>
      </w:r>
      <w:r w:rsidR="0086738F" w:rsidRPr="00D822A3">
        <w:rPr>
          <w:highlight w:val="white"/>
          <w:lang w:val="en-GB"/>
        </w:rPr>
        <w:lastRenderedPageBreak/>
        <w:t xml:space="preserve">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9DD5DF2"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the static set.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the static set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77777777" w:rsidR="00E52658" w:rsidRPr="00D822A3" w:rsidRDefault="00E52658" w:rsidP="00E52658">
      <w:pPr>
        <w:pStyle w:val="Code"/>
        <w:rPr>
          <w:highlight w:val="white"/>
          <w:lang w:val="en-GB"/>
        </w:rPr>
      </w:pPr>
      <w:r w:rsidRPr="00D822A3">
        <w:rPr>
          <w:highlight w:val="white"/>
          <w:lang w:val="en-GB"/>
        </w:rPr>
        <w:t xml:space="preserve">        SymbolTable.StaticSet.Add(staticSymbol);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6" w:name="_Toc54119859"/>
      <w:r w:rsidRPr="00D822A3">
        <w:rPr>
          <w:highlight w:val="white"/>
          <w:lang w:val="en-GB"/>
        </w:rPr>
        <w:t>Specifier</w:t>
      </w:r>
      <w:r w:rsidR="0095481A" w:rsidRPr="00D822A3">
        <w:rPr>
          <w:highlight w:val="white"/>
          <w:lang w:val="en-GB"/>
        </w:rPr>
        <w:t xml:space="preserve"> List</w:t>
      </w:r>
      <w:bookmarkEnd w:id="36"/>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lastRenderedPageBreak/>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lastRenderedPageBreak/>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lastRenderedPageBreak/>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lastRenderedPageBreak/>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lastRenderedPageBreak/>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lastRenderedPageBreak/>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7" w:name="_Toc54119860"/>
      <w:r w:rsidRPr="00D822A3">
        <w:rPr>
          <w:highlight w:val="white"/>
          <w:lang w:val="en-GB"/>
        </w:rPr>
        <w:t>Declarator</w:t>
      </w:r>
      <w:bookmarkEnd w:id="37"/>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4BB45F00" w14:textId="642871C1" w:rsidR="007C241D" w:rsidRPr="002F6A71" w:rsidRDefault="00DC4D43" w:rsidP="007C241D">
      <w:pPr>
        <w:pStyle w:val="Liststycke"/>
        <w:numPr>
          <w:ilvl w:val="0"/>
          <w:numId w:val="169"/>
        </w:numPr>
        <w:rPr>
          <w:highlight w:val="white"/>
          <w:lang w:val="en-GB"/>
        </w:rPr>
      </w:pPr>
      <w:r>
        <w:rPr>
          <w:highlight w:val="white"/>
          <w:lang w:val="en-GB"/>
        </w:rPr>
        <w:t>With a</w:t>
      </w:r>
      <w:r w:rsidR="007C241D">
        <w:rPr>
          <w:highlight w:val="white"/>
          <w:lang w:val="en-GB"/>
        </w:rPr>
        <w:t>ssignment</w:t>
      </w:r>
      <w:r w:rsidR="005F5539">
        <w:rPr>
          <w:highlight w:val="white"/>
          <w:lang w:val="en-GB"/>
        </w:rPr>
        <w:t xml:space="preserve">, such as </w:t>
      </w:r>
      <w:r w:rsidR="007C241D" w:rsidRPr="007C241D">
        <w:rPr>
          <w:rStyle w:val="KeyWord0"/>
          <w:highlight w:val="white"/>
        </w:rPr>
        <w:t>int</w:t>
      </w:r>
      <w:r w:rsidR="007C241D">
        <w:rPr>
          <w:highlight w:val="white"/>
          <w:lang w:val="en-GB"/>
        </w:rPr>
        <w:t xml:space="preserve"> </w:t>
      </w:r>
      <w:r w:rsidR="007C241D">
        <w:rPr>
          <w:rStyle w:val="KeyWord0"/>
          <w:highlight w:val="white"/>
        </w:rPr>
        <w:t>i = 3</w:t>
      </w:r>
      <w:r w:rsidR="007C241D" w:rsidRPr="007C241D">
        <w:rPr>
          <w:rStyle w:val="KeyWord0"/>
          <w:highlight w:val="white"/>
        </w:rPr>
        <w:t>;</w:t>
      </w:r>
    </w:p>
    <w:p w14:paraId="441DF106" w14:textId="032B714C" w:rsidR="007C241D" w:rsidRPr="005F5539" w:rsidRDefault="00DC4D43" w:rsidP="0096580A">
      <w:pPr>
        <w:pStyle w:val="Liststycke"/>
        <w:numPr>
          <w:ilvl w:val="0"/>
          <w:numId w:val="169"/>
        </w:numPr>
        <w:rPr>
          <w:rStyle w:val="KeyWord0"/>
          <w:b w:val="0"/>
          <w:noProof w:val="0"/>
          <w:highlight w:val="white"/>
          <w:lang w:val="en-GB"/>
        </w:rPr>
      </w:pPr>
      <w:r>
        <w:rPr>
          <w:highlight w:val="white"/>
          <w:lang w:val="en-GB"/>
        </w:rPr>
        <w:t>With b</w:t>
      </w:r>
      <w:r w:rsidR="007C241D" w:rsidRPr="0096580A">
        <w:rPr>
          <w:highlight w:val="white"/>
          <w:lang w:val="en-GB"/>
        </w:rPr>
        <w:t>itfield</w:t>
      </w:r>
      <w:r w:rsidR="0096580A">
        <w:rPr>
          <w:highlight w:val="white"/>
          <w:lang w:val="en-GB"/>
        </w:rPr>
        <w:t>, o</w:t>
      </w:r>
      <w:r w:rsidR="0096580A" w:rsidRPr="0096580A">
        <w:rPr>
          <w:highlight w:val="white"/>
          <w:lang w:val="en-GB"/>
        </w:rPr>
        <w:t>nly allowed in structs</w:t>
      </w:r>
      <w:r w:rsidR="005F5539">
        <w:rPr>
          <w:highlight w:val="white"/>
          <w:lang w:val="en-GB"/>
        </w:rPr>
        <w:t>, such as</w:t>
      </w:r>
      <w:r w:rsidR="007C241D" w:rsidRPr="0096580A">
        <w:rPr>
          <w:highlight w:val="white"/>
          <w:lang w:val="en-GB"/>
        </w:rPr>
        <w:t xml:space="preserve"> </w:t>
      </w:r>
      <w:r w:rsidR="007C241D" w:rsidRPr="0096580A">
        <w:rPr>
          <w:rStyle w:val="KeyWord0"/>
          <w:highlight w:val="white"/>
        </w:rPr>
        <w:t>int</w:t>
      </w:r>
      <w:r w:rsidR="007C241D" w:rsidRPr="0096580A">
        <w:rPr>
          <w:highlight w:val="white"/>
          <w:lang w:val="en-GB"/>
        </w:rPr>
        <w:t xml:space="preserve"> </w:t>
      </w:r>
      <w:r w:rsidR="007C241D" w:rsidRPr="0096580A">
        <w:rPr>
          <w:rStyle w:val="KeyWord0"/>
          <w:highlight w:val="white"/>
        </w:rPr>
        <w:t>i : 3;</w:t>
      </w:r>
    </w:p>
    <w:p w14:paraId="639D14B3" w14:textId="2F6B8383" w:rsidR="005F5539" w:rsidRPr="0096580A" w:rsidRDefault="005F5539" w:rsidP="005F5539">
      <w:pPr>
        <w:rPr>
          <w:highlight w:val="white"/>
          <w:lang w:val="en-GB"/>
        </w:rPr>
      </w:pPr>
      <w:r>
        <w:rPr>
          <w:highlight w:val="white"/>
          <w:lang w:val="en-GB"/>
        </w:rPr>
        <w:t xml:space="preserve">Note that it is not possible to combine </w:t>
      </w:r>
      <w:r w:rsidR="00950350">
        <w:rPr>
          <w:highlight w:val="white"/>
          <w:lang w:val="en-GB"/>
        </w:rPr>
        <w:t>assignment 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lastRenderedPageBreak/>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1D08A71E" w:rsidR="005C422F" w:rsidRPr="00D822A3" w:rsidRDefault="009E5C7E" w:rsidP="009E5C7E">
      <w:pPr>
        <w:rPr>
          <w:highlight w:val="white"/>
          <w:lang w:val="en-GB"/>
        </w:rPr>
      </w:pPr>
      <w:r>
        <w:rPr>
          <w:highlight w:val="white"/>
          <w:lang w:val="en-GB"/>
        </w:rPr>
        <w:t xml:space="preserve">If the symbol has static storage and is not a function, we add it to the static set.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the static set.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the static set at all</w:t>
      </w:r>
      <w:r w:rsidR="0053352B">
        <w:rPr>
          <w:highlight w:val="white"/>
          <w:lang w:val="en-GB"/>
        </w:rPr>
        <w:t>. D</w:t>
      </w:r>
      <w:r w:rsidR="003E6BA4">
        <w:rPr>
          <w:highlight w:val="white"/>
          <w:lang w:val="en-GB"/>
        </w:rPr>
        <w:t>eclarations are stored in the symbol table only, not in the static set.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77777777" w:rsidR="005C422F" w:rsidRPr="00D822A3" w:rsidRDefault="005C422F" w:rsidP="005C422F">
      <w:pPr>
        <w:pStyle w:val="Code"/>
        <w:rPr>
          <w:highlight w:val="white"/>
          <w:lang w:val="en-GB"/>
        </w:rPr>
      </w:pPr>
      <w:r w:rsidRPr="00D822A3">
        <w:rPr>
          <w:highlight w:val="white"/>
          <w:lang w:val="en-GB"/>
        </w:rPr>
        <w:t xml:space="preserve">        SymbolTable.StaticSet.Add(ConstantExpression.Value(symbol));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140129A4"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is initialized with a value.</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7FB23245" w14:textId="4680FC84"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3F7115" w14:textId="77777777" w:rsidR="005C422F" w:rsidRPr="00D822A3" w:rsidRDefault="005C422F" w:rsidP="005C422F">
      <w:pPr>
        <w:pStyle w:val="Code"/>
        <w:rPr>
          <w:highlight w:val="white"/>
          <w:lang w:val="en-GB"/>
        </w:rPr>
      </w:pPr>
      <w:r w:rsidRPr="00D822A3">
        <w:rPr>
          <w:highlight w:val="white"/>
          <w:lang w:val="en-GB"/>
        </w:rPr>
        <w:t xml:space="preserve">      Type specifierType = specifier.Type;</w:t>
      </w:r>
    </w:p>
    <w:p w14:paraId="06E221C0" w14:textId="77777777" w:rsidR="005C422F" w:rsidRPr="00D822A3" w:rsidRDefault="005C422F" w:rsidP="005C422F">
      <w:pPr>
        <w:pStyle w:val="Code"/>
        <w:rPr>
          <w:highlight w:val="white"/>
          <w:lang w:val="en-GB"/>
        </w:rPr>
      </w:pPr>
    </w:p>
    <w:p w14:paraId="2C35849D"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1C2D47EA" w14:textId="77777777" w:rsidR="005C422F" w:rsidRPr="00D822A3" w:rsidRDefault="005C422F" w:rsidP="005C422F">
      <w:pPr>
        <w:pStyle w:val="Code"/>
        <w:rPr>
          <w:highlight w:val="white"/>
          <w:lang w:val="en-GB"/>
        </w:rPr>
      </w:pPr>
      <w:r w:rsidRPr="00D822A3">
        <w:rPr>
          <w:highlight w:val="white"/>
          <w:lang w:val="en-GB"/>
        </w:rPr>
        <w:t xml:space="preserve">      string name = declarator.Name;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AA001AB" w14:textId="77777777" w:rsidR="005C422F" w:rsidRPr="00D822A3" w:rsidRDefault="005C422F" w:rsidP="005C422F">
      <w:pPr>
        <w:pStyle w:val="Code"/>
        <w:rPr>
          <w:highlight w:val="white"/>
          <w:lang w:val="en-GB"/>
        </w:rPr>
      </w:pP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4F540492" w14:textId="77777777" w:rsidR="00571936" w:rsidRPr="00D822A3" w:rsidRDefault="005C422F" w:rsidP="005C422F">
      <w:pPr>
        <w:pStyle w:val="Code"/>
        <w:rPr>
          <w:highlight w:val="white"/>
          <w:lang w:val="en-GB"/>
        </w:rPr>
      </w:pPr>
      <w:r w:rsidRPr="00D822A3">
        <w:rPr>
          <w:highlight w:val="white"/>
          <w:lang w:val="en-GB"/>
        </w:rPr>
        <w:t xml:space="preserve">      Assert.Error(storage != Storage.Typedef, name,</w:t>
      </w:r>
    </w:p>
    <w:p w14:paraId="6FCB2EBC" w14:textId="6E0A1515"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Message.Typedef_cannot_be_initialized);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2C90777A"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77777777" w:rsidR="005C422F" w:rsidRPr="00D822A3" w:rsidRDefault="005C422F" w:rsidP="005C422F">
      <w:pPr>
        <w:pStyle w:val="Code"/>
        <w:rPr>
          <w:highlight w:val="white"/>
          <w:lang w:val="en-GB"/>
        </w:rPr>
      </w:pPr>
      <w:r w:rsidRPr="00D822A3">
        <w:rPr>
          <w:highlight w:val="white"/>
          <w:lang w:val="en-GB"/>
        </w:rPr>
        <w:lastRenderedPageBreak/>
        <w:t xml:space="preserve">                   name, Message.Struct_or_union_field_cannot_be_initialized);</w:t>
      </w:r>
    </w:p>
    <w:p w14:paraId="5008E802"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Scope.Global) ||</w:t>
      </w:r>
    </w:p>
    <w:p w14:paraId="3B2BE25A" w14:textId="77777777" w:rsidR="00571936" w:rsidRPr="00D822A3" w:rsidRDefault="005C422F" w:rsidP="005C422F">
      <w:pPr>
        <w:pStyle w:val="Code"/>
        <w:rPr>
          <w:highlight w:val="white"/>
          <w:lang w:val="en-GB"/>
        </w:rPr>
      </w:pPr>
      <w:r w:rsidRPr="00D822A3">
        <w:rPr>
          <w:highlight w:val="white"/>
          <w:lang w:val="en-GB"/>
        </w:rPr>
        <w:t xml:space="preserve">                   ((storage != Storage.Auto) &amp;&amp;</w:t>
      </w:r>
    </w:p>
    <w:p w14:paraId="00B96C2C" w14:textId="34951BE9"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 != Storage.Register)),</w:t>
      </w:r>
    </w:p>
    <w:p w14:paraId="6477867C" w14:textId="151CF306" w:rsidR="005C422F" w:rsidRPr="00D822A3" w:rsidRDefault="005C422F" w:rsidP="005C422F">
      <w:pPr>
        <w:pStyle w:val="Code"/>
        <w:rPr>
          <w:highlight w:val="white"/>
          <w:lang w:val="en-GB"/>
        </w:rPr>
      </w:pPr>
      <w:r w:rsidRPr="00D822A3">
        <w:rPr>
          <w:highlight w:val="white"/>
          <w:lang w:val="en-GB"/>
        </w:rPr>
        <w:t xml:space="preserve">                   null, Message.Auto_or_register_storage_in_global_scope);</w:t>
      </w:r>
    </w:p>
    <w:p w14:paraId="586F2D38" w14:textId="77777777" w:rsidR="005C422F" w:rsidRPr="00D822A3" w:rsidRDefault="005C422F" w:rsidP="005C422F">
      <w:pPr>
        <w:pStyle w:val="Code"/>
        <w:rPr>
          <w:highlight w:val="white"/>
          <w:lang w:val="en-GB"/>
        </w:rPr>
      </w:pPr>
    </w:p>
    <w:p w14:paraId="178B8F79" w14:textId="77777777" w:rsidR="001E2DDF" w:rsidRPr="00D822A3" w:rsidRDefault="005C422F" w:rsidP="005C422F">
      <w:pPr>
        <w:pStyle w:val="Code"/>
        <w:rPr>
          <w:highlight w:val="white"/>
          <w:lang w:val="en-GB"/>
        </w:rPr>
      </w:pPr>
      <w:r w:rsidRPr="00D822A3">
        <w:rPr>
          <w:highlight w:val="white"/>
          <w:lang w:val="en-GB"/>
        </w:rPr>
        <w:t xml:space="preserve">      if ((SymbolTable.CurrentTable.Scope == Scope.Global) ||</w:t>
      </w:r>
    </w:p>
    <w:p w14:paraId="3C26B169" w14:textId="1866DED0"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C8BC4F6"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0914B983" w14:textId="77777777" w:rsidR="005C422F" w:rsidRPr="00D822A3" w:rsidRDefault="005C422F" w:rsidP="005C422F">
      <w:pPr>
        <w:pStyle w:val="Code"/>
        <w:rPr>
          <w:highlight w:val="white"/>
          <w:lang w:val="en-GB"/>
        </w:rPr>
      </w:pP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10DDE8D9" w14:textId="77777777" w:rsidR="005C422F" w:rsidRPr="00D822A3" w:rsidRDefault="005C422F" w:rsidP="005C422F">
      <w:pPr>
        <w:pStyle w:val="Code"/>
        <w:rPr>
          <w:highlight w:val="white"/>
          <w:lang w:val="en-GB"/>
        </w:rPr>
      </w:pP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77777777" w:rsidR="005C422F" w:rsidRPr="00D822A3" w:rsidRDefault="005C422F" w:rsidP="005C422F">
      <w:pPr>
        <w:pStyle w:val="Code"/>
        <w:rPr>
          <w:highlight w:val="white"/>
          <w:lang w:val="en-GB"/>
        </w:rPr>
      </w:pPr>
      <w:r w:rsidRPr="00D822A3">
        <w:rPr>
          <w:highlight w:val="white"/>
          <w:lang w:val="en-GB"/>
        </w:rPr>
        <w:t xml:space="preserve">        SymbolTable.StaticSet.Add(staticSymbol);</w:t>
      </w:r>
    </w:p>
    <w:p w14:paraId="6484FE6C" w14:textId="77777777" w:rsidR="005C422F" w:rsidRPr="00D822A3" w:rsidRDefault="005C422F" w:rsidP="005C422F">
      <w:pPr>
        <w:pStyle w:val="Code"/>
        <w:rPr>
          <w:highlight w:val="white"/>
          <w:lang w:val="en-GB"/>
        </w:rPr>
      </w:pPr>
      <w:r w:rsidRPr="00D822A3">
        <w:rPr>
          <w:highlight w:val="white"/>
          <w:lang w:val="en-GB"/>
        </w:rPr>
        <w:t xml:space="preserve">        </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7777777" w:rsidR="005C422F" w:rsidRPr="00D822A3" w:rsidRDefault="005C422F" w:rsidP="005C422F">
      <w:pPr>
        <w:pStyle w:val="Code"/>
        <w:rPr>
          <w:highlight w:val="white"/>
          <w:lang w:val="en-GB"/>
        </w:rPr>
      </w:pPr>
      <w:r w:rsidRPr="00D822A3">
        <w:rPr>
          <w:highlight w:val="white"/>
          <w:lang w:val="en-GB"/>
        </w:rPr>
        <w:t xml:space="preserve">      }</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77777777" w:rsidR="005C422F" w:rsidRPr="00D822A3" w:rsidRDefault="005C422F" w:rsidP="005C422F">
      <w:pPr>
        <w:pStyle w:val="Code"/>
        <w:rPr>
          <w:highlight w:val="white"/>
          <w:lang w:val="en-GB"/>
        </w:rPr>
      </w:pP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241472B6" w14:textId="77777777" w:rsidR="005C422F" w:rsidRPr="00D822A3" w:rsidRDefault="005C422F" w:rsidP="005C422F">
      <w:pPr>
        <w:pStyle w:val="Code"/>
        <w:rPr>
          <w:highlight w:val="white"/>
          <w:lang w:val="en-GB"/>
        </w:rPr>
      </w:pPr>
      <w:r w:rsidRPr="00D822A3">
        <w:rPr>
          <w:highlight w:val="white"/>
          <w:lang w:val="en-GB"/>
        </w:rPr>
        <w:t xml:space="preserve">      Type specifierType = specifier.Type;</w:t>
      </w:r>
    </w:p>
    <w:p w14:paraId="3F8179FF" w14:textId="77777777" w:rsidR="005C422F" w:rsidRPr="00D822A3" w:rsidRDefault="005C422F" w:rsidP="005C422F">
      <w:pPr>
        <w:pStyle w:val="Code"/>
        <w:rPr>
          <w:highlight w:val="white"/>
          <w:lang w:val="en-GB"/>
        </w:rPr>
      </w:pP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4B98A487" w14:textId="77777777"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39EC9A32" w14:textId="77777777" w:rsidR="005C422F" w:rsidRPr="00D822A3" w:rsidRDefault="005C422F" w:rsidP="005C422F">
      <w:pPr>
        <w:pStyle w:val="Code"/>
        <w:rPr>
          <w:highlight w:val="white"/>
          <w:lang w:val="en-GB"/>
        </w:rPr>
      </w:pP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77777777" w:rsidR="005C422F" w:rsidRPr="00D822A3" w:rsidRDefault="005C422F" w:rsidP="005C422F">
      <w:pPr>
        <w:pStyle w:val="Code"/>
        <w:rPr>
          <w:highlight w:val="white"/>
          <w:lang w:val="en-GB"/>
        </w:rPr>
      </w:pPr>
    </w:p>
    <w:p w14:paraId="4C9838E2" w14:textId="77777777" w:rsidR="005C422F" w:rsidRPr="00D822A3" w:rsidRDefault="005C422F" w:rsidP="005C422F">
      <w:pPr>
        <w:pStyle w:val="Code"/>
        <w:rPr>
          <w:highlight w:val="white"/>
          <w:lang w:val="en-GB"/>
        </w:rPr>
      </w:pPr>
      <w:r w:rsidRPr="00D822A3">
        <w:rPr>
          <w:highlight w:val="white"/>
          <w:lang w:val="en-GB"/>
        </w:rPr>
        <w:t xml:space="preserve">      object bitsValue = bitsSymbol.Value;</w:t>
      </w:r>
    </w:p>
    <w:p w14:paraId="06CB0C93" w14:textId="77777777" w:rsidR="005C422F" w:rsidRPr="00D822A3" w:rsidRDefault="005C422F" w:rsidP="005C422F">
      <w:pPr>
        <w:pStyle w:val="Code"/>
        <w:rPr>
          <w:highlight w:val="white"/>
          <w:lang w:val="en-GB"/>
        </w:rPr>
      </w:pPr>
      <w:r w:rsidRPr="00D822A3">
        <w:rPr>
          <w:highlight w:val="white"/>
          <w:lang w:val="en-GB"/>
        </w:rPr>
        <w:t xml:space="preserve">      int bits = int.Parse(bitsValue.ToString());</w:t>
      </w:r>
    </w:p>
    <w:p w14:paraId="36AE080B" w14:textId="77777777" w:rsidR="005C422F" w:rsidRPr="00D822A3" w:rsidRDefault="005C422F" w:rsidP="005C422F">
      <w:pPr>
        <w:pStyle w:val="Code"/>
        <w:rPr>
          <w:highlight w:val="white"/>
          <w:lang w:val="en-GB"/>
        </w:rPr>
      </w:pP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77D1BA2E"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77777777" w:rsidR="005C422F" w:rsidRPr="00D822A3" w:rsidRDefault="005C422F" w:rsidP="005C422F">
      <w:pPr>
        <w:pStyle w:val="Code"/>
        <w:rPr>
          <w:highlight w:val="white"/>
          <w:lang w:val="en-GB"/>
        </w:rPr>
      </w:pPr>
      <w:r w:rsidRPr="00D822A3">
        <w:rPr>
          <w:highlight w:val="white"/>
          <w:lang w:val="en-GB"/>
        </w:rPr>
        <w:t xml:space="preserve">      </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lastRenderedPageBreak/>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7FC90F08" w14:textId="77777777" w:rsidR="005C422F" w:rsidRPr="00D822A3" w:rsidRDefault="005C422F" w:rsidP="005C422F">
      <w:pPr>
        <w:pStyle w:val="Code"/>
        <w:rPr>
          <w:highlight w:val="white"/>
          <w:lang w:val="en-GB"/>
        </w:rPr>
      </w:pPr>
    </w:p>
    <w:p w14:paraId="5F52AE93" w14:textId="77777777" w:rsidR="005C422F" w:rsidRPr="00D822A3" w:rsidRDefault="005C422F" w:rsidP="005C422F">
      <w:pPr>
        <w:pStyle w:val="Code"/>
        <w:rPr>
          <w:highlight w:val="white"/>
          <w:lang w:val="en-GB"/>
        </w:rPr>
      </w:pPr>
      <w:r w:rsidRPr="00D822A3">
        <w:rPr>
          <w:highlight w:val="white"/>
          <w:lang w:val="en-GB"/>
        </w:rPr>
        <w:t xml:space="preserve">        if (symbol.IsStatic()) {</w:t>
      </w:r>
    </w:p>
    <w:p w14:paraId="0200233C" w14:textId="77777777" w:rsidR="005C422F" w:rsidRPr="00D822A3" w:rsidRDefault="005C422F" w:rsidP="005C422F">
      <w:pPr>
        <w:pStyle w:val="Code"/>
        <w:rPr>
          <w:highlight w:val="white"/>
          <w:lang w:val="en-GB"/>
        </w:rPr>
      </w:pPr>
      <w:r w:rsidRPr="00D822A3">
        <w:rPr>
          <w:highlight w:val="white"/>
          <w:lang w:val="en-GB"/>
        </w:rPr>
        <w:t xml:space="preserve">          SymbolTable.StaticSet.Add(ConstantExpression.Value(symbol));</w:t>
      </w:r>
    </w:p>
    <w:p w14:paraId="5A546280" w14:textId="77777777" w:rsidR="005C422F" w:rsidRPr="00D822A3" w:rsidRDefault="005C422F" w:rsidP="005C422F">
      <w:pPr>
        <w:pStyle w:val="Code"/>
        <w:rPr>
          <w:highlight w:val="white"/>
          <w:lang w:val="en-GB"/>
        </w:rPr>
      </w:pPr>
      <w:r w:rsidRPr="00D822A3">
        <w:rPr>
          <w:highlight w:val="white"/>
          <w:lang w:val="en-GB"/>
        </w:rPr>
        <w:t xml:space="preserve">        }</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12225743" w14:textId="77777777"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28725076" w:rsidR="00215100" w:rsidRPr="00D822A3" w:rsidRDefault="0046223F" w:rsidP="008E06B1">
      <w:pPr>
        <w:pStyle w:val="Rubrik4"/>
        <w:rPr>
          <w:highlight w:val="white"/>
          <w:lang w:val="en-GB"/>
        </w:rPr>
      </w:pPr>
      <w:r w:rsidRPr="00D822A3">
        <w:rPr>
          <w:highlight w:val="white"/>
          <w:lang w:val="en-GB"/>
        </w:rPr>
        <w:t>Pointer Declarator</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76399011" w14:textId="620B3E1A" w:rsidR="00DB3B82" w:rsidRPr="00D822A3" w:rsidRDefault="00DB3B82" w:rsidP="00F01419">
      <w:pPr>
        <w:pStyle w:val="Code"/>
        <w:rPr>
          <w:highlight w:val="white"/>
          <w:lang w:val="en-GB"/>
        </w:rPr>
      </w:pPr>
      <w:r w:rsidRPr="00D822A3">
        <w:rPr>
          <w:highlight w:val="white"/>
          <w:lang w:val="en-GB"/>
        </w:rPr>
        <w:t>optional_</w:t>
      </w:r>
      <w:r w:rsidR="001D4FEE">
        <w:rPr>
          <w:highlight w:val="white"/>
          <w:lang w:val="en-GB"/>
        </w:rPr>
        <w:t>declarator</w:t>
      </w:r>
      <w:r w:rsidRPr="00D822A3">
        <w:rPr>
          <w:highlight w:val="white"/>
          <w:lang w:val="en-GB"/>
        </w:rPr>
        <w:t>:</w:t>
      </w:r>
    </w:p>
    <w:p w14:paraId="1958DF61" w14:textId="02BF1519" w:rsidR="00DB3B82" w:rsidRPr="00D822A3" w:rsidRDefault="00DB3B82" w:rsidP="00DB3B82">
      <w:pPr>
        <w:pStyle w:val="Code"/>
        <w:rPr>
          <w:highlight w:val="white"/>
          <w:lang w:val="en-GB"/>
        </w:rPr>
      </w:pPr>
      <w:r w:rsidRPr="00D822A3">
        <w:rPr>
          <w:highlight w:val="white"/>
          <w:lang w:val="en-GB"/>
        </w:rPr>
        <w:t xml:space="preserve">    /* Empty */</w:t>
      </w:r>
      <w:r w:rsidR="00F01419">
        <w:rPr>
          <w:highlight w:val="white"/>
          <w:lang w:val="en-GB"/>
        </w:rPr>
        <w:t xml:space="preserve"> </w:t>
      </w:r>
      <w:r w:rsidRPr="00D822A3">
        <w:rPr>
          <w:highlight w:val="white"/>
          <w:lang w:val="en-GB"/>
        </w:rPr>
        <w:t>{ $$ = null; }</w:t>
      </w:r>
    </w:p>
    <w:p w14:paraId="017E41D1" w14:textId="7AF1FBB5" w:rsidR="00DB3B82" w:rsidRPr="00D822A3" w:rsidRDefault="00DB3B82" w:rsidP="00F0141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 $$ = $1;   };</w:t>
      </w:r>
    </w:p>
    <w:p w14:paraId="63AF9D88" w14:textId="54C4FFDD" w:rsidR="00DB3B82" w:rsidRPr="00D822A3" w:rsidRDefault="0075321C" w:rsidP="0075321C">
      <w:pPr>
        <w:rPr>
          <w:highlight w:val="white"/>
          <w:lang w:val="en-GB"/>
        </w:rPr>
      </w:pPr>
      <w:r w:rsidRPr="00D822A3">
        <w:rPr>
          <w:highlight w:val="white"/>
          <w:lang w:val="en-GB"/>
        </w:rPr>
        <w:t xml:space="preserve">A </w:t>
      </w:r>
      <w:r w:rsidR="00597B14" w:rsidRPr="00D822A3">
        <w:rPr>
          <w:highlight w:val="white"/>
          <w:lang w:val="en-GB"/>
        </w:rPr>
        <w:t>pointer declarator</w:t>
      </w:r>
      <w:r w:rsidRPr="00D822A3">
        <w:rPr>
          <w:highlight w:val="white"/>
          <w:lang w:val="en-GB"/>
        </w:rPr>
        <w:t xml:space="preserve"> is made up by an </w:t>
      </w:r>
      <w:r w:rsidR="00C86225" w:rsidRPr="00D822A3">
        <w:rPr>
          <w:highlight w:val="white"/>
          <w:lang w:val="en-GB"/>
        </w:rPr>
        <w:t xml:space="preserve">optional </w:t>
      </w:r>
      <w:r w:rsidR="00AC6721" w:rsidRPr="00D822A3">
        <w:rPr>
          <w:highlight w:val="white"/>
          <w:lang w:val="en-GB"/>
        </w:rPr>
        <w:t xml:space="preserve">list of pointer </w:t>
      </w:r>
      <w:r w:rsidR="00375989">
        <w:rPr>
          <w:highlight w:val="white"/>
          <w:lang w:val="en-GB"/>
        </w:rPr>
        <w:t>markers</w:t>
      </w:r>
      <w:r w:rsidR="00C6238C" w:rsidRPr="00D822A3">
        <w:rPr>
          <w:highlight w:val="white"/>
          <w:lang w:val="en-GB"/>
        </w:rPr>
        <w:t xml:space="preserve"> and a direct </w:t>
      </w:r>
      <w:r w:rsidR="00597B14" w:rsidRPr="00D822A3">
        <w:rPr>
          <w:highlight w:val="white"/>
          <w:lang w:val="en-GB"/>
        </w:rPr>
        <w:t>declarator</w:t>
      </w:r>
      <w:r w:rsidR="00C6238C" w:rsidRPr="00D822A3">
        <w:rPr>
          <w:highlight w:val="white"/>
          <w:lang w:val="en-GB"/>
        </w:rPr>
        <w:t>.</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77777777" w:rsidR="00D504B7" w:rsidRPr="00D822A3" w:rsidRDefault="00D504B7" w:rsidP="00D504B7">
      <w:pPr>
        <w:pStyle w:val="Code"/>
        <w:rPr>
          <w:highlight w:val="white"/>
          <w:lang w:val="en-GB"/>
        </w:rPr>
      </w:pPr>
      <w:r w:rsidRPr="00D822A3">
        <w:rPr>
          <w:highlight w:val="white"/>
          <w:lang w:val="en-GB"/>
        </w:rPr>
        <w:t xml:space="preserve">    pointer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7777777" w:rsidR="006037AC" w:rsidRPr="00D822A3" w:rsidRDefault="006037AC" w:rsidP="00DA4DD2">
      <w:pPr>
        <w:pStyle w:val="Code"/>
        <w:rPr>
          <w:highlight w:val="white"/>
          <w:lang w:val="en-GB"/>
        </w:rPr>
      </w:pPr>
      <w:r w:rsidRPr="00D822A3">
        <w:rPr>
          <w:highlight w:val="white"/>
          <w:lang w:val="en-GB"/>
        </w:rPr>
        <w:t xml:space="preserve">  | pointer_list pointer {</w:t>
      </w:r>
    </w:p>
    <w:p w14:paraId="189679B0" w14:textId="77777777" w:rsidR="006037AC" w:rsidRPr="00D822A3" w:rsidRDefault="006037AC" w:rsidP="00DA4DD2">
      <w:pPr>
        <w:pStyle w:val="Code"/>
        <w:rPr>
          <w:highlight w:val="white"/>
          <w:lang w:val="en-GB"/>
        </w:rPr>
      </w:pPr>
      <w:r w:rsidRPr="00D822A3">
        <w:rPr>
          <w:highlight w:val="white"/>
          <w:lang w:val="en-GB"/>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75C22C53" w14:textId="77777777" w:rsidR="006037AC" w:rsidRPr="00D822A3" w:rsidRDefault="006037AC" w:rsidP="00DA4DD2">
      <w:pPr>
        <w:pStyle w:val="Code"/>
        <w:rPr>
          <w:highlight w:val="white"/>
          <w:lang w:val="en-GB"/>
        </w:rPr>
      </w:pPr>
      <w:r w:rsidRPr="00D822A3">
        <w:rPr>
          <w:highlight w:val="white"/>
          <w:lang w:val="en-GB"/>
        </w:rPr>
        <w:t xml:space="preserve">    };</w:t>
      </w:r>
    </w:p>
    <w:p w14:paraId="352B75A6" w14:textId="77777777" w:rsidR="006037AC" w:rsidRPr="00D822A3" w:rsidRDefault="006037AC" w:rsidP="003A037F">
      <w:pPr>
        <w:pStyle w:val="Code"/>
        <w:rPr>
          <w:highlight w:val="white"/>
          <w:lang w:val="en-GB"/>
        </w:rPr>
      </w:pPr>
    </w:p>
    <w:p w14:paraId="0C3EE29E" w14:textId="2C284002" w:rsidR="00284CFE" w:rsidRPr="00D822A3" w:rsidRDefault="00284CFE" w:rsidP="00284CFE">
      <w:pPr>
        <w:pStyle w:val="Code"/>
        <w:rPr>
          <w:highlight w:val="white"/>
          <w:lang w:val="en-GB"/>
        </w:rPr>
      </w:pPr>
      <w:r w:rsidRPr="00D822A3">
        <w:rPr>
          <w:highlight w:val="white"/>
          <w:lang w:val="en-GB"/>
        </w:rPr>
        <w:t>pointer:</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lastRenderedPageBreak/>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7CC9D43" w14:textId="0387BE41" w:rsidR="009D4820" w:rsidRPr="00D822A3" w:rsidRDefault="009D4820" w:rsidP="009D4820">
      <w:pPr>
        <w:pStyle w:val="CodeHeader"/>
        <w:rPr>
          <w:highlight w:val="white"/>
          <w:lang w:val="en-GB"/>
        </w:rPr>
      </w:pPr>
      <w:r w:rsidRPr="00D822A3">
        <w:rPr>
          <w:highlight w:val="white"/>
          <w:lang w:val="en-GB"/>
        </w:rPr>
        <w:t>MiddleCodeGenerator.cs</w:t>
      </w:r>
    </w:p>
    <w:p w14:paraId="71DC4767" w14:textId="77777777" w:rsidR="00DF17B4" w:rsidRPr="00D822A3" w:rsidRDefault="00DF17B4" w:rsidP="00DF17B4">
      <w:pPr>
        <w:pStyle w:val="Code"/>
        <w:rPr>
          <w:highlight w:val="white"/>
          <w:lang w:val="en-GB"/>
        </w:rPr>
      </w:pPr>
      <w:r w:rsidRPr="00D822A3">
        <w:rPr>
          <w:highlight w:val="white"/>
          <w:lang w:val="en-GB"/>
        </w:rPr>
        <w:t xml:space="preserve">    public static Declarator PointerDeclarator(List&lt;Type&gt; typeList,</w:t>
      </w:r>
    </w:p>
    <w:p w14:paraId="2AAC36F3" w14:textId="77777777" w:rsidR="00DF17B4" w:rsidRPr="00D822A3" w:rsidRDefault="00DF17B4" w:rsidP="00DF17B4">
      <w:pPr>
        <w:pStyle w:val="Code"/>
        <w:rPr>
          <w:highlight w:val="white"/>
          <w:lang w:val="en-GB"/>
        </w:rPr>
      </w:pPr>
      <w:r w:rsidRPr="00D822A3">
        <w:rPr>
          <w:highlight w:val="white"/>
          <w:lang w:val="en-GB"/>
        </w:rPr>
        <w:t xml:space="preserve">                                               Declarator declarator) {</w:t>
      </w:r>
    </w:p>
    <w:p w14:paraId="2BC4DDEC" w14:textId="77777777" w:rsidR="00DF17B4" w:rsidRPr="00D822A3" w:rsidRDefault="00DF17B4" w:rsidP="00DF17B4">
      <w:pPr>
        <w:pStyle w:val="Code"/>
        <w:rPr>
          <w:highlight w:val="white"/>
          <w:lang w:val="en-GB"/>
        </w:rPr>
      </w:pPr>
      <w:r w:rsidRPr="00D822A3">
        <w:rPr>
          <w:highlight w:val="white"/>
          <w:lang w:val="en-GB"/>
        </w:rPr>
        <w:t xml:space="preserve">      if (declarator == null) {</w:t>
      </w:r>
    </w:p>
    <w:p w14:paraId="3A8271D0" w14:textId="77777777" w:rsidR="00DF17B4" w:rsidRPr="00D822A3" w:rsidRDefault="00DF17B4" w:rsidP="00DF17B4">
      <w:pPr>
        <w:pStyle w:val="Code"/>
        <w:rPr>
          <w:highlight w:val="white"/>
          <w:lang w:val="en-GB"/>
        </w:rPr>
      </w:pPr>
      <w:r w:rsidRPr="00D822A3">
        <w:rPr>
          <w:highlight w:val="white"/>
          <w:lang w:val="en-GB"/>
        </w:rPr>
        <w:t xml:space="preserve">        declarator = new Declarator(null);</w:t>
      </w:r>
    </w:p>
    <w:p w14:paraId="3955128D" w14:textId="77777777" w:rsidR="00DF17B4" w:rsidRPr="00D822A3" w:rsidRDefault="00DF17B4" w:rsidP="00DF17B4">
      <w:pPr>
        <w:pStyle w:val="Code"/>
        <w:rPr>
          <w:highlight w:val="white"/>
          <w:lang w:val="en-GB"/>
        </w:rPr>
      </w:pPr>
      <w:r w:rsidRPr="00D822A3">
        <w:rPr>
          <w:highlight w:val="white"/>
          <w:lang w:val="en-GB"/>
        </w:rPr>
        <w:t xml:space="preserve">      }</w:t>
      </w:r>
    </w:p>
    <w:p w14:paraId="0FB58AD6" w14:textId="77777777" w:rsidR="00DF17B4" w:rsidRPr="00D822A3" w:rsidRDefault="00DF17B4" w:rsidP="00DF17B4">
      <w:pPr>
        <w:pStyle w:val="Code"/>
        <w:rPr>
          <w:highlight w:val="white"/>
          <w:lang w:val="en-GB"/>
        </w:rPr>
      </w:pPr>
      <w:r w:rsidRPr="00D822A3">
        <w:rPr>
          <w:highlight w:val="white"/>
          <w:lang w:val="en-GB"/>
        </w:rPr>
        <w:t xml:space="preserve">    </w:t>
      </w:r>
    </w:p>
    <w:p w14:paraId="429BDE87" w14:textId="77777777" w:rsidR="00DF17B4" w:rsidRPr="00D822A3" w:rsidRDefault="00DF17B4" w:rsidP="00DF17B4">
      <w:pPr>
        <w:pStyle w:val="Code"/>
        <w:rPr>
          <w:highlight w:val="white"/>
          <w:lang w:val="en-GB"/>
        </w:rPr>
      </w:pPr>
      <w:r w:rsidRPr="00D822A3">
        <w:rPr>
          <w:highlight w:val="white"/>
          <w:lang w:val="en-GB"/>
        </w:rPr>
        <w:t xml:space="preserve">      foreach (Type type in typeList) {</w:t>
      </w:r>
    </w:p>
    <w:p w14:paraId="70B4B004" w14:textId="77777777" w:rsidR="00DF17B4" w:rsidRPr="00D822A3" w:rsidRDefault="00DF17B4" w:rsidP="00DF17B4">
      <w:pPr>
        <w:pStyle w:val="Code"/>
        <w:rPr>
          <w:highlight w:val="white"/>
          <w:lang w:val="en-GB"/>
        </w:rPr>
      </w:pPr>
      <w:r w:rsidRPr="00D822A3">
        <w:rPr>
          <w:highlight w:val="white"/>
          <w:lang w:val="en-GB"/>
        </w:rPr>
        <w:t xml:space="preserve">        Type pointerType = new Type((Type) null);</w:t>
      </w:r>
    </w:p>
    <w:p w14:paraId="5ED17486" w14:textId="77777777" w:rsidR="00DF17B4" w:rsidRPr="00D822A3" w:rsidRDefault="00DF17B4" w:rsidP="00DF17B4">
      <w:pPr>
        <w:pStyle w:val="Code"/>
        <w:rPr>
          <w:highlight w:val="white"/>
          <w:lang w:val="en-GB"/>
        </w:rPr>
      </w:pPr>
      <w:r w:rsidRPr="00D822A3">
        <w:rPr>
          <w:highlight w:val="white"/>
          <w:lang w:val="en-GB"/>
        </w:rPr>
        <w:t xml:space="preserve">        pointerType.Constant = type.Constant;</w:t>
      </w:r>
    </w:p>
    <w:p w14:paraId="24702840" w14:textId="77777777" w:rsidR="00DF17B4" w:rsidRPr="00D822A3" w:rsidRDefault="00DF17B4" w:rsidP="00DF17B4">
      <w:pPr>
        <w:pStyle w:val="Code"/>
        <w:rPr>
          <w:highlight w:val="white"/>
          <w:lang w:val="en-GB"/>
        </w:rPr>
      </w:pPr>
      <w:r w:rsidRPr="00D822A3">
        <w:rPr>
          <w:highlight w:val="white"/>
          <w:lang w:val="en-GB"/>
        </w:rPr>
        <w:t xml:space="preserve">        pointerType.Volatile = type.Volatile;</w:t>
      </w:r>
    </w:p>
    <w:p w14:paraId="7DC4E47B" w14:textId="77777777" w:rsidR="00DF17B4" w:rsidRPr="00D822A3" w:rsidRDefault="00DF17B4" w:rsidP="00DF17B4">
      <w:pPr>
        <w:pStyle w:val="Code"/>
        <w:rPr>
          <w:highlight w:val="white"/>
          <w:lang w:val="en-GB"/>
        </w:rPr>
      </w:pPr>
      <w:r w:rsidRPr="00D822A3">
        <w:rPr>
          <w:highlight w:val="white"/>
          <w:lang w:val="en-GB"/>
        </w:rPr>
        <w:t xml:space="preserve">        declarator.Add(pointerType);</w:t>
      </w:r>
    </w:p>
    <w:p w14:paraId="057E3C99" w14:textId="77777777" w:rsidR="00DF17B4" w:rsidRPr="00D822A3" w:rsidRDefault="00DF17B4" w:rsidP="00DF17B4">
      <w:pPr>
        <w:pStyle w:val="Code"/>
        <w:rPr>
          <w:highlight w:val="white"/>
          <w:lang w:val="en-GB"/>
        </w:rPr>
      </w:pPr>
      <w:r w:rsidRPr="00D822A3">
        <w:rPr>
          <w:highlight w:val="white"/>
          <w:lang w:val="en-GB"/>
        </w:rPr>
        <w:t xml:space="preserve">      }</w:t>
      </w:r>
    </w:p>
    <w:p w14:paraId="56E75B13" w14:textId="77777777" w:rsidR="00DF17B4" w:rsidRPr="00D822A3" w:rsidRDefault="00DF17B4" w:rsidP="00DF17B4">
      <w:pPr>
        <w:pStyle w:val="Code"/>
        <w:rPr>
          <w:highlight w:val="white"/>
          <w:lang w:val="en-GB"/>
        </w:rPr>
      </w:pPr>
    </w:p>
    <w:p w14:paraId="049DC92A" w14:textId="77777777" w:rsidR="00DF17B4" w:rsidRPr="00D822A3" w:rsidRDefault="00DF17B4" w:rsidP="00DF17B4">
      <w:pPr>
        <w:pStyle w:val="Code"/>
        <w:rPr>
          <w:highlight w:val="white"/>
          <w:lang w:val="en-GB"/>
        </w:rPr>
      </w:pPr>
      <w:r w:rsidRPr="00D822A3">
        <w:rPr>
          <w:highlight w:val="white"/>
          <w:lang w:val="en-GB"/>
        </w:rPr>
        <w:t xml:space="preserve">      return declarator;</w:t>
      </w:r>
    </w:p>
    <w:p w14:paraId="343AFAE5" w14:textId="77777777" w:rsidR="00DF17B4" w:rsidRPr="00D822A3" w:rsidRDefault="00DF17B4" w:rsidP="00DF17B4">
      <w:pPr>
        <w:pStyle w:val="Code"/>
        <w:rPr>
          <w:highlight w:val="white"/>
          <w:lang w:val="en-GB"/>
        </w:rPr>
      </w:pPr>
      <w:r w:rsidRPr="00D822A3">
        <w:rPr>
          <w:highlight w:val="white"/>
          <w:lang w:val="en-GB"/>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198C41A5" w:rsidR="00840DDD" w:rsidRPr="00D822A3" w:rsidRDefault="00103A8E" w:rsidP="00103A8E">
      <w:pPr>
        <w:rPr>
          <w:highlight w:val="white"/>
          <w:lang w:val="en-GB"/>
        </w:rPr>
      </w:pPr>
      <w:r w:rsidRPr="00D822A3">
        <w:rPr>
          <w:highlight w:val="white"/>
          <w:lang w:val="en-GB"/>
        </w:rPr>
        <w:t xml:space="preserve">A direct declarator </w:t>
      </w:r>
      <w:r w:rsidR="00BD02FC" w:rsidRPr="00D822A3">
        <w:rPr>
          <w:highlight w:val="white"/>
          <w:lang w:val="en-GB"/>
        </w:rPr>
        <w:t xml:space="preserve">is </w:t>
      </w:r>
      <w:r w:rsidR="00057667" w:rsidRPr="00D822A3">
        <w:rPr>
          <w:highlight w:val="white"/>
          <w:lang w:val="en-GB"/>
        </w:rPr>
        <w:t xml:space="preserve">a name, a declarator inside a parenthesis pair, another direct declarator followed by </w:t>
      </w:r>
      <w:r w:rsidR="005771DF" w:rsidRPr="00D822A3">
        <w:rPr>
          <w:highlight w:val="white"/>
          <w:lang w:val="en-GB"/>
        </w:rPr>
        <w:t xml:space="preserve">a parameter-ellipse list inside a parenthesis pair. </w:t>
      </w:r>
    </w:p>
    <w:p w14:paraId="34BF0390" w14:textId="2AE88835" w:rsidR="0061106F" w:rsidRPr="00D822A3" w:rsidRDefault="0061106F" w:rsidP="00103A8E">
      <w:pPr>
        <w:rPr>
          <w:highlight w:val="white"/>
          <w:lang w:val="en-GB"/>
        </w:rPr>
      </w:pPr>
      <w:r w:rsidRPr="00D822A3">
        <w:rPr>
          <w:highlight w:val="white"/>
          <w:lang w:val="en-GB"/>
        </w:rPr>
        <w:t xml:space="preserve">A direct declarator in its simplest form is just name. </w:t>
      </w:r>
      <w:r w:rsidR="00EF478E" w:rsidRPr="00D822A3">
        <w:rPr>
          <w:highlight w:val="white"/>
          <w:lang w:val="en-GB"/>
        </w:rPr>
        <w:t xml:space="preserve">For instance,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3657A5AD" w:rsidR="00CD004E" w:rsidRPr="00D822A3" w:rsidRDefault="00CD004E" w:rsidP="00FD5814">
      <w:pPr>
        <w:rPr>
          <w:highlight w:val="white"/>
          <w:lang w:val="en-GB"/>
        </w:rPr>
      </w:pPr>
      <w:r w:rsidRPr="00D822A3">
        <w:rPr>
          <w:highlight w:val="white"/>
          <w:lang w:val="en-GB"/>
        </w:rPr>
        <w:t>Another form of direct declarator is another declarator</w:t>
      </w:r>
      <w:r w:rsidR="00D57162" w:rsidRPr="00D822A3">
        <w:rPr>
          <w:highlight w:val="white"/>
          <w:lang w:val="en-GB"/>
        </w:rPr>
        <w:t xml:space="preserve">. In that case we simply return the declarator. The parentheses is only present to change the precidence of the declarator. For instance: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06CB60D9" w:rsidR="00CD004E" w:rsidRPr="00D822A3" w:rsidRDefault="00CD004E" w:rsidP="002A02F6">
      <w:pPr>
        <w:rPr>
          <w:highlight w:val="white"/>
          <w:lang w:val="en-GB"/>
        </w:rPr>
      </w:pPr>
      <w:r w:rsidRPr="00D822A3">
        <w:rPr>
          <w:highlight w:val="white"/>
          <w:lang w:val="en-GB"/>
        </w:rPr>
        <w:t xml:space="preserve">A direct declarator can be an array declarator; that is, </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2413D596" w14:textId="3DAF5554"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04AF69E1" w:rsidR="00522BB0" w:rsidRPr="00D822A3" w:rsidRDefault="00522BB0" w:rsidP="00522BB0">
      <w:pPr>
        <w:pStyle w:val="Code"/>
        <w:rPr>
          <w:highlight w:val="white"/>
          <w:lang w:val="en-GB"/>
        </w:rPr>
      </w:pPr>
      <w:r w:rsidRPr="00D822A3">
        <w:rPr>
          <w:highlight w:val="white"/>
          <w:lang w:val="en-GB"/>
        </w:rPr>
        <w:t xml:space="preserve">                                       Expression optSizeExpression)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77777777" w:rsidR="00522BB0" w:rsidRPr="00D822A3" w:rsidRDefault="00522BB0" w:rsidP="00522BB0">
      <w:pPr>
        <w:pStyle w:val="Code"/>
        <w:rPr>
          <w:highlight w:val="white"/>
          <w:lang w:val="en-GB"/>
        </w:rPr>
      </w:pPr>
      <w:r w:rsidRPr="00D822A3">
        <w:rPr>
          <w:highlight w:val="white"/>
          <w:lang w:val="en-GB"/>
        </w:rPr>
        <w:t xml:space="preserve">    </w:t>
      </w:r>
    </w:p>
    <w:p w14:paraId="0747C556" w14:textId="77777777" w:rsidR="00522BB0" w:rsidRPr="00D822A3" w:rsidRDefault="00522BB0" w:rsidP="00522BB0">
      <w:pPr>
        <w:pStyle w:val="Code"/>
        <w:rPr>
          <w:highlight w:val="white"/>
          <w:lang w:val="en-GB"/>
        </w:rPr>
      </w:pPr>
      <w:r w:rsidRPr="00D822A3">
        <w:rPr>
          <w:highlight w:val="white"/>
          <w:lang w:val="en-GB"/>
        </w:rPr>
        <w:t xml:space="preserve">      if (optSizeExpression != null) {</w:t>
      </w:r>
    </w:p>
    <w:p w14:paraId="676A1A01" w14:textId="77777777" w:rsidR="00522BB0" w:rsidRPr="00D822A3" w:rsidRDefault="00522BB0" w:rsidP="00522BB0">
      <w:pPr>
        <w:pStyle w:val="Code"/>
        <w:rPr>
          <w:highlight w:val="white"/>
          <w:lang w:val="en-GB"/>
        </w:rPr>
      </w:pPr>
      <w:r w:rsidRPr="00D822A3">
        <w:rPr>
          <w:highlight w:val="white"/>
          <w:lang w:val="en-GB"/>
        </w:rPr>
        <w:t xml:space="preserve">        Symbol optSizeSymbol = optSizeExpression.Symbol;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77777777" w:rsidR="00522BB0" w:rsidRPr="00D822A3" w:rsidRDefault="00522BB0" w:rsidP="00522BB0">
      <w:pPr>
        <w:pStyle w:val="Code"/>
        <w:rPr>
          <w:highlight w:val="white"/>
          <w:lang w:val="en-GB"/>
        </w:rPr>
      </w:pPr>
      <w:r w:rsidRPr="00D822A3">
        <w:rPr>
          <w:highlight w:val="white"/>
          <w:lang w:val="en-GB"/>
        </w:rPr>
        <w:t xml:space="preserve">        Type arrayType = new Type(arraySize, null);</w:t>
      </w:r>
    </w:p>
    <w:p w14:paraId="1A058F22" w14:textId="77777777" w:rsidR="00522BB0" w:rsidRPr="00D822A3" w:rsidRDefault="00522BB0" w:rsidP="00522BB0">
      <w:pPr>
        <w:pStyle w:val="Code"/>
        <w:rPr>
          <w:highlight w:val="white"/>
          <w:lang w:val="en-GB"/>
        </w:rPr>
      </w:pPr>
      <w:r w:rsidRPr="00D822A3">
        <w:rPr>
          <w:highlight w:val="white"/>
          <w:lang w:val="en-GB"/>
        </w:rPr>
        <w:lastRenderedPageBreak/>
        <w:t xml:space="preserve">        declarator.Add(arrayType);</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77777777" w:rsidR="00522BB0" w:rsidRPr="00D822A3" w:rsidRDefault="00522BB0" w:rsidP="00522BB0">
      <w:pPr>
        <w:pStyle w:val="Code"/>
        <w:rPr>
          <w:highlight w:val="white"/>
          <w:lang w:val="en-GB"/>
        </w:rPr>
      </w:pPr>
      <w:r w:rsidRPr="00D822A3">
        <w:rPr>
          <w:highlight w:val="white"/>
          <w:lang w:val="en-GB"/>
        </w:rPr>
        <w:t xml:space="preserve">        Type arrayType = new Type(0, null);</w:t>
      </w:r>
    </w:p>
    <w:p w14:paraId="46AD3FF4"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77777777" w:rsidR="00522BB0" w:rsidRPr="00D822A3" w:rsidRDefault="00522BB0" w:rsidP="00522BB0">
      <w:pPr>
        <w:pStyle w:val="Code"/>
        <w:rPr>
          <w:highlight w:val="white"/>
          <w:lang w:val="en-GB"/>
        </w:rPr>
      </w:pPr>
      <w:r w:rsidRPr="00D822A3">
        <w:rPr>
          <w:highlight w:val="white"/>
          <w:lang w:val="en-GB"/>
        </w:rPr>
        <w:t xml:space="preserve">    </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0A693B7B" w14:textId="07C09B9E"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1BFAF5F0" w14:textId="2031A9BA" w:rsidR="008223BF" w:rsidRPr="00D822A3" w:rsidRDefault="008223BF" w:rsidP="008223BF">
      <w:pPr>
        <w:pStyle w:val="CodeHeader"/>
        <w:rPr>
          <w:highlight w:val="white"/>
          <w:lang w:val="en-GB"/>
        </w:rPr>
      </w:pPr>
      <w:r w:rsidRPr="00D822A3">
        <w:rPr>
          <w:highlight w:val="white"/>
          <w:lang w:val="en-GB"/>
        </w:rPr>
        <w:t>MiddleCodeGenerator.cs</w:t>
      </w:r>
    </w:p>
    <w:p w14:paraId="610302AF" w14:textId="77777777" w:rsidR="002C2E81" w:rsidRPr="00D822A3" w:rsidRDefault="002C2E81" w:rsidP="002C2E81">
      <w:pPr>
        <w:pStyle w:val="Code"/>
        <w:rPr>
          <w:highlight w:val="white"/>
          <w:lang w:val="en-GB"/>
        </w:rPr>
      </w:pPr>
      <w:r w:rsidRPr="00D822A3">
        <w:rPr>
          <w:highlight w:val="white"/>
          <w:lang w:val="en-GB"/>
        </w:rPr>
        <w:t xml:space="preserve">    public static Declarator NewFunctionDeclaration(Declarator declarator,</w:t>
      </w:r>
    </w:p>
    <w:p w14:paraId="735BE3F6" w14:textId="3A234B90" w:rsidR="002C2E81" w:rsidRPr="00D822A3" w:rsidRDefault="002C2E81" w:rsidP="002C2E81">
      <w:pPr>
        <w:pStyle w:val="Code"/>
        <w:rPr>
          <w:highlight w:val="white"/>
          <w:lang w:val="en-GB"/>
        </w:rPr>
      </w:pPr>
      <w:r w:rsidRPr="00D822A3">
        <w:rPr>
          <w:highlight w:val="white"/>
          <w:lang w:val="en-GB"/>
        </w:rPr>
        <w:t xml:space="preserve">                                        List&lt;Pair&lt;string,Symbol&gt;&gt; paramList,</w:t>
      </w:r>
    </w:p>
    <w:p w14:paraId="27454CB4" w14:textId="77777777" w:rsidR="002C2E81" w:rsidRPr="00D822A3" w:rsidRDefault="002C2E81" w:rsidP="002C2E81">
      <w:pPr>
        <w:pStyle w:val="Code"/>
        <w:rPr>
          <w:highlight w:val="white"/>
          <w:lang w:val="en-GB"/>
        </w:rPr>
      </w:pPr>
      <w:r w:rsidRPr="00D822A3">
        <w:rPr>
          <w:highlight w:val="white"/>
          <w:lang w:val="en-GB"/>
        </w:rPr>
        <w:t xml:space="preserve">                                                            bool ellipse) {</w:t>
      </w:r>
    </w:p>
    <w:p w14:paraId="289C6471" w14:textId="77777777" w:rsidR="002C2E81" w:rsidRPr="00D822A3" w:rsidRDefault="002C2E81" w:rsidP="002C2E81">
      <w:pPr>
        <w:pStyle w:val="Code"/>
        <w:rPr>
          <w:highlight w:val="white"/>
          <w:lang w:val="en-GB"/>
        </w:rPr>
      </w:pPr>
      <w:r w:rsidRPr="00D822A3">
        <w:rPr>
          <w:highlight w:val="white"/>
          <w:lang w:val="en-GB"/>
        </w:rPr>
        <w:t xml:space="preserve">      if (paramList.Count == 0) {</w:t>
      </w:r>
    </w:p>
    <w:p w14:paraId="12C60EBB" w14:textId="77169EFD" w:rsidR="002C2E81" w:rsidRPr="00D822A3" w:rsidRDefault="002C2E81" w:rsidP="002C2E81">
      <w:pPr>
        <w:pStyle w:val="Code"/>
        <w:rPr>
          <w:highlight w:val="white"/>
          <w:lang w:val="en-GB"/>
        </w:rPr>
      </w:pPr>
      <w:r w:rsidRPr="00D822A3">
        <w:rPr>
          <w:highlight w:val="white"/>
          <w:lang w:val="en-GB"/>
        </w:rPr>
        <w:t xml:space="preserve">        Assert.Error(!ellipse, "...",</w:t>
      </w:r>
    </w:p>
    <w:p w14:paraId="532FE0F1" w14:textId="4A2A3547" w:rsidR="002C2E81" w:rsidRPr="00D822A3" w:rsidRDefault="002C2E81" w:rsidP="002C2E81">
      <w:pPr>
        <w:pStyle w:val="Code"/>
        <w:rPr>
          <w:highlight w:val="white"/>
          <w:lang w:val="en-GB"/>
        </w:rPr>
      </w:pPr>
      <w:r w:rsidRPr="00D822A3">
        <w:rPr>
          <w:highlight w:val="white"/>
          <w:lang w:val="en-GB"/>
        </w:rPr>
        <w:t xml:space="preserve">            Message.An_elliptic_function_must_have_at_least_one_parameter);</w:t>
      </w:r>
    </w:p>
    <w:p w14:paraId="6ED5628D" w14:textId="77777777" w:rsidR="002C2E81" w:rsidRPr="00D822A3" w:rsidRDefault="002C2E81" w:rsidP="002C2E81">
      <w:pPr>
        <w:pStyle w:val="Code"/>
        <w:rPr>
          <w:highlight w:val="white"/>
          <w:lang w:val="en-GB"/>
        </w:rPr>
      </w:pPr>
      <w:r w:rsidRPr="00D822A3">
        <w:rPr>
          <w:highlight w:val="white"/>
          <w:lang w:val="en-GB"/>
        </w:rPr>
        <w:t xml:space="preserve">      }</w:t>
      </w:r>
    </w:p>
    <w:p w14:paraId="0B32B5BC" w14:textId="77777777" w:rsidR="002C2E81" w:rsidRPr="00D822A3" w:rsidRDefault="002C2E81" w:rsidP="002C2E81">
      <w:pPr>
        <w:pStyle w:val="Code"/>
        <w:rPr>
          <w:highlight w:val="white"/>
          <w:lang w:val="en-GB"/>
        </w:rPr>
      </w:pPr>
      <w:r w:rsidRPr="00D822A3">
        <w:rPr>
          <w:highlight w:val="white"/>
          <w:lang w:val="en-GB"/>
        </w:rPr>
        <w:t xml:space="preserve">      else if ((paramList.Count == 1) &amp;&amp; paramList[0].Second.Type.IsVoid()) {</w:t>
      </w:r>
    </w:p>
    <w:p w14:paraId="4AB05091" w14:textId="77777777" w:rsidR="00BA3F23" w:rsidRPr="00D822A3" w:rsidRDefault="002C2E81" w:rsidP="002C2E81">
      <w:pPr>
        <w:pStyle w:val="Code"/>
        <w:rPr>
          <w:highlight w:val="white"/>
          <w:lang w:val="en-GB"/>
        </w:rPr>
      </w:pPr>
      <w:r w:rsidRPr="00D822A3">
        <w:rPr>
          <w:highlight w:val="white"/>
          <w:lang w:val="en-GB"/>
        </w:rPr>
        <w:t xml:space="preserve">        Assert.Error(paramList[0].Second.Name == null,</w:t>
      </w:r>
    </w:p>
    <w:p w14:paraId="3372A02D" w14:textId="2390D098"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paramList[0].Second.Name,</w:t>
      </w:r>
    </w:p>
    <w:p w14:paraId="4F779EA3" w14:textId="059F0E85" w:rsidR="002C2E81" w:rsidRPr="00D822A3" w:rsidRDefault="002C2E81" w:rsidP="002C2E81">
      <w:pPr>
        <w:pStyle w:val="Code"/>
        <w:rPr>
          <w:highlight w:val="white"/>
          <w:lang w:val="en-GB"/>
        </w:rPr>
      </w:pPr>
      <w:r w:rsidRPr="00D822A3">
        <w:rPr>
          <w:highlight w:val="white"/>
          <w:lang w:val="en-GB"/>
        </w:rPr>
        <w:t xml:space="preserve">                     Message.A_void_parameter_cannot_be_named);</w:t>
      </w:r>
    </w:p>
    <w:p w14:paraId="038D7B6C" w14:textId="0FD4C517" w:rsidR="00BA3F23" w:rsidRPr="00D822A3" w:rsidRDefault="002C2E81" w:rsidP="002C2E81">
      <w:pPr>
        <w:pStyle w:val="Code"/>
        <w:rPr>
          <w:highlight w:val="white"/>
          <w:lang w:val="en-GB"/>
        </w:rPr>
      </w:pPr>
      <w:r w:rsidRPr="00D822A3">
        <w:rPr>
          <w:highlight w:val="white"/>
          <w:lang w:val="en-GB"/>
        </w:rPr>
        <w:t xml:space="preserve">        Assert.Error(!ellipse, "...",</w:t>
      </w:r>
      <w:r w:rsidR="005C5A88" w:rsidRPr="00D822A3">
        <w:rPr>
          <w:highlight w:val="white"/>
          <w:lang w:val="en-GB"/>
        </w:rPr>
        <w:t xml:space="preserve"> </w:t>
      </w:r>
      <w:r w:rsidRPr="00D822A3">
        <w:rPr>
          <w:highlight w:val="white"/>
          <w:lang w:val="en-GB"/>
        </w:rPr>
        <w:t>Message.</w:t>
      </w:r>
    </w:p>
    <w:p w14:paraId="15D48DD9" w14:textId="385FE349"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An_elliptic_function_cannot_have_a_void_parameter);</w:t>
      </w:r>
    </w:p>
    <w:p w14:paraId="16527F66" w14:textId="77777777" w:rsidR="002C2E81" w:rsidRPr="00D822A3" w:rsidRDefault="002C2E81" w:rsidP="002C2E81">
      <w:pPr>
        <w:pStyle w:val="Code"/>
        <w:rPr>
          <w:highlight w:val="white"/>
          <w:lang w:val="en-GB"/>
        </w:rPr>
      </w:pPr>
      <w:r w:rsidRPr="00D822A3">
        <w:rPr>
          <w:highlight w:val="white"/>
          <w:lang w:val="en-GB"/>
        </w:rPr>
        <w:t xml:space="preserve">        paramList.Clear();</w:t>
      </w:r>
    </w:p>
    <w:p w14:paraId="75EE1D0E" w14:textId="77777777" w:rsidR="002C2E81" w:rsidRPr="00D822A3" w:rsidRDefault="002C2E81" w:rsidP="002C2E81">
      <w:pPr>
        <w:pStyle w:val="Code"/>
        <w:rPr>
          <w:highlight w:val="white"/>
          <w:lang w:val="en-GB"/>
        </w:rPr>
      </w:pPr>
      <w:r w:rsidRPr="00D822A3">
        <w:rPr>
          <w:highlight w:val="white"/>
          <w:lang w:val="en-GB"/>
        </w:rPr>
        <w:t xml:space="preserve">      }</w:t>
      </w:r>
    </w:p>
    <w:p w14:paraId="4ADD9A58" w14:textId="77777777" w:rsidR="002C2E81" w:rsidRPr="00D822A3" w:rsidRDefault="002C2E81" w:rsidP="002C2E81">
      <w:pPr>
        <w:pStyle w:val="Code"/>
        <w:rPr>
          <w:highlight w:val="white"/>
          <w:lang w:val="en-GB"/>
        </w:rPr>
      </w:pPr>
      <w:r w:rsidRPr="00D822A3">
        <w:rPr>
          <w:highlight w:val="white"/>
          <w:lang w:val="en-GB"/>
        </w:rPr>
        <w:t xml:space="preserve">      else {</w:t>
      </w:r>
    </w:p>
    <w:p w14:paraId="32771057" w14:textId="77777777" w:rsidR="002C2E81" w:rsidRPr="00D822A3" w:rsidRDefault="002C2E81" w:rsidP="002C2E81">
      <w:pPr>
        <w:pStyle w:val="Code"/>
        <w:rPr>
          <w:highlight w:val="white"/>
          <w:lang w:val="en-GB"/>
        </w:rPr>
      </w:pPr>
      <w:r w:rsidRPr="00D822A3">
        <w:rPr>
          <w:highlight w:val="white"/>
          <w:lang w:val="en-GB"/>
        </w:rPr>
        <w:t xml:space="preserve">        foreach (Pair&lt;string,Symbol&gt; pair in paramList) {</w:t>
      </w:r>
    </w:p>
    <w:p w14:paraId="36FF7B32" w14:textId="77777777" w:rsidR="00177752" w:rsidRPr="00D822A3" w:rsidRDefault="002C2E81" w:rsidP="002C2E81">
      <w:pPr>
        <w:pStyle w:val="Code"/>
        <w:rPr>
          <w:highlight w:val="white"/>
          <w:lang w:val="en-GB"/>
        </w:rPr>
      </w:pPr>
      <w:r w:rsidRPr="00D822A3">
        <w:rPr>
          <w:highlight w:val="white"/>
          <w:lang w:val="en-GB"/>
        </w:rPr>
        <w:t xml:space="preserve">          Assert.Error(!pair.Second.Type.IsVoid(),</w:t>
      </w:r>
    </w:p>
    <w:p w14:paraId="1CBAA270" w14:textId="6F017C08" w:rsidR="002C2E81" w:rsidRPr="00D822A3" w:rsidRDefault="00177752"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Message.Invalid_void_parameter);</w:t>
      </w:r>
    </w:p>
    <w:p w14:paraId="3EF66B71" w14:textId="77777777" w:rsidR="002C2E81" w:rsidRPr="00D822A3" w:rsidRDefault="002C2E81" w:rsidP="002C2E81">
      <w:pPr>
        <w:pStyle w:val="Code"/>
        <w:rPr>
          <w:highlight w:val="white"/>
          <w:lang w:val="en-GB"/>
        </w:rPr>
      </w:pPr>
      <w:r w:rsidRPr="00D822A3">
        <w:rPr>
          <w:highlight w:val="white"/>
          <w:lang w:val="en-GB"/>
        </w:rPr>
        <w:t xml:space="preserve">        }</w:t>
      </w:r>
    </w:p>
    <w:p w14:paraId="0E84B634" w14:textId="77777777" w:rsidR="002C2E81" w:rsidRPr="00D822A3" w:rsidRDefault="002C2E81" w:rsidP="002C2E81">
      <w:pPr>
        <w:pStyle w:val="Code"/>
        <w:rPr>
          <w:highlight w:val="white"/>
          <w:lang w:val="en-GB"/>
        </w:rPr>
      </w:pPr>
      <w:r w:rsidRPr="00D822A3">
        <w:rPr>
          <w:highlight w:val="white"/>
          <w:lang w:val="en-GB"/>
        </w:rPr>
        <w:t xml:space="preserve">      }</w:t>
      </w:r>
    </w:p>
    <w:p w14:paraId="144EAECD" w14:textId="77777777" w:rsidR="002C2E81" w:rsidRPr="00D822A3" w:rsidRDefault="002C2E81" w:rsidP="002C2E81">
      <w:pPr>
        <w:pStyle w:val="Code"/>
        <w:rPr>
          <w:highlight w:val="white"/>
          <w:lang w:val="en-GB"/>
        </w:rPr>
      </w:pPr>
    </w:p>
    <w:p w14:paraId="2994B402" w14:textId="77777777" w:rsidR="002C2E81" w:rsidRPr="00D822A3" w:rsidRDefault="002C2E81" w:rsidP="002C2E81">
      <w:pPr>
        <w:pStyle w:val="Code"/>
        <w:rPr>
          <w:highlight w:val="white"/>
          <w:lang w:val="en-GB"/>
        </w:rPr>
      </w:pPr>
      <w:r w:rsidRPr="00D822A3">
        <w:rPr>
          <w:highlight w:val="white"/>
          <w:lang w:val="en-GB"/>
        </w:rPr>
        <w:t xml:space="preserve">      declarator.Add(new Type(null, paramList, ellipse));</w:t>
      </w:r>
    </w:p>
    <w:p w14:paraId="48CA79C8"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1AAECB52" w14:textId="77777777" w:rsidR="002C2E81" w:rsidRPr="00D822A3" w:rsidRDefault="002C2E81" w:rsidP="002C2E81">
      <w:pPr>
        <w:pStyle w:val="Code"/>
        <w:rPr>
          <w:highlight w:val="white"/>
          <w:lang w:val="en-GB"/>
        </w:rPr>
      </w:pPr>
      <w:r w:rsidRPr="00D822A3">
        <w:rPr>
          <w:highlight w:val="white"/>
          <w:lang w:val="en-GB"/>
        </w:rPr>
        <w:t xml:space="preserve">    }</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77777777" w:rsidR="00840DDD" w:rsidRPr="00D822A3" w:rsidRDefault="00840DDD" w:rsidP="00840DDD">
      <w:pPr>
        <w:pStyle w:val="Code"/>
        <w:rPr>
          <w:highlight w:val="white"/>
          <w:lang w:val="en-GB"/>
        </w:rPr>
      </w:pPr>
      <w:r w:rsidRPr="00D822A3">
        <w:rPr>
          <w:highlight w:val="white"/>
          <w:lang w:val="en-GB"/>
        </w:rPr>
        <w:t xml:space="preserve">    };</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5C82559E" w14:textId="77777777"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0F1B72E1" w14:textId="77777777" w:rsidR="002C2E81" w:rsidRPr="00D822A3" w:rsidRDefault="002C2E81" w:rsidP="002C2E81">
      <w:pPr>
        <w:pStyle w:val="Code"/>
        <w:rPr>
          <w:highlight w:val="white"/>
          <w:lang w:val="en-GB"/>
        </w:rPr>
      </w:pP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07FC69E6" w14:textId="77777777" w:rsidR="002C2E81" w:rsidRPr="00D822A3" w:rsidRDefault="002C2E81" w:rsidP="002C2E81">
      <w:pPr>
        <w:pStyle w:val="Code"/>
        <w:rPr>
          <w:highlight w:val="white"/>
          <w:lang w:val="en-GB"/>
        </w:rPr>
      </w:pP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7C19512C" w:rsidR="002C2E81" w:rsidRPr="00D822A3"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77777777" w:rsidR="00840DDD" w:rsidRPr="00D822A3" w:rsidRDefault="00840DDD" w:rsidP="00840DDD">
      <w:pPr>
        <w:pStyle w:val="Code"/>
        <w:rPr>
          <w:highlight w:val="white"/>
          <w:lang w:val="en-GB"/>
        </w:rPr>
      </w:pPr>
      <w:r w:rsidRPr="00D822A3">
        <w:rPr>
          <w:highlight w:val="white"/>
          <w:lang w:val="en-GB"/>
        </w:rPr>
        <w:t xml:space="preserve">    </w:t>
      </w:r>
    </w:p>
    <w:p w14:paraId="1149ECA2" w14:textId="77777777" w:rsidR="00840DDD" w:rsidRPr="00D822A3" w:rsidRDefault="00840DDD" w:rsidP="00840DDD">
      <w:pPr>
        <w:pStyle w:val="Code"/>
        <w:rPr>
          <w:highlight w:val="white"/>
          <w:lang w:val="en-GB"/>
        </w:rPr>
      </w:pPr>
      <w:r w:rsidRPr="00D822A3">
        <w:rPr>
          <w:highlight w:val="white"/>
          <w:lang w:val="en-GB"/>
        </w:rPr>
        <w:t>parameter_ellipse_list:</w:t>
      </w:r>
    </w:p>
    <w:p w14:paraId="5C07B32E" w14:textId="77777777" w:rsidR="00840DDD" w:rsidRPr="00D822A3" w:rsidRDefault="00840DDD" w:rsidP="00840DDD">
      <w:pPr>
        <w:pStyle w:val="Code"/>
        <w:rPr>
          <w:highlight w:val="white"/>
          <w:lang w:val="en-GB"/>
        </w:rPr>
      </w:pPr>
      <w:r w:rsidRPr="00D822A3">
        <w:rPr>
          <w:highlight w:val="white"/>
          <w:lang w:val="en-GB"/>
        </w:rPr>
        <w:t xml:space="preserve">    parameter_list {</w:t>
      </w:r>
    </w:p>
    <w:p w14:paraId="2E71CB9F"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false);</w:t>
      </w:r>
    </w:p>
    <w:p w14:paraId="5E9D596B" w14:textId="77777777" w:rsidR="00840DDD" w:rsidRPr="00D822A3" w:rsidRDefault="00840DDD" w:rsidP="00840DDD">
      <w:pPr>
        <w:pStyle w:val="Code"/>
        <w:rPr>
          <w:highlight w:val="white"/>
          <w:lang w:val="en-GB"/>
        </w:rPr>
      </w:pPr>
      <w:r w:rsidRPr="00D822A3">
        <w:rPr>
          <w:highlight w:val="white"/>
          <w:lang w:val="en-GB"/>
        </w:rPr>
        <w:t xml:space="preserve">    }</w:t>
      </w:r>
    </w:p>
    <w:p w14:paraId="557C42B9" w14:textId="77777777" w:rsidR="00840DDD" w:rsidRPr="00D822A3" w:rsidRDefault="00840DDD" w:rsidP="00840DDD">
      <w:pPr>
        <w:pStyle w:val="Code"/>
        <w:rPr>
          <w:highlight w:val="white"/>
          <w:lang w:val="en-GB"/>
        </w:rPr>
      </w:pPr>
      <w:r w:rsidRPr="00D822A3">
        <w:rPr>
          <w:highlight w:val="white"/>
          <w:lang w:val="en-GB"/>
        </w:rPr>
        <w:t xml:space="preserve">  | parameter_list COMMA ELLIPSE {</w:t>
      </w:r>
    </w:p>
    <w:p w14:paraId="1B189FC8"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true);</w:t>
      </w:r>
    </w:p>
    <w:p w14:paraId="1AB676B4" w14:textId="77777777" w:rsidR="00840DDD" w:rsidRPr="00D822A3" w:rsidRDefault="00840DDD" w:rsidP="00DD1B23">
      <w:pPr>
        <w:pStyle w:val="Code"/>
        <w:rPr>
          <w:highlight w:val="white"/>
          <w:lang w:val="en-GB"/>
        </w:rPr>
      </w:pPr>
      <w:r w:rsidRPr="00D822A3">
        <w:rPr>
          <w:highlight w:val="white"/>
          <w:lang w:val="en-GB"/>
        </w:rPr>
        <w:t xml:space="preserve">    };</w:t>
      </w:r>
    </w:p>
    <w:p w14:paraId="64F48FF6" w14:textId="77777777" w:rsidR="00840DDD" w:rsidRPr="00D822A3" w:rsidRDefault="00840DDD" w:rsidP="00DD1B23">
      <w:pPr>
        <w:pStyle w:val="Code"/>
        <w:rPr>
          <w:highlight w:val="white"/>
          <w:lang w:val="en-GB"/>
        </w:rPr>
      </w:pP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AC399C6" w14:textId="77777777" w:rsidR="00DD1B23" w:rsidRPr="00D822A3" w:rsidRDefault="00DD1B23" w:rsidP="00DD1B23">
      <w:pPr>
        <w:pStyle w:val="Code"/>
        <w:rPr>
          <w:highlight w:val="white"/>
          <w:lang w:val="en-GB"/>
        </w:rPr>
      </w:pPr>
      <w:r w:rsidRPr="00D822A3">
        <w:rPr>
          <w:highlight w:val="white"/>
          <w:lang w:val="en-GB"/>
        </w:rPr>
        <w:t xml:space="preserve">      $$ = new List&lt;Pair&lt;string,Symbol&gt;&gt;();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77777777" w:rsidR="00840DDD" w:rsidRPr="00D822A3" w:rsidRDefault="00840DDD" w:rsidP="00DD1B23">
      <w:pPr>
        <w:pStyle w:val="Code"/>
        <w:rPr>
          <w:highlight w:val="white"/>
          <w:lang w:val="en-GB"/>
        </w:rPr>
      </w:pP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1C9CA2FF" w14:textId="77777777" w:rsidR="005D08C5" w:rsidRPr="00D822A3" w:rsidRDefault="005D08C5" w:rsidP="005D08C5">
      <w:pPr>
        <w:pStyle w:val="Code"/>
        <w:rPr>
          <w:highlight w:val="white"/>
          <w:lang w:val="en-GB"/>
        </w:rPr>
      </w:pPr>
      <w:r w:rsidRPr="00D822A3">
        <w:rPr>
          <w:highlight w:val="white"/>
          <w:lang w:val="en-GB"/>
        </w:rPr>
        <w:t xml:space="preserve">    public static Pair&lt;string,Symbol&gt; Parameter(Specifier specifier,</w:t>
      </w:r>
    </w:p>
    <w:p w14:paraId="2032FC8E" w14:textId="455318D0" w:rsidR="005D08C5" w:rsidRPr="00D822A3" w:rsidRDefault="005D08C5" w:rsidP="005D08C5">
      <w:pPr>
        <w:pStyle w:val="Code"/>
        <w:rPr>
          <w:highlight w:val="white"/>
          <w:lang w:val="en-GB"/>
        </w:rPr>
      </w:pPr>
      <w:r w:rsidRPr="00D822A3">
        <w:rPr>
          <w:highlight w:val="white"/>
          <w:lang w:val="en-GB"/>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3BA0F1B9" w14:textId="77777777" w:rsidR="005D08C5" w:rsidRPr="00D822A3" w:rsidRDefault="005D08C5" w:rsidP="005D08C5">
      <w:pPr>
        <w:pStyle w:val="Code"/>
        <w:rPr>
          <w:highlight w:val="white"/>
          <w:lang w:val="en-GB"/>
        </w:rPr>
      </w:pPr>
    </w:p>
    <w:p w14:paraId="286612DC" w14:textId="77777777" w:rsidR="005D08C5" w:rsidRPr="00D822A3" w:rsidRDefault="005D08C5" w:rsidP="005D08C5">
      <w:pPr>
        <w:pStyle w:val="Code"/>
        <w:rPr>
          <w:highlight w:val="white"/>
          <w:lang w:val="en-GB"/>
        </w:rPr>
      </w:pPr>
      <w:r w:rsidRPr="00D822A3">
        <w:rPr>
          <w:highlight w:val="white"/>
          <w:lang w:val="en-GB"/>
        </w:rPr>
        <w:t xml:space="preserve">      Assert.Error((storage == Storage.Auto) || (storage == Storage.Register),</w:t>
      </w:r>
    </w:p>
    <w:p w14:paraId="6EEE54CA" w14:textId="77777777" w:rsidR="005D08C5" w:rsidRPr="00D822A3" w:rsidRDefault="005D08C5" w:rsidP="005D08C5">
      <w:pPr>
        <w:pStyle w:val="Code"/>
        <w:rPr>
          <w:highlight w:val="white"/>
          <w:lang w:val="en-GB"/>
        </w:rPr>
      </w:pPr>
      <w:r w:rsidRPr="00D822A3">
        <w:rPr>
          <w:highlight w:val="white"/>
          <w:lang w:val="en-GB"/>
        </w:rPr>
        <w:t xml:space="preserve">                   Message.Parameters_must_have_auto_or_register_storage);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lastRenderedPageBreak/>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7777777" w:rsidR="005D08C5" w:rsidRPr="00D822A3" w:rsidRDefault="005D08C5" w:rsidP="005D08C5">
      <w:pPr>
        <w:pStyle w:val="Code"/>
        <w:rPr>
          <w:highlight w:val="white"/>
          <w:lang w:val="en-GB"/>
        </w:rPr>
      </w:pP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77777777" w:rsidR="005D08C5" w:rsidRPr="00D822A3" w:rsidRDefault="005D08C5" w:rsidP="005D08C5">
      <w:pPr>
        <w:pStyle w:val="Code"/>
        <w:rPr>
          <w:highlight w:val="white"/>
          <w:lang w:val="en-GB"/>
        </w:rPr>
      </w:pPr>
    </w:p>
    <w:p w14:paraId="283DCA54" w14:textId="2D696D74" w:rsidR="005D08C5" w:rsidRPr="00D822A3" w:rsidRDefault="005D08C5" w:rsidP="005D08C5">
      <w:pPr>
        <w:pStyle w:val="Code"/>
        <w:rPr>
          <w:highlight w:val="white"/>
          <w:lang w:val="en-GB"/>
        </w:rPr>
      </w:pPr>
      <w:r w:rsidRPr="00D822A3">
        <w:rPr>
          <w:highlight w:val="white"/>
          <w:lang w:val="en-GB"/>
        </w:rPr>
        <w:t xml:space="preserve">      Symbol symbol = new Symbol(name, false, </w:t>
      </w:r>
      <w:r w:rsidR="007F41CD">
        <w:rPr>
          <w:highlight w:val="white"/>
          <w:lang w:val="en-GB"/>
        </w:rPr>
        <w:t>storage</w:t>
      </w:r>
      <w:r w:rsidRPr="00D822A3">
        <w:rPr>
          <w:highlight w:val="white"/>
          <w:lang w:val="en-GB"/>
        </w:rPr>
        <w:t>, type, true);</w:t>
      </w:r>
    </w:p>
    <w:p w14:paraId="6587B80E" w14:textId="77777777" w:rsidR="005D08C5" w:rsidRPr="00D822A3" w:rsidRDefault="005D08C5" w:rsidP="005D08C5">
      <w:pPr>
        <w:pStyle w:val="Code"/>
        <w:rPr>
          <w:highlight w:val="white"/>
          <w:lang w:val="en-GB"/>
        </w:rPr>
      </w:pPr>
      <w:r w:rsidRPr="00D822A3">
        <w:rPr>
          <w:highlight w:val="white"/>
          <w:lang w:val="en-GB"/>
        </w:rPr>
        <w:t xml:space="preserve">      return (new Pair&lt;string, Symbol&gt;(name, symbol));</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0C9F0333"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expression</w:t>
      </w:r>
      <w:r w:rsidR="00C07F1C" w:rsidRPr="00D822A3">
        <w:rPr>
          <w:highlight w:val="white"/>
          <w:lang w:val="en-GB"/>
        </w:rPr>
        <w:t xml:space="preserve"> or a block</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0E0B6C9F"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2F35C1" w:rsidRPr="00D822A3">
        <w:rPr>
          <w:highlight w:val="white"/>
          <w:lang w:val="en-GB"/>
        </w:rPr>
        <w:t>initializer</w:t>
      </w:r>
      <w:r w:rsidR="00272FE8" w:rsidRPr="00D822A3">
        <w:rPr>
          <w:highlight w:val="white"/>
          <w:lang w:val="en-GB"/>
        </w:rPr>
        <w:t xml:space="preserve">, which means that </w:t>
      </w:r>
      <w:r w:rsidR="002F35C1" w:rsidRPr="00D822A3">
        <w:rPr>
          <w:highlight w:val="white"/>
          <w:lang w:val="en-GB"/>
        </w:rPr>
        <w:t>initializer</w:t>
      </w:r>
      <w:r w:rsidR="00272FE8" w:rsidRPr="00D822A3">
        <w:rPr>
          <w:highlight w:val="white"/>
          <w:lang w:val="en-GB"/>
        </w:rPr>
        <w:t>alizer lists can be nested</w:t>
      </w:r>
      <w:r w:rsidR="001F2E9D" w:rsidRPr="00D822A3">
        <w:rPr>
          <w:highlight w:val="white"/>
          <w:lang w:val="en-GB"/>
        </w:rPr>
        <w:t xml:space="preserve">. But in the end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lastRenderedPageBreak/>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751E3A80" w:rsidR="00840DDD" w:rsidRPr="00D822A3" w:rsidRDefault="007E7175" w:rsidP="007E7175">
      <w:pPr>
        <w:pStyle w:val="Rubrik4"/>
        <w:rPr>
          <w:highlight w:val="white"/>
          <w:lang w:val="en-GB"/>
        </w:rPr>
      </w:pPr>
      <w:r w:rsidRPr="00D822A3">
        <w:rPr>
          <w:highlight w:val="white"/>
          <w:lang w:val="en-GB"/>
        </w:rPr>
        <w:t>Abstract Declarator</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681AECC7"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 PointerDeclarator </w:t>
      </w:r>
      <w:r w:rsidRPr="00D822A3">
        <w:rPr>
          <w:highlight w:val="white"/>
          <w:lang w:val="en-GB"/>
        </w:rPr>
        <w:t>($1, null);</w:t>
      </w:r>
    </w:p>
    <w:p w14:paraId="6F4FD41B" w14:textId="77777777" w:rsidR="00840DDD" w:rsidRPr="00D822A3" w:rsidRDefault="00840DDD" w:rsidP="00840DDD">
      <w:pPr>
        <w:pStyle w:val="Code"/>
        <w:rPr>
          <w:highlight w:val="white"/>
          <w:lang w:val="en-GB"/>
        </w:rPr>
      </w:pPr>
      <w:r w:rsidRPr="00D822A3">
        <w:rPr>
          <w:highlight w:val="white"/>
          <w:lang w:val="en-GB"/>
        </w:rPr>
        <w:t xml:space="preserve">    }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77777777" w:rsidR="00840DDD" w:rsidRPr="00D822A3" w:rsidRDefault="00840DDD" w:rsidP="00840DDD">
      <w:pPr>
        <w:pStyle w:val="Code"/>
        <w:rPr>
          <w:highlight w:val="white"/>
          <w:lang w:val="en-GB"/>
        </w:rPr>
      </w:pPr>
      <w:r w:rsidRPr="00D822A3">
        <w:rPr>
          <w:highlight w:val="white"/>
          <w:lang w:val="en-GB"/>
        </w:rPr>
        <w:t xml:space="preserve">    };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2939F50E" w14:textId="2F7ADAD3" w:rsidR="00996971" w:rsidRPr="00D822A3" w:rsidRDefault="00996971" w:rsidP="002B467E">
      <w:pPr>
        <w:pStyle w:val="Code"/>
        <w:rPr>
          <w:highlight w:val="white"/>
          <w:lang w:val="en-GB"/>
        </w:rPr>
      </w:pPr>
    </w:p>
    <w:p w14:paraId="1729A819" w14:textId="77777777" w:rsidR="00996971" w:rsidRPr="00D822A3" w:rsidRDefault="00996971" w:rsidP="002B467E">
      <w:pPr>
        <w:pStyle w:val="Code"/>
        <w:rPr>
          <w:highlight w:val="white"/>
          <w:lang w:val="en-GB"/>
        </w:rPr>
      </w:pPr>
    </w:p>
    <w:p w14:paraId="407BF8AC" w14:textId="7140EFAF" w:rsidR="007E34E4" w:rsidRPr="00D822A3" w:rsidRDefault="00C42C18" w:rsidP="007E34E4">
      <w:pPr>
        <w:pStyle w:val="Rubrik2"/>
        <w:rPr>
          <w:highlight w:val="white"/>
          <w:lang w:val="en-GB"/>
        </w:rPr>
      </w:pPr>
      <w:bookmarkStart w:id="38" w:name="_Toc54119861"/>
      <w:r w:rsidRPr="00D822A3">
        <w:rPr>
          <w:highlight w:val="white"/>
          <w:lang w:val="en-GB"/>
        </w:rPr>
        <w:t>Stat</w:t>
      </w:r>
      <w:r w:rsidR="008E06B1" w:rsidRPr="00D822A3">
        <w:rPr>
          <w:highlight w:val="white"/>
          <w:lang w:val="en-GB"/>
        </w:rPr>
        <w:t>e</w:t>
      </w:r>
      <w:r w:rsidRPr="00D822A3">
        <w:rPr>
          <w:highlight w:val="white"/>
          <w:lang w:val="en-GB"/>
        </w:rPr>
        <w:t>ments</w:t>
      </w:r>
      <w:bookmarkEnd w:id="38"/>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lastRenderedPageBreak/>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6E5477A8" w:rsidR="00B075C3" w:rsidRPr="00D822A3" w:rsidRDefault="00B141F0" w:rsidP="00E40B78">
      <w:pPr>
        <w:pStyle w:val="Rubrik3"/>
        <w:rPr>
          <w:lang w:val="en-GB"/>
        </w:rPr>
      </w:pPr>
      <w:bookmarkStart w:id="39" w:name="_Toc54119862"/>
      <w:bookmarkStart w:id="40" w:name="_Ref418259975"/>
      <w:r w:rsidRPr="00D822A3">
        <w:rPr>
          <w:lang w:val="en-GB"/>
        </w:rPr>
        <w:t xml:space="preserve">The </w:t>
      </w:r>
      <w:r w:rsidR="009916E4" w:rsidRPr="00D822A3">
        <w:rPr>
          <w:lang w:val="en-GB"/>
        </w:rPr>
        <w:t>Nested</w:t>
      </w:r>
      <w:r w:rsidR="00027231" w:rsidRPr="00D822A3">
        <w:rPr>
          <w:lang w:val="en-GB"/>
        </w:rPr>
        <w:t>-</w:t>
      </w:r>
      <w:r w:rsidR="009916E4" w:rsidRPr="00D822A3">
        <w:rPr>
          <w:lang w:val="en-GB"/>
        </w:rPr>
        <w:t>I</w:t>
      </w:r>
      <w:r w:rsidR="00B075C3" w:rsidRPr="00D822A3">
        <w:rPr>
          <w:lang w:val="en-GB"/>
        </w:rPr>
        <w:t>f</w:t>
      </w:r>
      <w:r w:rsidR="00027231" w:rsidRPr="00D822A3">
        <w:rPr>
          <w:lang w:val="en-GB"/>
        </w:rPr>
        <w:t xml:space="preserve"> </w:t>
      </w:r>
      <w:r w:rsidRPr="00D822A3">
        <w:rPr>
          <w:lang w:val="en-GB"/>
        </w:rPr>
        <w:t>Problem</w:t>
      </w:r>
      <w:bookmarkEnd w:id="39"/>
    </w:p>
    <w:p w14:paraId="649A08E8" w14:textId="7701099C" w:rsidR="00516DD1" w:rsidRPr="00D822A3" w:rsidRDefault="00516DD1">
      <w:pPr>
        <w:rPr>
          <w:ins w:id="41" w:author="Stefan Bjornander" w:date="2015-04-26T09:44:00Z"/>
          <w:lang w:val="en-GB"/>
        </w:rPr>
        <w:pPrChange w:id="42" w:author="Stefan Bjornander" w:date="2015-04-26T09:25:00Z">
          <w:pPr>
            <w:pStyle w:val="Code"/>
          </w:pPr>
        </w:pPrChange>
      </w:pPr>
      <w:ins w:id="43" w:author="Stefan Bjornander" w:date="2015-04-26T09:27:00Z">
        <w:r w:rsidRPr="00D822A3">
          <w:rPr>
            <w:lang w:val="en-GB"/>
          </w:rPr>
          <w:t xml:space="preserve">The </w:t>
        </w:r>
        <w:r w:rsidRPr="00D822A3">
          <w:rPr>
            <w:rStyle w:val="CodeInText"/>
            <w:i/>
            <w:noProof/>
            <w:lang w:val="en-GB"/>
            <w:rPrChange w:id="44"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5" w:author="Stefan Bjornander" w:date="2015-04-26T09:43:00Z">
        <w:r w:rsidRPr="00D822A3">
          <w:rPr>
            <w:noProof/>
            <w:lang w:val="en-GB"/>
          </w:rPr>
          <w:delText xml:space="preserve">In </w:delText>
        </w:r>
      </w:del>
      <w:ins w:id="46" w:author="Stefan Bjornander" w:date="2015-04-26T09:45:00Z">
        <w:r w:rsidRPr="00D822A3">
          <w:rPr>
            <w:noProof/>
            <w:lang w:val="en-GB"/>
          </w:rPr>
          <w:t xml:space="preserve">is the problem of </w:t>
        </w:r>
      </w:ins>
      <w:ins w:id="47" w:author="Stefan Bjornander" w:date="2015-04-26T09:51:00Z">
        <w:r w:rsidRPr="00D822A3">
          <w:rPr>
            <w:noProof/>
            <w:lang w:val="en-GB"/>
          </w:rPr>
          <w:t>syntac</w:t>
        </w:r>
      </w:ins>
      <w:ins w:id="48" w:author="Stefan Bjornander" w:date="2015-04-26T09:53:00Z">
        <w:r w:rsidRPr="00D822A3">
          <w:rPr>
            <w:noProof/>
            <w:lang w:val="en-GB"/>
          </w:rPr>
          <w:t xml:space="preserve">tically </w:t>
        </w:r>
      </w:ins>
      <w:ins w:id="49" w:author="Stefan Bjornander" w:date="2015-04-26T09:45:00Z">
        <w:r w:rsidRPr="00D822A3">
          <w:rPr>
            <w:noProof/>
            <w:lang w:val="en-GB"/>
          </w:rPr>
          <w:t xml:space="preserve">interpret </w:t>
        </w:r>
      </w:ins>
      <w:del w:id="50" w:author="Stefan Bjornander" w:date="2015-04-26T09:45:00Z">
        <w:r w:rsidRPr="00D822A3">
          <w:rPr>
            <w:noProof/>
            <w:lang w:val="en-GB"/>
          </w:rPr>
          <w:delText xml:space="preserve">the </w:delText>
        </w:r>
      </w:del>
      <w:ins w:id="51" w:author="Stefan Bjornander" w:date="2015-04-26T09:45:00Z">
        <w:r w:rsidRPr="00D822A3">
          <w:rPr>
            <w:noProof/>
            <w:lang w:val="en-GB"/>
          </w:rPr>
          <w:t>the leftmost source code below.</w:t>
        </w:r>
      </w:ins>
      <w:ins w:id="52"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3" w:author="Stefan Bjornander" w:date="2015-04-26T09:47:00Z">
        <w:r w:rsidRPr="00D822A3">
          <w:rPr>
            <w:noProof/>
            <w:lang w:val="en-GB"/>
          </w:rPr>
          <w:t xml:space="preserve">is the correct one, each </w:t>
        </w:r>
        <w:r w:rsidRPr="00D822A3">
          <w:rPr>
            <w:rStyle w:val="CodeInText"/>
            <w:i/>
            <w:noProof/>
            <w:lang w:val="en-GB"/>
            <w:rPrChange w:id="54" w:author="Stefan Bjornander" w:date="2015-04-26T09:48:00Z">
              <w:rPr>
                <w:rStyle w:val="CodeInText"/>
              </w:rPr>
            </w:rPrChange>
          </w:rPr>
          <w:t>else</w:t>
        </w:r>
        <w:r w:rsidRPr="00D822A3">
          <w:rPr>
            <w:noProof/>
            <w:lang w:val="en-GB"/>
          </w:rPr>
          <w:t xml:space="preserve"> shall be</w:t>
        </w:r>
      </w:ins>
      <w:ins w:id="55" w:author="Stefan Bjornander" w:date="2015-04-26T09:58:00Z">
        <w:r w:rsidRPr="00D822A3">
          <w:rPr>
            <w:noProof/>
            <w:lang w:val="en-GB"/>
          </w:rPr>
          <w:t xml:space="preserve"> connected</w:t>
        </w:r>
      </w:ins>
      <w:ins w:id="56" w:author="Stefan Bjornander" w:date="2015-04-26T09:47:00Z">
        <w:r w:rsidRPr="00D822A3">
          <w:rPr>
            <w:noProof/>
            <w:lang w:val="en-GB"/>
          </w:rPr>
          <w:t xml:space="preserve"> to the </w:t>
        </w:r>
      </w:ins>
      <w:ins w:id="57" w:author="Stefan Bjornander" w:date="2015-04-26T09:59:00Z">
        <w:r w:rsidRPr="00D822A3">
          <w:rPr>
            <w:noProof/>
            <w:lang w:val="en-GB"/>
          </w:rPr>
          <w:t xml:space="preserve">latest preceding </w:t>
        </w:r>
      </w:ins>
      <w:ins w:id="58" w:author="Stefan Bjornander" w:date="2015-04-26T09:48:00Z">
        <w:r w:rsidRPr="00D822A3">
          <w:rPr>
            <w:rStyle w:val="CodeInText"/>
            <w:i/>
            <w:noProof/>
            <w:lang w:val="en-GB"/>
            <w:rPrChange w:id="59" w:author="Stefan Bjornander" w:date="2015-04-26T09:48:00Z">
              <w:rPr>
                <w:rStyle w:val="CodeInText"/>
              </w:rPr>
            </w:rPrChange>
          </w:rPr>
          <w:t>if</w:t>
        </w:r>
        <w:r w:rsidRPr="00D822A3">
          <w:rPr>
            <w:noProof/>
            <w:lang w:val="en-GB"/>
          </w:rPr>
          <w:t>.</w:t>
        </w:r>
      </w:ins>
      <w:r w:rsidR="00423247" w:rsidRPr="00D822A3">
        <w:rPr>
          <w:noProof/>
          <w:lang w:val="en-GB"/>
        </w:rPr>
        <w:t xml:space="preserve"> </w:t>
      </w:r>
      <w:ins w:id="60" w:author="Stefan Bjornander" w:date="2015-04-26T09:28:00Z">
        <w:r w:rsidR="00423247" w:rsidRPr="00D822A3">
          <w:rPr>
            <w:lang w:val="en-GB"/>
          </w:rPr>
          <w:t xml:space="preserve">In other </w:t>
        </w:r>
      </w:ins>
      <w:ins w:id="61" w:author="Stefan Bjornander" w:date="2015-04-26T09:29:00Z">
        <w:r w:rsidR="00423247" w:rsidRPr="00D822A3">
          <w:rPr>
            <w:lang w:val="en-GB"/>
          </w:rPr>
          <w:t>languages</w:t>
        </w:r>
      </w:ins>
      <w:ins w:id="62" w:author="Stefan Bjornander" w:date="2015-04-26T09:41:00Z">
        <w:r w:rsidR="00423247" w:rsidRPr="00D822A3">
          <w:rPr>
            <w:lang w:val="en-GB"/>
          </w:rPr>
          <w:t>,</w:t>
        </w:r>
      </w:ins>
      <w:ins w:id="63" w:author="Stefan Bjornander" w:date="2015-04-26T09:28:00Z">
        <w:r w:rsidR="00423247" w:rsidRPr="00D822A3">
          <w:rPr>
            <w:lang w:val="en-GB"/>
          </w:rPr>
          <w:t xml:space="preserve"> </w:t>
        </w:r>
      </w:ins>
      <w:ins w:id="64" w:author="Stefan Bjornander" w:date="2015-04-26T09:41:00Z">
        <w:r w:rsidR="00423247" w:rsidRPr="00D822A3">
          <w:rPr>
            <w:lang w:val="en-GB"/>
          </w:rPr>
          <w:t xml:space="preserve">which syntax includes </w:t>
        </w:r>
      </w:ins>
      <w:ins w:id="65" w:author="Stefan Bjornander" w:date="2015-04-26T09:28:00Z">
        <w:r w:rsidR="00423247" w:rsidRPr="00D822A3">
          <w:rPr>
            <w:lang w:val="en-GB"/>
          </w:rPr>
          <w:t xml:space="preserve">the keyword </w:t>
        </w:r>
        <w:r w:rsidR="00423247" w:rsidRPr="00D822A3">
          <w:rPr>
            <w:rStyle w:val="CodeInText"/>
            <w:i/>
            <w:lang w:val="en-GB"/>
            <w:rPrChange w:id="66" w:author="Stefan Bjornander" w:date="2015-04-26T09:29:00Z">
              <w:rPr>
                <w:rStyle w:val="CodeInText"/>
              </w:rPr>
            </w:rPrChange>
          </w:rPr>
          <w:t>then</w:t>
        </w:r>
        <w:r w:rsidR="00423247" w:rsidRPr="00D822A3">
          <w:rPr>
            <w:lang w:val="en-GB"/>
          </w:rPr>
          <w:t xml:space="preserve">, </w:t>
        </w:r>
      </w:ins>
      <w:r w:rsidR="00423247" w:rsidRPr="00D822A3">
        <w:rPr>
          <w:lang w:val="en-GB"/>
        </w:rPr>
        <w:t>the problem</w:t>
      </w:r>
      <w:ins w:id="67" w:author="Stefan Bjornander" w:date="2015-04-26T09:28:00Z">
        <w:r w:rsidR="00423247" w:rsidRPr="00D822A3">
          <w:rPr>
            <w:lang w:val="en-GB"/>
          </w:rPr>
          <w:t xml:space="preserve"> is </w:t>
        </w:r>
      </w:ins>
      <w:ins w:id="68" w:author="Stefan Bjornander" w:date="2015-04-26T09:29:00Z">
        <w:r w:rsidR="00423247" w:rsidRPr="00D822A3">
          <w:rPr>
            <w:lang w:val="en-GB"/>
          </w:rPr>
          <w:t xml:space="preserve">called </w:t>
        </w:r>
      </w:ins>
      <w:ins w:id="69" w:author="Stefan Bjornander" w:date="2015-04-26T09:28:00Z">
        <w:r w:rsidR="00423247" w:rsidRPr="00D822A3">
          <w:rPr>
            <w:lang w:val="en-GB"/>
          </w:rPr>
          <w:t xml:space="preserve">as the </w:t>
        </w:r>
        <w:r w:rsidR="00423247" w:rsidRPr="00D822A3">
          <w:rPr>
            <w:rStyle w:val="CodeInText"/>
            <w:i/>
            <w:lang w:val="en-GB"/>
            <w:rPrChange w:id="70" w:author="Stefan Bjornander" w:date="2015-04-26T09:29:00Z">
              <w:rPr>
                <w:rStyle w:val="CodeInText"/>
              </w:rPr>
            </w:rPrChange>
          </w:rPr>
          <w:t>if-then-els</w:t>
        </w:r>
      </w:ins>
      <w:ins w:id="71" w:author="Stefan Bjornander" w:date="2015-04-26T09:29:00Z">
        <w:r w:rsidR="00423247" w:rsidRPr="00D822A3">
          <w:rPr>
            <w:rStyle w:val="CodeInText"/>
            <w:i/>
            <w:lang w:val="en-GB"/>
            <w:rPrChange w:id="72" w:author="Stefan Bjornander" w:date="2015-04-26T09:29:00Z">
              <w:rPr>
                <w:rStyle w:val="CodeInText"/>
              </w:rPr>
            </w:rPrChange>
          </w:rPr>
          <w:t>e</w:t>
        </w:r>
        <w:r w:rsidR="00423247" w:rsidRPr="00D822A3">
          <w:rPr>
            <w:lang w:val="en-GB"/>
          </w:rPr>
          <w:t xml:space="preserve"> problem</w:t>
        </w:r>
      </w:ins>
      <w:r w:rsidR="00423247" w:rsidRPr="00D822A3">
        <w:rPr>
          <w:lang w:val="en-GB"/>
        </w:rPr>
        <w:t>)</w:t>
      </w:r>
      <w:ins w:id="73" w:author="Stefan Bjornander" w:date="2015-04-26T09:29:00Z">
        <w:r w:rsidR="00423247" w:rsidRPr="00D822A3">
          <w:rPr>
            <w:lang w:val="en-GB"/>
          </w:rPr>
          <w:t>.</w:t>
        </w:r>
      </w:ins>
    </w:p>
    <w:tbl>
      <w:tblPr>
        <w:tblStyle w:val="Tabellrutnt"/>
        <w:tblW w:w="0" w:type="auto"/>
        <w:tblLook w:val="04A0" w:firstRow="1" w:lastRow="0" w:firstColumn="1" w:lastColumn="0" w:noHBand="0" w:noVBand="1"/>
        <w:tblPrChange w:id="7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5">
          <w:tblGrid>
            <w:gridCol w:w="3116"/>
            <w:gridCol w:w="3117"/>
            <w:gridCol w:w="3117"/>
          </w:tblGrid>
        </w:tblGridChange>
      </w:tblGrid>
      <w:tr w:rsidR="00516DD1" w:rsidRPr="00D822A3" w14:paraId="306EE423" w14:textId="77777777" w:rsidTr="00516DD1">
        <w:trPr>
          <w:ins w:id="76" w:author="Stefan Bjornander" w:date="2015-04-26T09:44:00Z"/>
        </w:trPr>
        <w:tc>
          <w:tcPr>
            <w:tcW w:w="3116" w:type="dxa"/>
            <w:tcPrChange w:id="7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78" w:author="Stefan Bjornander" w:date="2015-04-26T09:44:00Z"/>
                <w:lang w:val="en-GB"/>
              </w:rPr>
            </w:pPr>
            <w:ins w:id="79" w:author="Stefan Bjornander" w:date="2015-04-26T09:44:00Z">
              <w:r w:rsidRPr="00D822A3">
                <w:rPr>
                  <w:lang w:val="en-GB"/>
                </w:rPr>
                <w:t>if (a &lt; b)</w:t>
              </w:r>
            </w:ins>
          </w:p>
          <w:p w14:paraId="3B9E4E6E" w14:textId="77777777" w:rsidR="00516DD1" w:rsidRPr="00D822A3" w:rsidRDefault="00516DD1">
            <w:pPr>
              <w:pStyle w:val="Code"/>
              <w:rPr>
                <w:ins w:id="80" w:author="Stefan Bjornander" w:date="2015-04-26T09:44:00Z"/>
                <w:lang w:val="en-GB"/>
              </w:rPr>
            </w:pPr>
            <w:ins w:id="81" w:author="Stefan Bjornander" w:date="2015-04-26T09:44:00Z">
              <w:r w:rsidRPr="00D822A3">
                <w:rPr>
                  <w:lang w:val="en-GB"/>
                </w:rPr>
                <w:t xml:space="preserve">  if (c &lt; d)</w:t>
              </w:r>
            </w:ins>
          </w:p>
          <w:p w14:paraId="4333B730" w14:textId="77777777" w:rsidR="00516DD1" w:rsidRPr="00D822A3" w:rsidRDefault="00516DD1">
            <w:pPr>
              <w:pStyle w:val="Code"/>
              <w:rPr>
                <w:ins w:id="82" w:author="Stefan Bjornander" w:date="2015-04-26T09:44:00Z"/>
                <w:lang w:val="en-GB"/>
              </w:rPr>
            </w:pPr>
            <w:ins w:id="83" w:author="Stefan Bjornander" w:date="2015-04-26T09:44:00Z">
              <w:r w:rsidRPr="00D822A3">
                <w:rPr>
                  <w:lang w:val="en-GB"/>
                </w:rPr>
                <w:t xml:space="preserve">    e = 1;</w:t>
              </w:r>
            </w:ins>
          </w:p>
          <w:p w14:paraId="3207957D" w14:textId="77777777" w:rsidR="00516DD1" w:rsidRPr="00D822A3" w:rsidRDefault="00516DD1">
            <w:pPr>
              <w:pStyle w:val="Code"/>
              <w:rPr>
                <w:ins w:id="84" w:author="Stefan Bjornander" w:date="2015-04-26T09:44:00Z"/>
                <w:lang w:val="en-GB"/>
              </w:rPr>
            </w:pPr>
            <w:ins w:id="85" w:author="Stefan Bjornander" w:date="2015-04-26T09:44:00Z">
              <w:r w:rsidRPr="00D822A3">
                <w:rPr>
                  <w:lang w:val="en-GB"/>
                </w:rPr>
                <w:t xml:space="preserve">  else</w:t>
              </w:r>
            </w:ins>
          </w:p>
          <w:p w14:paraId="67FEA936" w14:textId="77777777" w:rsidR="00516DD1" w:rsidRPr="00D822A3" w:rsidRDefault="00516DD1">
            <w:pPr>
              <w:pStyle w:val="Code"/>
              <w:rPr>
                <w:ins w:id="86" w:author="Stefan Bjornander" w:date="2015-04-26T09:44:00Z"/>
                <w:del w:id="87" w:author="Stefan Bjornander" w:date="2015-04-26T09:44:00Z"/>
                <w:lang w:val="en-GB"/>
              </w:rPr>
            </w:pPr>
            <w:ins w:id="88" w:author="Stefan Bjornander" w:date="2015-04-26T09:44:00Z">
              <w:r w:rsidRPr="00D822A3">
                <w:rPr>
                  <w:lang w:val="en-GB"/>
                </w:rPr>
                <w:t xml:space="preserve">    f = 2;</w:t>
              </w:r>
            </w:ins>
          </w:p>
          <w:p w14:paraId="2FAE5D6D" w14:textId="77777777" w:rsidR="00516DD1" w:rsidRPr="00D822A3" w:rsidRDefault="00516DD1">
            <w:pPr>
              <w:pStyle w:val="Code"/>
              <w:rPr>
                <w:ins w:id="89" w:author="Stefan Bjornander" w:date="2015-04-26T09:44:00Z"/>
                <w:lang w:val="en-GB"/>
              </w:rPr>
            </w:pPr>
          </w:p>
        </w:tc>
        <w:tc>
          <w:tcPr>
            <w:tcW w:w="3117" w:type="dxa"/>
            <w:tcPrChange w:id="9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91" w:author="Stefan Bjornander" w:date="2015-04-26T09:44:00Z">
              <w:r w:rsidRPr="00D822A3">
                <w:rPr>
                  <w:lang w:val="en-GB"/>
                </w:rPr>
                <w:t>if (a &lt; b) {</w:t>
              </w:r>
            </w:ins>
          </w:p>
          <w:p w14:paraId="556A4791" w14:textId="77777777" w:rsidR="00516DD1" w:rsidRPr="00D822A3" w:rsidRDefault="00516DD1">
            <w:pPr>
              <w:pStyle w:val="Code"/>
              <w:rPr>
                <w:lang w:val="en-GB"/>
              </w:rPr>
            </w:pPr>
            <w:ins w:id="92"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93"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94"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95" w:author="Stefan Bjornander" w:date="2015-04-26T09:44:00Z">
              <w:r w:rsidRPr="00D822A3">
                <w:rPr>
                  <w:lang w:val="en-GB"/>
                </w:rPr>
                <w:t xml:space="preserve">    f = 2;</w:t>
              </w:r>
            </w:ins>
          </w:p>
          <w:p w14:paraId="576B5809" w14:textId="77777777" w:rsidR="00516DD1" w:rsidRPr="00D822A3" w:rsidRDefault="00516DD1">
            <w:pPr>
              <w:pStyle w:val="Code"/>
              <w:rPr>
                <w:del w:id="96" w:author="Stefan Bjornander" w:date="2015-04-26T09:45:00Z"/>
                <w:lang w:val="en-GB"/>
              </w:rPr>
            </w:pPr>
            <w:ins w:id="97" w:author="Stefan Bjornander" w:date="2015-04-26T09:44:00Z">
              <w:r w:rsidRPr="00D822A3">
                <w:rPr>
                  <w:lang w:val="en-GB"/>
                </w:rPr>
                <w:t>}</w:t>
              </w:r>
            </w:ins>
          </w:p>
          <w:p w14:paraId="4C1D31DA" w14:textId="77777777" w:rsidR="00516DD1" w:rsidRPr="00D822A3" w:rsidRDefault="00516DD1">
            <w:pPr>
              <w:pStyle w:val="Code"/>
              <w:rPr>
                <w:del w:id="98" w:author="Stefan Bjornander" w:date="2015-04-26T09:45:00Z"/>
                <w:lang w:val="en-GB"/>
              </w:rPr>
            </w:pPr>
          </w:p>
          <w:p w14:paraId="170E5735" w14:textId="77777777" w:rsidR="00516DD1" w:rsidRPr="00D822A3" w:rsidRDefault="00516DD1">
            <w:pPr>
              <w:pStyle w:val="Code"/>
              <w:rPr>
                <w:ins w:id="99" w:author="Stefan Bjornander" w:date="2015-04-26T09:44:00Z"/>
                <w:lang w:val="en-GB"/>
              </w:rPr>
              <w:pPrChange w:id="100" w:author="Stefan Bjornander" w:date="2015-04-26T09:45:00Z">
                <w:pPr/>
              </w:pPrChange>
            </w:pPr>
          </w:p>
        </w:tc>
        <w:tc>
          <w:tcPr>
            <w:tcW w:w="3117" w:type="dxa"/>
            <w:tcPrChange w:id="10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102" w:author="Stefan Bjornander" w:date="2015-04-26T09:45:00Z" w:name="move417804833"/>
            <w:ins w:id="103" w:author="Stefan Bjornander" w:date="2015-04-26T09:45:00Z">
              <w:r w:rsidRPr="00D822A3">
                <w:rPr>
                  <w:lang w:val="en-GB"/>
                </w:rPr>
                <w:t>if (a &lt; b)</w:t>
              </w:r>
            </w:ins>
          </w:p>
          <w:p w14:paraId="1D552566" w14:textId="77777777" w:rsidR="00516DD1" w:rsidRPr="00D822A3" w:rsidRDefault="00516DD1">
            <w:pPr>
              <w:pStyle w:val="Code"/>
              <w:rPr>
                <w:lang w:val="en-GB"/>
              </w:rPr>
            </w:pPr>
            <w:ins w:id="104"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105"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106"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107" w:author="Stefan Bjornander" w:date="2015-04-26T09:45:00Z">
              <w:r w:rsidRPr="00D822A3">
                <w:rPr>
                  <w:lang w:val="en-GB"/>
                </w:rPr>
                <w:t>else</w:t>
              </w:r>
            </w:ins>
          </w:p>
          <w:p w14:paraId="062525C9" w14:textId="77777777" w:rsidR="00516DD1" w:rsidRPr="00D822A3" w:rsidRDefault="00516DD1">
            <w:pPr>
              <w:pStyle w:val="Code"/>
              <w:rPr>
                <w:del w:id="108" w:author="Stefan Bjornander" w:date="2015-04-26T09:45:00Z"/>
                <w:lang w:val="en-GB"/>
              </w:rPr>
            </w:pPr>
            <w:ins w:id="109" w:author="Stefan Bjornander" w:date="2015-04-26T09:45:00Z">
              <w:r w:rsidRPr="00D822A3">
                <w:rPr>
                  <w:lang w:val="en-GB"/>
                </w:rPr>
                <w:t xml:space="preserve">  f = 2;</w:t>
              </w:r>
            </w:ins>
            <w:moveToRangeEnd w:id="102"/>
          </w:p>
          <w:p w14:paraId="5A274AD6" w14:textId="77777777" w:rsidR="00516DD1" w:rsidRPr="00D822A3" w:rsidRDefault="00516DD1">
            <w:pPr>
              <w:pStyle w:val="Code"/>
              <w:rPr>
                <w:ins w:id="110" w:author="Stefan Bjornander" w:date="2015-04-26T09:44:00Z"/>
                <w:lang w:val="en-GB"/>
              </w:rPr>
              <w:pPrChange w:id="111" w:author="Stefan Bjornander" w:date="2015-04-26T09:45:00Z">
                <w:pPr/>
              </w:pPrChange>
            </w:pPr>
          </w:p>
        </w:tc>
      </w:tr>
    </w:tbl>
    <w:p w14:paraId="2932D7E0" w14:textId="77777777" w:rsidR="00516DD1" w:rsidRPr="00D822A3" w:rsidRDefault="00516DD1" w:rsidP="00516DD1">
      <w:pPr>
        <w:pStyle w:val="Code"/>
        <w:rPr>
          <w:ins w:id="112" w:author="Stefan Bjornander" w:date="2015-04-26T09:49:00Z"/>
          <w:lang w:val="en-GB"/>
        </w:rPr>
      </w:pPr>
    </w:p>
    <w:p w14:paraId="1E9078F4" w14:textId="77777777" w:rsidR="00516DD1" w:rsidRPr="00D822A3" w:rsidRDefault="00516DD1">
      <w:pPr>
        <w:rPr>
          <w:ins w:id="113" w:author="Stefan Bjornander" w:date="2015-04-26T09:52:00Z"/>
          <w:lang w:val="en-GB"/>
        </w:rPr>
        <w:pPrChange w:id="114" w:author="Stefan Bjornander" w:date="2015-04-26T09:51:00Z">
          <w:pPr>
            <w:pStyle w:val="Code"/>
          </w:pPr>
        </w:pPrChange>
      </w:pPr>
      <w:r w:rsidRPr="00D822A3">
        <w:rPr>
          <w:noProof/>
          <w:lang w:val="en-GB"/>
        </w:rPr>
        <w:t xml:space="preserve">Below is a simple set of statement rules. Unfortunately, they are </w:t>
      </w:r>
      <w:ins w:id="115" w:author="Stefan Bjornander" w:date="2015-04-26T09:53:00Z">
        <w:r w:rsidRPr="00D822A3">
          <w:rPr>
            <w:noProof/>
            <w:lang w:val="en-GB"/>
          </w:rPr>
          <w:t>ambiguous</w:t>
        </w:r>
      </w:ins>
      <w:ins w:id="116" w:author="Stefan Bjornander" w:date="2015-04-26T09:50:00Z">
        <w:r w:rsidRPr="00D822A3">
          <w:rPr>
            <w:noProof/>
            <w:lang w:val="en-GB"/>
          </w:rPr>
          <w:t xml:space="preserve"> in that way that </w:t>
        </w:r>
      </w:ins>
      <w:ins w:id="117" w:author="Stefan Bjornander" w:date="2015-04-26T09:52:00Z">
        <w:r w:rsidRPr="00D822A3">
          <w:rPr>
            <w:noProof/>
            <w:lang w:val="en-GB"/>
          </w:rPr>
          <w:t xml:space="preserve">the </w:t>
        </w:r>
      </w:ins>
      <w:r w:rsidRPr="00D822A3">
        <w:rPr>
          <w:noProof/>
          <w:lang w:val="en-GB"/>
        </w:rPr>
        <w:t xml:space="preserve">an </w:t>
      </w:r>
      <w:ins w:id="118" w:author="Stefan Bjornander" w:date="2015-04-26T09:52:00Z">
        <w:r w:rsidRPr="00D822A3">
          <w:rPr>
            <w:rStyle w:val="CodeInText"/>
            <w:i/>
            <w:noProof/>
            <w:lang w:val="en-GB"/>
            <w:rPrChange w:id="119"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20" w:author="Stefan Bjornander" w:date="2015-04-26T09:52:00Z">
        <w:r w:rsidRPr="00D822A3">
          <w:rPr>
            <w:noProof/>
            <w:lang w:val="en-GB"/>
          </w:rPr>
          <w:t xml:space="preserve"> </w:t>
        </w:r>
        <w:r w:rsidRPr="00D822A3">
          <w:rPr>
            <w:rStyle w:val="CodeInText"/>
            <w:i/>
            <w:noProof/>
            <w:lang w:val="en-GB"/>
            <w:rPrChange w:id="121"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22"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23" w:author="Stefan Bjornander" w:date="2015-04-26T09:49:00Z"/>
          <w:lang w:val="en-GB"/>
        </w:rPr>
      </w:pPr>
      <w:ins w:id="124" w:author="Stefan Bjornander" w:date="2015-04-26T09:47:00Z">
        <w:r w:rsidRPr="00D822A3">
          <w:rPr>
            <w:lang w:val="en-GB"/>
          </w:rPr>
          <w:t>statement ::=</w:t>
        </w:r>
      </w:ins>
    </w:p>
    <w:p w14:paraId="7FBE5268" w14:textId="77777777" w:rsidR="00516DD1" w:rsidRPr="00D822A3" w:rsidRDefault="00516DD1" w:rsidP="00516DD1">
      <w:pPr>
        <w:pStyle w:val="Code"/>
        <w:rPr>
          <w:ins w:id="125" w:author="Stefan Bjornander" w:date="2015-04-26T09:47:00Z"/>
          <w:lang w:val="en-GB"/>
        </w:rPr>
      </w:pPr>
      <w:ins w:id="126" w:author="Stefan Bjornander" w:date="2015-04-26T09:49:00Z">
        <w:r w:rsidRPr="00D822A3">
          <w:rPr>
            <w:lang w:val="en-GB"/>
          </w:rPr>
          <w:t xml:space="preserve">   </w:t>
        </w:r>
      </w:ins>
      <w:r w:rsidRPr="00D822A3">
        <w:rPr>
          <w:lang w:val="en-GB"/>
        </w:rPr>
        <w:t xml:space="preserve"> </w:t>
      </w:r>
      <w:ins w:id="127" w:author="Stefan Bjornander" w:date="2015-04-26T09:49:00Z">
        <w:r w:rsidRPr="00D822A3">
          <w:rPr>
            <w:lang w:val="en-GB"/>
          </w:rPr>
          <w:t xml:space="preserve">IF LEFT_PAREN </w:t>
        </w:r>
      </w:ins>
      <w:ins w:id="128" w:author="Stefan Bjornander" w:date="2015-04-26T10:08:00Z">
        <w:r w:rsidRPr="00D822A3">
          <w:rPr>
            <w:lang w:val="en-GB"/>
          </w:rPr>
          <w:t xml:space="preserve">logical_expression </w:t>
        </w:r>
      </w:ins>
      <w:ins w:id="129" w:author="Stefan Bjornander" w:date="2015-04-26T09:49:00Z">
        <w:r w:rsidRPr="00D822A3">
          <w:rPr>
            <w:lang w:val="en-GB"/>
          </w:rPr>
          <w:t>RIGHT_PAREN statement</w:t>
        </w:r>
      </w:ins>
    </w:p>
    <w:p w14:paraId="436C5EC9" w14:textId="77777777" w:rsidR="00516DD1" w:rsidRPr="00D822A3" w:rsidRDefault="00516DD1" w:rsidP="00516DD1">
      <w:pPr>
        <w:pStyle w:val="Code"/>
        <w:rPr>
          <w:ins w:id="130" w:author="Stefan Bjornander" w:date="2015-04-26T09:49:00Z"/>
          <w:lang w:val="en-GB"/>
        </w:rPr>
      </w:pPr>
      <w:ins w:id="131" w:author="Stefan Bjornander" w:date="2015-04-26T09:49:00Z">
        <w:r w:rsidRPr="00D822A3">
          <w:rPr>
            <w:lang w:val="en-GB"/>
          </w:rPr>
          <w:t xml:space="preserve"> </w:t>
        </w:r>
      </w:ins>
      <w:r w:rsidRPr="00D822A3">
        <w:rPr>
          <w:lang w:val="en-GB"/>
        </w:rPr>
        <w:t xml:space="preserve"> </w:t>
      </w:r>
      <w:ins w:id="132" w:author="Stefan Bjornander" w:date="2015-04-26T09:49:00Z">
        <w:r w:rsidRPr="00D822A3">
          <w:rPr>
            <w:lang w:val="en-GB"/>
          </w:rPr>
          <w:t>|</w:t>
        </w:r>
      </w:ins>
      <w:r w:rsidRPr="00D822A3">
        <w:rPr>
          <w:lang w:val="en-GB"/>
        </w:rPr>
        <w:t xml:space="preserve"> </w:t>
      </w:r>
      <w:ins w:id="133" w:author="Stefan Bjornander" w:date="2015-04-26T09:49:00Z">
        <w:r w:rsidRPr="00D822A3">
          <w:rPr>
            <w:lang w:val="en-GB"/>
          </w:rPr>
          <w:t xml:space="preserve">IF LEFT_PAREN </w:t>
        </w:r>
      </w:ins>
      <w:ins w:id="134" w:author="Stefan Bjornander" w:date="2015-04-26T10:08:00Z">
        <w:r w:rsidRPr="00D822A3">
          <w:rPr>
            <w:lang w:val="en-GB"/>
          </w:rPr>
          <w:t xml:space="preserve">logical_expression </w:t>
        </w:r>
      </w:ins>
      <w:ins w:id="135"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36" w:author="Stefan Bjornander" w:date="2015-04-26T10:08:00Z">
        <w:r w:rsidRPr="00D822A3">
          <w:rPr>
            <w:lang w:val="en-GB"/>
          </w:rPr>
          <w:t xml:space="preserve">  | </w:t>
        </w:r>
      </w:ins>
      <w:r w:rsidRPr="00D822A3">
        <w:rPr>
          <w:lang w:val="en-GB"/>
        </w:rPr>
        <w:t>...</w:t>
      </w:r>
    </w:p>
    <w:p w14:paraId="6D69375A" w14:textId="77777777" w:rsidR="00516DD1" w:rsidRPr="00D822A3" w:rsidRDefault="00516DD1">
      <w:pPr>
        <w:rPr>
          <w:ins w:id="137" w:author="Stefan Bjornander" w:date="2015-04-26T09:47:00Z"/>
          <w:lang w:val="en-GB"/>
        </w:rPr>
        <w:pPrChange w:id="138" w:author="Stefan Bjornander" w:date="2015-04-26T09:25:00Z">
          <w:pPr>
            <w:pStyle w:val="Code"/>
          </w:pPr>
        </w:pPrChange>
      </w:pPr>
      <w:ins w:id="139" w:author="Stefan Bjornander" w:date="2015-04-26T09:51:00Z">
        <w:r w:rsidRPr="00D822A3">
          <w:rPr>
            <w:noProof/>
            <w:lang w:val="en-GB"/>
          </w:rPr>
          <w:t xml:space="preserve">To solve the problem, we need a more complicated </w:t>
        </w:r>
      </w:ins>
      <w:ins w:id="140" w:author="Stefan Bjornander" w:date="2015-04-26T09:53:00Z">
        <w:r w:rsidRPr="00D822A3">
          <w:rPr>
            <w:noProof/>
            <w:lang w:val="en-GB"/>
          </w:rPr>
          <w:t>set of rules</w:t>
        </w:r>
      </w:ins>
      <w:r w:rsidRPr="00D822A3">
        <w:rPr>
          <w:noProof/>
          <w:lang w:val="en-GB"/>
        </w:rPr>
        <w:t xml:space="preserve"> that works with open and closed statements.</w:t>
      </w:r>
      <w:ins w:id="141" w:author="Stefan Bjornander" w:date="2015-04-26T09:54:00Z">
        <w:r w:rsidRPr="00D822A3">
          <w:rPr>
            <w:noProof/>
            <w:lang w:val="en-GB"/>
          </w:rPr>
          <w:t xml:space="preserve"> The </w:t>
        </w:r>
      </w:ins>
      <w:ins w:id="142"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43" w:author="Stefan Bjornander" w:date="2015-04-26T09:58:00Z">
              <w:rPr>
                <w:rStyle w:val="CodeInText"/>
              </w:rPr>
            </w:rPrChange>
          </w:rPr>
          <w:t>else</w:t>
        </w:r>
        <w:r w:rsidRPr="00D822A3">
          <w:rPr>
            <w:noProof/>
            <w:lang w:val="en-GB"/>
          </w:rPr>
          <w:t xml:space="preserve"> with the</w:t>
        </w:r>
      </w:ins>
      <w:ins w:id="144" w:author="Stefan Bjornander" w:date="2015-04-26T09:58:00Z">
        <w:r w:rsidRPr="00D822A3">
          <w:rPr>
            <w:noProof/>
            <w:lang w:val="en-GB"/>
          </w:rPr>
          <w:t xml:space="preserve"> latest preceding</w:t>
        </w:r>
      </w:ins>
      <w:ins w:id="145" w:author="Stefan Bjornander" w:date="2015-04-26T09:57:00Z">
        <w:r w:rsidRPr="00D822A3">
          <w:rPr>
            <w:noProof/>
            <w:lang w:val="en-GB"/>
          </w:rPr>
          <w:t xml:space="preserve"> </w:t>
        </w:r>
      </w:ins>
      <w:ins w:id="146" w:author="Stefan Bjornander" w:date="2015-04-26T09:58:00Z">
        <w:r w:rsidRPr="00D822A3">
          <w:rPr>
            <w:rStyle w:val="CodeInText"/>
            <w:i/>
            <w:noProof/>
            <w:lang w:val="en-GB"/>
            <w:rPrChange w:id="147" w:author="Stefan Bjornander" w:date="2015-04-26T09:58:00Z">
              <w:rPr>
                <w:rStyle w:val="CodeInText"/>
              </w:rPr>
            </w:rPrChange>
          </w:rPr>
          <w:t>if</w:t>
        </w:r>
      </w:ins>
      <w:r w:rsidRPr="00D822A3">
        <w:rPr>
          <w:noProof/>
          <w:lang w:val="en-GB"/>
        </w:rPr>
        <w:t>, with compiles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lastRenderedPageBreak/>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12B6CFB1" w14:textId="17AAC7D6" w:rsidR="00B3577D" w:rsidRPr="00D822A3" w:rsidRDefault="006805DA" w:rsidP="00A12499">
      <w:pPr>
        <w:rPr>
          <w:lang w:val="en-GB"/>
        </w:rPr>
      </w:pPr>
      <w:r w:rsidRPr="00D822A3">
        <w:rPr>
          <w:lang w:val="en-GB"/>
        </w:rPr>
        <w:t>So, let us return to the if-else statement.</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lastRenderedPageBreak/>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6719A11A" w:rsidR="0080062E" w:rsidRPr="00D822A3" w:rsidRDefault="0080062E" w:rsidP="00661ECC">
      <w:pPr>
        <w:pStyle w:val="Code"/>
        <w:rPr>
          <w:highlight w:val="white"/>
          <w:lang w:val="en-GB"/>
        </w:rPr>
      </w:pPr>
      <w:r w:rsidRPr="00D822A3">
        <w:rPr>
          <w:highlight w:val="white"/>
          <w:lang w:val="en-GB"/>
        </w:rPr>
        <w:t xml:space="preserve">  | // ...</w:t>
      </w:r>
    </w:p>
    <w:p w14:paraId="5D465263" w14:textId="0BF00289"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next set,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77777777" w:rsidR="009E6D84" w:rsidRPr="00D822A3" w:rsidRDefault="009E6D84" w:rsidP="009E6D84">
      <w:pPr>
        <w:pStyle w:val="Code"/>
        <w:rPr>
          <w:highlight w:val="white"/>
          <w:lang w:val="en-GB"/>
        </w:rPr>
      </w:pPr>
      <w:r w:rsidRPr="00D822A3">
        <w:rPr>
          <w:highlight w:val="white"/>
          <w:lang w:val="en-GB"/>
        </w:rPr>
        <w:t xml:space="preserve">    private List&lt;MiddleCode&gt; m_list;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2FF11B97" w14:textId="77777777" w:rsidR="00637126" w:rsidRPr="00D822A3" w:rsidRDefault="00637126" w:rsidP="00637126">
      <w:pPr>
        <w:pStyle w:val="Code"/>
        <w:rPr>
          <w:highlight w:val="white"/>
          <w:lang w:val="en-GB"/>
        </w:rPr>
      </w:pPr>
      <w:r w:rsidRPr="00D822A3">
        <w:rPr>
          <w:highlight w:val="white"/>
          <w:lang w:val="en-GB"/>
        </w:rPr>
        <w:t xml:space="preserve">    public Statement(List&lt;MiddleCode&gt; list, ISet&lt;MiddleCode&gt; nextSet) {</w:t>
      </w:r>
    </w:p>
    <w:p w14:paraId="4FBC353D" w14:textId="7A23BBB6"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(list != null);</w:t>
      </w:r>
    </w:p>
    <w:p w14:paraId="025346A5" w14:textId="77777777" w:rsidR="00637126" w:rsidRPr="00D822A3" w:rsidRDefault="00637126" w:rsidP="00637126">
      <w:pPr>
        <w:pStyle w:val="Code"/>
        <w:rPr>
          <w:highlight w:val="white"/>
          <w:lang w:val="en-GB"/>
        </w:rPr>
      </w:pPr>
      <w:r w:rsidRPr="00D822A3">
        <w:rPr>
          <w:highlight w:val="white"/>
          <w:lang w:val="en-GB"/>
        </w:rPr>
        <w:t xml:space="preserve">      m_list = list;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77777777" w:rsidR="00DF226A" w:rsidRPr="00D822A3" w:rsidRDefault="00DF226A" w:rsidP="00DF226A">
      <w:pPr>
        <w:pStyle w:val="Code"/>
        <w:rPr>
          <w:highlight w:val="white"/>
          <w:lang w:val="en-GB"/>
        </w:rPr>
      </w:pPr>
      <w:r w:rsidRPr="00D822A3">
        <w:rPr>
          <w:highlight w:val="white"/>
          <w:lang w:val="en-GB"/>
        </w:rPr>
        <w:t xml:space="preserve">      get { return m_list;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040E5D59"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symbol, a register, and a</w:t>
      </w:r>
      <w:r w:rsidR="0070626D" w:rsidRPr="00D822A3">
        <w:rPr>
          <w:highlight w:val="white"/>
          <w:lang w:val="en-GB"/>
        </w:rPr>
        <w:t xml:space="preserve"> short and </w:t>
      </w:r>
      <w:r w:rsidR="000F0CB9" w:rsidRPr="00D822A3">
        <w:rPr>
          <w:highlight w:val="white"/>
          <w:lang w:val="en-GB"/>
        </w:rPr>
        <w:t xml:space="preserve">a </w:t>
      </w:r>
      <w:r w:rsidR="0070626D" w:rsidRPr="00D822A3">
        <w:rPr>
          <w:highlight w:val="white"/>
          <w:lang w:val="en-GB"/>
        </w:rPr>
        <w:t>long list</w:t>
      </w:r>
      <w:r w:rsidR="000F0CB9" w:rsidRPr="00D822A3">
        <w:rPr>
          <w:highlight w:val="white"/>
          <w:lang w:val="en-GB"/>
        </w:rPr>
        <w:t xml:space="preserve">. </w:t>
      </w:r>
      <w:r w:rsidR="002B259D" w:rsidRPr="00D822A3">
        <w:rPr>
          <w:highlight w:val="white"/>
          <w:lang w:val="en-GB"/>
        </w:rPr>
        <w:t xml:space="preserve">The register parameter is used in system calls when we need to access or assign specific register. </w:t>
      </w:r>
      <w:r w:rsidR="000F0CB9" w:rsidRPr="00D822A3">
        <w:rPr>
          <w:highlight w:val="white"/>
          <w:lang w:val="en-GB"/>
        </w:rPr>
        <w:t>The difference between the short and long list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 xml:space="preserve">effects of the expression.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whole expression</w:t>
      </w:r>
      <w:r w:rsidR="006B23C4" w:rsidRPr="00D822A3">
        <w:rPr>
          <w:highlight w:val="white"/>
          <w:lang w:val="en-GB"/>
        </w:rPr>
        <w:t>:</w:t>
      </w:r>
      <w:r w:rsidR="006979F2" w:rsidRPr="00D822A3">
        <w:rPr>
          <w:highlight w:val="white"/>
          <w:lang w:val="en-GB"/>
        </w:rPr>
        <w:t xml:space="preserv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holds only the side</w:t>
      </w:r>
      <w:r w:rsidR="00A23B3B" w:rsidRPr="00D822A3">
        <w:rPr>
          <w:highlight w:val="white"/>
          <w:lang w:val="en-GB"/>
        </w:rPr>
        <w:t xml:space="preserve"> </w:t>
      </w:r>
      <w:r w:rsidR="008E3D7C" w:rsidRPr="00D822A3">
        <w:rPr>
          <w:highlight w:val="white"/>
          <w:lang w:val="en-GB"/>
        </w:rPr>
        <w:t>effe</w:t>
      </w:r>
      <w:r w:rsidR="00C14DB2" w:rsidRPr="00D822A3">
        <w:rPr>
          <w:highlight w:val="white"/>
          <w:lang w:val="en-GB"/>
        </w:rPr>
        <w:t>c</w:t>
      </w:r>
      <w:r w:rsidR="008E3D7C" w:rsidRPr="00D822A3">
        <w:rPr>
          <w:highlight w:val="white"/>
          <w:lang w:val="en-GB"/>
        </w:rPr>
        <w:t xml:space="preserve">ts: the function call and </w:t>
      </w:r>
      <w:r w:rsidR="008F23C8" w:rsidRPr="00D822A3">
        <w:rPr>
          <w:highlight w:val="white"/>
          <w:lang w:val="en-GB"/>
        </w:rPr>
        <w:t xml:space="preserve">decrement, </w:t>
      </w:r>
      <w:r w:rsidR="006979F2" w:rsidRPr="00D822A3">
        <w:rPr>
          <w:highlight w:val="white"/>
          <w:lang w:val="en-GB"/>
        </w:rPr>
        <w:t>but not the addition</w:t>
      </w:r>
      <w:r w:rsidR="008F23C8" w:rsidRPr="00D822A3">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4521CEE0"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AC1031" w:rsidRPr="00D822A3">
        <w:rPr>
          <w:highlight w:val="white"/>
          <w:lang w:val="en-GB"/>
        </w:rPr>
        <w:t>eventually be</w:t>
      </w:r>
      <w:r w:rsidRPr="00D822A3">
        <w:rPr>
          <w:highlight w:val="white"/>
          <w:lang w:val="en-GB"/>
        </w:rPr>
        <w:t xml:space="preserve"> ignored by the compiler.</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5725BF2F" w14:textId="28AA5DAE" w:rsidR="00627081" w:rsidRPr="00D822A3" w:rsidRDefault="00627081" w:rsidP="00627081">
      <w:pPr>
        <w:pStyle w:val="CodeHeader"/>
        <w:rPr>
          <w:highlight w:val="white"/>
          <w:lang w:val="en-GB"/>
        </w:rPr>
      </w:pPr>
      <w:r w:rsidRPr="00D822A3">
        <w:rPr>
          <w:highlight w:val="white"/>
          <w:lang w:val="en-GB"/>
        </w:rPr>
        <w:t>Expression.cs</w:t>
      </w:r>
    </w:p>
    <w:p w14:paraId="7247DD7D" w14:textId="77777777" w:rsidR="00627081" w:rsidRPr="00D822A3" w:rsidRDefault="00627081" w:rsidP="00627081">
      <w:pPr>
        <w:pStyle w:val="Code"/>
        <w:rPr>
          <w:highlight w:val="white"/>
          <w:lang w:val="en-GB"/>
        </w:rPr>
      </w:pPr>
      <w:r w:rsidRPr="00D822A3">
        <w:rPr>
          <w:highlight w:val="white"/>
          <w:lang w:val="en-GB"/>
        </w:rPr>
        <w:t>using System.Numerics;</w:t>
      </w:r>
    </w:p>
    <w:p w14:paraId="4A090151" w14:textId="77777777" w:rsidR="00627081" w:rsidRPr="00D822A3" w:rsidRDefault="00627081" w:rsidP="00627081">
      <w:pPr>
        <w:pStyle w:val="Code"/>
        <w:rPr>
          <w:highlight w:val="white"/>
          <w:lang w:val="en-GB"/>
        </w:rPr>
      </w:pPr>
      <w:r w:rsidRPr="00D822A3">
        <w:rPr>
          <w:highlight w:val="white"/>
          <w:lang w:val="en-GB"/>
        </w:rPr>
        <w:t>using System.Collections.Generic;</w:t>
      </w:r>
    </w:p>
    <w:p w14:paraId="56845279" w14:textId="77777777" w:rsidR="00627081" w:rsidRPr="00D822A3" w:rsidRDefault="00627081" w:rsidP="00627081">
      <w:pPr>
        <w:pStyle w:val="Code"/>
        <w:rPr>
          <w:highlight w:val="white"/>
          <w:lang w:val="en-GB"/>
        </w:rPr>
      </w:pPr>
    </w:p>
    <w:p w14:paraId="2D5CC1D4" w14:textId="77777777" w:rsidR="00627081" w:rsidRPr="00D822A3" w:rsidRDefault="00627081" w:rsidP="00627081">
      <w:pPr>
        <w:pStyle w:val="Code"/>
        <w:rPr>
          <w:highlight w:val="white"/>
          <w:lang w:val="en-GB"/>
        </w:rPr>
      </w:pPr>
      <w:r w:rsidRPr="00D822A3">
        <w:rPr>
          <w:highlight w:val="white"/>
          <w:lang w:val="en-GB"/>
        </w:rPr>
        <w:t>namespace CCompiler {</w:t>
      </w:r>
    </w:p>
    <w:p w14:paraId="5A849BA2" w14:textId="77777777" w:rsidR="00627081" w:rsidRPr="00D822A3" w:rsidRDefault="00627081" w:rsidP="00627081">
      <w:pPr>
        <w:pStyle w:val="Code"/>
        <w:rPr>
          <w:highlight w:val="white"/>
          <w:lang w:val="en-GB"/>
        </w:rPr>
      </w:pPr>
      <w:r w:rsidRPr="00D822A3">
        <w:rPr>
          <w:highlight w:val="white"/>
          <w:lang w:val="en-GB"/>
        </w:rPr>
        <w:t xml:space="preserve">  public class Expression {</w:t>
      </w:r>
    </w:p>
    <w:p w14:paraId="2C5389D8" w14:textId="77777777" w:rsidR="00627081" w:rsidRPr="00D822A3" w:rsidRDefault="00627081" w:rsidP="00627081">
      <w:pPr>
        <w:pStyle w:val="Code"/>
        <w:rPr>
          <w:highlight w:val="white"/>
          <w:lang w:val="en-GB"/>
        </w:rPr>
      </w:pPr>
      <w:r w:rsidRPr="00D822A3">
        <w:rPr>
          <w:highlight w:val="white"/>
          <w:lang w:val="en-GB"/>
        </w:rPr>
        <w:t xml:space="preserve">    private Symbol m_symbol;</w:t>
      </w:r>
    </w:p>
    <w:p w14:paraId="1BDBDDD7" w14:textId="77777777" w:rsidR="00627081" w:rsidRPr="00D822A3" w:rsidRDefault="00627081" w:rsidP="00627081">
      <w:pPr>
        <w:pStyle w:val="Code"/>
        <w:rPr>
          <w:highlight w:val="white"/>
          <w:lang w:val="en-GB"/>
        </w:rPr>
      </w:pPr>
      <w:r w:rsidRPr="00D822A3">
        <w:rPr>
          <w:highlight w:val="white"/>
          <w:lang w:val="en-GB"/>
        </w:rPr>
        <w:t xml:space="preserve">    private List&lt;MiddleCode&gt; m_shortList;</w:t>
      </w:r>
    </w:p>
    <w:p w14:paraId="5CDA47B0" w14:textId="77777777" w:rsidR="00627081" w:rsidRPr="00D822A3" w:rsidRDefault="00627081" w:rsidP="00627081">
      <w:pPr>
        <w:pStyle w:val="Code"/>
        <w:rPr>
          <w:highlight w:val="white"/>
          <w:lang w:val="en-GB"/>
        </w:rPr>
      </w:pPr>
      <w:r w:rsidRPr="00D822A3">
        <w:rPr>
          <w:highlight w:val="white"/>
          <w:lang w:val="en-GB"/>
        </w:rPr>
        <w:t xml:space="preserve">    private List&lt;MiddleCode&gt; m_longList;</w:t>
      </w:r>
    </w:p>
    <w:p w14:paraId="3CFD08D3" w14:textId="77777777" w:rsidR="00627081" w:rsidRPr="00D822A3" w:rsidRDefault="00627081" w:rsidP="00627081">
      <w:pPr>
        <w:pStyle w:val="Code"/>
        <w:rPr>
          <w:highlight w:val="white"/>
          <w:lang w:val="en-GB"/>
        </w:rPr>
      </w:pPr>
      <w:r w:rsidRPr="00D822A3">
        <w:rPr>
          <w:highlight w:val="white"/>
          <w:lang w:val="en-GB"/>
        </w:rPr>
        <w:t xml:space="preserve">    private Register? m_register;</w:t>
      </w:r>
    </w:p>
    <w:p w14:paraId="524850FB" w14:textId="77777777" w:rsidR="00627081" w:rsidRPr="00D822A3" w:rsidRDefault="00627081" w:rsidP="00627081">
      <w:pPr>
        <w:pStyle w:val="Code"/>
        <w:rPr>
          <w:highlight w:val="white"/>
          <w:lang w:val="en-GB"/>
        </w:rPr>
      </w:pPr>
      <w:r w:rsidRPr="00D822A3">
        <w:rPr>
          <w:highlight w:val="white"/>
          <w:lang w:val="en-GB"/>
        </w:rPr>
        <w:t xml:space="preserve">  </w:t>
      </w:r>
    </w:p>
    <w:p w14:paraId="3B578E37" w14:textId="77777777" w:rsidR="00627081" w:rsidRPr="00D822A3" w:rsidRDefault="00627081" w:rsidP="00627081">
      <w:pPr>
        <w:pStyle w:val="Code"/>
        <w:rPr>
          <w:highlight w:val="white"/>
          <w:lang w:val="en-GB"/>
        </w:rPr>
      </w:pPr>
      <w:r w:rsidRPr="00D822A3">
        <w:rPr>
          <w:highlight w:val="white"/>
          <w:lang w:val="en-GB"/>
        </w:rPr>
        <w:t xml:space="preserve">    public Expression(Symbol symbol, List&lt;MiddleCode&gt; shortList,</w:t>
      </w:r>
    </w:p>
    <w:p w14:paraId="28F7B670" w14:textId="77777777" w:rsidR="00627081" w:rsidRPr="00D822A3" w:rsidRDefault="00627081" w:rsidP="00627081">
      <w:pPr>
        <w:pStyle w:val="Code"/>
        <w:rPr>
          <w:highlight w:val="white"/>
          <w:lang w:val="en-GB"/>
        </w:rPr>
      </w:pPr>
      <w:r w:rsidRPr="00D822A3">
        <w:rPr>
          <w:highlight w:val="white"/>
          <w:lang w:val="en-GB"/>
        </w:rPr>
        <w:t xml:space="preserve">                      List&lt;MiddleCode&gt; longList, Register? register = null) {</w:t>
      </w:r>
    </w:p>
    <w:p w14:paraId="421EB417" w14:textId="77777777" w:rsidR="00627081" w:rsidRPr="00D822A3" w:rsidRDefault="00627081" w:rsidP="00627081">
      <w:pPr>
        <w:pStyle w:val="Code"/>
        <w:rPr>
          <w:highlight w:val="white"/>
          <w:lang w:val="en-GB"/>
        </w:rPr>
      </w:pPr>
      <w:r w:rsidRPr="00D822A3">
        <w:rPr>
          <w:highlight w:val="white"/>
          <w:lang w:val="en-GB"/>
        </w:rPr>
        <w:t xml:space="preserve">      m_symbol = symbol;</w:t>
      </w:r>
    </w:p>
    <w:p w14:paraId="2EEFA22F" w14:textId="77777777" w:rsidR="00627081" w:rsidRPr="00D822A3" w:rsidRDefault="00627081" w:rsidP="00627081">
      <w:pPr>
        <w:pStyle w:val="Code"/>
        <w:rPr>
          <w:highlight w:val="white"/>
          <w:lang w:val="en-GB"/>
        </w:rPr>
      </w:pPr>
      <w:r w:rsidRPr="00D822A3">
        <w:rPr>
          <w:highlight w:val="white"/>
          <w:lang w:val="en-GB"/>
        </w:rPr>
        <w:t xml:space="preserve">      m_shortList = (shortList != null) ? shortList : (new List&lt;MiddleCode&gt;());</w:t>
      </w:r>
    </w:p>
    <w:p w14:paraId="3A2DB805" w14:textId="77777777" w:rsidR="00627081" w:rsidRPr="00D822A3" w:rsidRDefault="00627081" w:rsidP="00627081">
      <w:pPr>
        <w:pStyle w:val="Code"/>
        <w:rPr>
          <w:highlight w:val="white"/>
          <w:lang w:val="en-GB"/>
        </w:rPr>
      </w:pPr>
      <w:r w:rsidRPr="00D822A3">
        <w:rPr>
          <w:highlight w:val="white"/>
          <w:lang w:val="en-GB"/>
        </w:rPr>
        <w:t xml:space="preserve">      m_longList = (longList != null) ? longList : (new List&lt;MiddleCode&gt;());</w:t>
      </w:r>
    </w:p>
    <w:p w14:paraId="06F97495" w14:textId="77777777" w:rsidR="00627081" w:rsidRPr="00D822A3" w:rsidRDefault="00627081" w:rsidP="00627081">
      <w:pPr>
        <w:pStyle w:val="Code"/>
        <w:rPr>
          <w:highlight w:val="white"/>
          <w:lang w:val="en-GB"/>
        </w:rPr>
      </w:pPr>
      <w:r w:rsidRPr="00D822A3">
        <w:rPr>
          <w:highlight w:val="white"/>
          <w:lang w:val="en-GB"/>
        </w:rPr>
        <w:t xml:space="preserve">      m_register = register;</w:t>
      </w:r>
    </w:p>
    <w:p w14:paraId="2AFA26A9" w14:textId="77777777" w:rsidR="00627081" w:rsidRPr="00D822A3" w:rsidRDefault="00627081" w:rsidP="00627081">
      <w:pPr>
        <w:pStyle w:val="Code"/>
        <w:rPr>
          <w:highlight w:val="white"/>
          <w:lang w:val="en-GB"/>
        </w:rPr>
      </w:pPr>
      <w:r w:rsidRPr="00D822A3">
        <w:rPr>
          <w:highlight w:val="white"/>
          <w:lang w:val="en-GB"/>
        </w:rPr>
        <w:t xml:space="preserve">    }</w:t>
      </w:r>
    </w:p>
    <w:p w14:paraId="59A9F384" w14:textId="77777777" w:rsidR="00627081" w:rsidRPr="00D822A3" w:rsidRDefault="00627081" w:rsidP="00627081">
      <w:pPr>
        <w:pStyle w:val="Code"/>
        <w:rPr>
          <w:highlight w:val="white"/>
          <w:lang w:val="en-GB"/>
        </w:rPr>
      </w:pPr>
      <w:r w:rsidRPr="00D822A3">
        <w:rPr>
          <w:highlight w:val="white"/>
          <w:lang w:val="en-GB"/>
        </w:rPr>
        <w:t xml:space="preserve">  </w:t>
      </w:r>
    </w:p>
    <w:p w14:paraId="67EFEBCA" w14:textId="77777777" w:rsidR="00627081" w:rsidRPr="00D822A3" w:rsidRDefault="00627081" w:rsidP="00627081">
      <w:pPr>
        <w:pStyle w:val="Code"/>
        <w:rPr>
          <w:highlight w:val="white"/>
          <w:lang w:val="en-GB"/>
        </w:rPr>
      </w:pPr>
      <w:r w:rsidRPr="00D822A3">
        <w:rPr>
          <w:highlight w:val="white"/>
          <w:lang w:val="en-GB"/>
        </w:rPr>
        <w:t xml:space="preserve">    public Symbol Symbol {</w:t>
      </w:r>
    </w:p>
    <w:p w14:paraId="7A35803E" w14:textId="77777777" w:rsidR="00627081" w:rsidRPr="00D822A3" w:rsidRDefault="00627081" w:rsidP="00627081">
      <w:pPr>
        <w:pStyle w:val="Code"/>
        <w:rPr>
          <w:highlight w:val="white"/>
          <w:lang w:val="en-GB"/>
        </w:rPr>
      </w:pPr>
      <w:r w:rsidRPr="00D822A3">
        <w:rPr>
          <w:highlight w:val="white"/>
          <w:lang w:val="en-GB"/>
        </w:rPr>
        <w:t xml:space="preserve">      get { return m_symbol; }</w:t>
      </w:r>
    </w:p>
    <w:p w14:paraId="7185BEE2" w14:textId="77777777" w:rsidR="00627081" w:rsidRPr="00D822A3" w:rsidRDefault="00627081" w:rsidP="00627081">
      <w:pPr>
        <w:pStyle w:val="Code"/>
        <w:rPr>
          <w:highlight w:val="white"/>
          <w:lang w:val="en-GB"/>
        </w:rPr>
      </w:pPr>
      <w:r w:rsidRPr="00D822A3">
        <w:rPr>
          <w:highlight w:val="white"/>
          <w:lang w:val="en-GB"/>
        </w:rPr>
        <w:t xml:space="preserve">    }</w:t>
      </w:r>
    </w:p>
    <w:p w14:paraId="32F8E7C0" w14:textId="77777777" w:rsidR="00627081" w:rsidRPr="00D822A3" w:rsidRDefault="00627081" w:rsidP="00627081">
      <w:pPr>
        <w:pStyle w:val="Code"/>
        <w:rPr>
          <w:highlight w:val="white"/>
          <w:lang w:val="en-GB"/>
        </w:rPr>
      </w:pPr>
    </w:p>
    <w:p w14:paraId="11DF9023" w14:textId="77777777" w:rsidR="00627081" w:rsidRPr="00D822A3" w:rsidRDefault="00627081" w:rsidP="00627081">
      <w:pPr>
        <w:pStyle w:val="Code"/>
        <w:rPr>
          <w:highlight w:val="white"/>
          <w:lang w:val="en-GB"/>
        </w:rPr>
      </w:pPr>
      <w:r w:rsidRPr="00D822A3">
        <w:rPr>
          <w:highlight w:val="white"/>
          <w:lang w:val="en-GB"/>
        </w:rPr>
        <w:t xml:space="preserve">    public List&lt;MiddleCode&gt; ShortList {</w:t>
      </w:r>
    </w:p>
    <w:p w14:paraId="48A94AF5" w14:textId="77777777" w:rsidR="00627081" w:rsidRPr="00D822A3" w:rsidRDefault="00627081" w:rsidP="00627081">
      <w:pPr>
        <w:pStyle w:val="Code"/>
        <w:rPr>
          <w:highlight w:val="white"/>
          <w:lang w:val="en-GB"/>
        </w:rPr>
      </w:pPr>
      <w:r w:rsidRPr="00D822A3">
        <w:rPr>
          <w:highlight w:val="white"/>
          <w:lang w:val="en-GB"/>
        </w:rPr>
        <w:t xml:space="preserve">      get { return m_shortList; }</w:t>
      </w:r>
    </w:p>
    <w:p w14:paraId="21AD7458" w14:textId="77777777" w:rsidR="00627081" w:rsidRPr="00D822A3" w:rsidRDefault="00627081" w:rsidP="00627081">
      <w:pPr>
        <w:pStyle w:val="Code"/>
        <w:rPr>
          <w:highlight w:val="white"/>
          <w:lang w:val="en-GB"/>
        </w:rPr>
      </w:pPr>
      <w:r w:rsidRPr="00D822A3">
        <w:rPr>
          <w:highlight w:val="white"/>
          <w:lang w:val="en-GB"/>
        </w:rPr>
        <w:t xml:space="preserve">    }</w:t>
      </w:r>
    </w:p>
    <w:p w14:paraId="1655178F" w14:textId="77777777" w:rsidR="00627081" w:rsidRPr="00D822A3" w:rsidRDefault="00627081" w:rsidP="00627081">
      <w:pPr>
        <w:pStyle w:val="Code"/>
        <w:rPr>
          <w:highlight w:val="white"/>
          <w:lang w:val="en-GB"/>
        </w:rPr>
      </w:pPr>
    </w:p>
    <w:p w14:paraId="59757648" w14:textId="77777777" w:rsidR="00627081" w:rsidRPr="00D822A3" w:rsidRDefault="00627081" w:rsidP="00627081">
      <w:pPr>
        <w:pStyle w:val="Code"/>
        <w:rPr>
          <w:highlight w:val="white"/>
          <w:lang w:val="en-GB"/>
        </w:rPr>
      </w:pPr>
      <w:r w:rsidRPr="00D822A3">
        <w:rPr>
          <w:highlight w:val="white"/>
          <w:lang w:val="en-GB"/>
        </w:rPr>
        <w:t xml:space="preserve">    public List&lt;MiddleCode&gt; LongList {</w:t>
      </w:r>
    </w:p>
    <w:p w14:paraId="0A477DE1" w14:textId="77777777" w:rsidR="00627081" w:rsidRPr="00D822A3" w:rsidRDefault="00627081" w:rsidP="00627081">
      <w:pPr>
        <w:pStyle w:val="Code"/>
        <w:rPr>
          <w:highlight w:val="white"/>
          <w:lang w:val="en-GB"/>
        </w:rPr>
      </w:pPr>
      <w:r w:rsidRPr="00D822A3">
        <w:rPr>
          <w:highlight w:val="white"/>
          <w:lang w:val="en-GB"/>
        </w:rPr>
        <w:t xml:space="preserve">      get { return m_longList; }</w:t>
      </w:r>
    </w:p>
    <w:p w14:paraId="73B4CC6B" w14:textId="77777777" w:rsidR="00627081" w:rsidRPr="00D822A3" w:rsidRDefault="00627081" w:rsidP="00627081">
      <w:pPr>
        <w:pStyle w:val="Code"/>
        <w:rPr>
          <w:highlight w:val="white"/>
          <w:lang w:val="en-GB"/>
        </w:rPr>
      </w:pPr>
      <w:r w:rsidRPr="00D822A3">
        <w:rPr>
          <w:highlight w:val="white"/>
          <w:lang w:val="en-GB"/>
        </w:rPr>
        <w:t xml:space="preserve">    }</w:t>
      </w:r>
    </w:p>
    <w:p w14:paraId="7A132119" w14:textId="77777777" w:rsidR="00627081" w:rsidRPr="00D822A3" w:rsidRDefault="00627081" w:rsidP="00627081">
      <w:pPr>
        <w:pStyle w:val="Code"/>
        <w:rPr>
          <w:highlight w:val="white"/>
          <w:lang w:val="en-GB"/>
        </w:rPr>
      </w:pPr>
    </w:p>
    <w:p w14:paraId="4AE9C294" w14:textId="77777777" w:rsidR="00627081" w:rsidRPr="00D822A3" w:rsidRDefault="00627081" w:rsidP="00627081">
      <w:pPr>
        <w:pStyle w:val="Code"/>
        <w:rPr>
          <w:highlight w:val="white"/>
          <w:lang w:val="en-GB"/>
        </w:rPr>
      </w:pPr>
      <w:r w:rsidRPr="00D822A3">
        <w:rPr>
          <w:highlight w:val="white"/>
          <w:lang w:val="en-GB"/>
        </w:rPr>
        <w:t xml:space="preserve">    public Register? Register {</w:t>
      </w:r>
    </w:p>
    <w:p w14:paraId="04DA8368" w14:textId="77777777" w:rsidR="00627081" w:rsidRPr="00D822A3" w:rsidRDefault="00627081" w:rsidP="00627081">
      <w:pPr>
        <w:pStyle w:val="Code"/>
        <w:rPr>
          <w:highlight w:val="white"/>
          <w:lang w:val="en-GB"/>
        </w:rPr>
      </w:pPr>
      <w:r w:rsidRPr="00D822A3">
        <w:rPr>
          <w:highlight w:val="white"/>
          <w:lang w:val="en-GB"/>
        </w:rPr>
        <w:t xml:space="preserve">      get { return m_register; }</w:t>
      </w:r>
    </w:p>
    <w:p w14:paraId="4DEFE5E0" w14:textId="77777777" w:rsidR="00627081" w:rsidRPr="00D822A3" w:rsidRDefault="00627081" w:rsidP="00627081">
      <w:pPr>
        <w:pStyle w:val="Code"/>
        <w:rPr>
          <w:highlight w:val="white"/>
          <w:lang w:val="en-GB"/>
        </w:rPr>
      </w:pPr>
      <w:r w:rsidRPr="00D822A3">
        <w:rPr>
          <w:highlight w:val="white"/>
          <w:lang w:val="en-GB"/>
        </w:rPr>
        <w:t xml:space="preserve">    }</w:t>
      </w:r>
    </w:p>
    <w:p w14:paraId="0752ABF4" w14:textId="77777777" w:rsidR="00627081" w:rsidRPr="00D822A3" w:rsidRDefault="00627081" w:rsidP="00627081">
      <w:pPr>
        <w:pStyle w:val="Code"/>
        <w:rPr>
          <w:highlight w:val="white"/>
          <w:lang w:val="en-GB"/>
        </w:rPr>
      </w:pPr>
    </w:p>
    <w:p w14:paraId="099B607F" w14:textId="77777777" w:rsidR="00627081" w:rsidRPr="00D822A3" w:rsidRDefault="00627081" w:rsidP="00627081">
      <w:pPr>
        <w:pStyle w:val="Code"/>
        <w:rPr>
          <w:highlight w:val="white"/>
          <w:lang w:val="en-GB"/>
        </w:rPr>
      </w:pPr>
      <w:r w:rsidRPr="00D822A3">
        <w:rPr>
          <w:highlight w:val="white"/>
          <w:lang w:val="en-GB"/>
        </w:rPr>
        <w:t xml:space="preserve">    public override string ToString() {</w:t>
      </w:r>
    </w:p>
    <w:p w14:paraId="28D1AC19" w14:textId="77777777" w:rsidR="00627081" w:rsidRPr="00D822A3" w:rsidRDefault="00627081" w:rsidP="00627081">
      <w:pPr>
        <w:pStyle w:val="Code"/>
        <w:rPr>
          <w:highlight w:val="white"/>
          <w:lang w:val="en-GB"/>
        </w:rPr>
      </w:pPr>
      <w:r w:rsidRPr="00D822A3">
        <w:rPr>
          <w:highlight w:val="white"/>
          <w:lang w:val="en-GB"/>
        </w:rPr>
        <w:t xml:space="preserve">      return m_symbol.ToString();</w:t>
      </w:r>
    </w:p>
    <w:p w14:paraId="0EC40B42" w14:textId="77777777" w:rsidR="00627081" w:rsidRPr="00D822A3" w:rsidRDefault="00627081" w:rsidP="00627081">
      <w:pPr>
        <w:pStyle w:val="Code"/>
        <w:rPr>
          <w:highlight w:val="white"/>
          <w:lang w:val="en-GB"/>
        </w:rPr>
      </w:pPr>
      <w:r w:rsidRPr="00D822A3">
        <w:rPr>
          <w:highlight w:val="white"/>
          <w:lang w:val="en-GB"/>
        </w:rPr>
        <w:t xml:space="preserve">    }</w:t>
      </w:r>
    </w:p>
    <w:p w14:paraId="11F0A418" w14:textId="77777777" w:rsidR="00627081" w:rsidRPr="00D822A3" w:rsidRDefault="00627081" w:rsidP="00627081">
      <w:pPr>
        <w:pStyle w:val="Code"/>
        <w:rPr>
          <w:highlight w:val="white"/>
          <w:lang w:val="en-GB"/>
        </w:rPr>
      </w:pPr>
      <w:r w:rsidRPr="00D822A3">
        <w:rPr>
          <w:highlight w:val="white"/>
          <w:lang w:val="en-GB"/>
        </w:rPr>
        <w:t xml:space="preserve">  }</w:t>
      </w:r>
    </w:p>
    <w:p w14:paraId="136EEBC8" w14:textId="57D3DA46" w:rsidR="00DB156E" w:rsidRPr="00D822A3" w:rsidRDefault="00627081" w:rsidP="00627081">
      <w:pPr>
        <w:pStyle w:val="Code"/>
        <w:rPr>
          <w:highlight w:val="white"/>
          <w:lang w:val="en-GB"/>
        </w:rPr>
      </w:pPr>
      <w:r w:rsidRPr="00D822A3">
        <w:rPr>
          <w:highlight w:val="white"/>
          <w:lang w:val="en-GB"/>
        </w:rPr>
        <w:t>}</w:t>
      </w:r>
    </w:p>
    <w:p w14:paraId="12CA0781" w14:textId="77777777"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lastRenderedPageBreak/>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12D85E45" w14:textId="77777777" w:rsidR="00B77708" w:rsidRPr="00D822A3" w:rsidRDefault="00B77708" w:rsidP="00B77708">
      <w:pPr>
        <w:pStyle w:val="Rubrik3"/>
        <w:rPr>
          <w:lang w:val="en-GB"/>
        </w:rPr>
      </w:pPr>
      <w:bookmarkStart w:id="148" w:name="_Toc54119863"/>
      <w:r w:rsidRPr="00D822A3">
        <w:rPr>
          <w:lang w:val="en-GB"/>
        </w:rPr>
        <w:lastRenderedPageBreak/>
        <w:t>The Forward-Jump Problem (Backpatching)</w:t>
      </w:r>
      <w:bookmarkEnd w:id="148"/>
    </w:p>
    <w:p w14:paraId="11A53737" w14:textId="77777777" w:rsidR="00B77708" w:rsidRPr="00D822A3" w:rsidRDefault="00B77708" w:rsidP="00B77708">
      <w:pPr>
        <w:rPr>
          <w:lang w:val="en-GB"/>
        </w:rPr>
      </w:pPr>
      <w:ins w:id="149" w:author="Stefan Bjornander" w:date="2015-04-26T09:25:00Z">
        <w:r w:rsidRPr="00D822A3">
          <w:rPr>
            <w:lang w:val="en-GB"/>
          </w:rPr>
          <w:t xml:space="preserve">When generating </w:t>
        </w:r>
      </w:ins>
      <w:r w:rsidRPr="00D822A3">
        <w:rPr>
          <w:lang w:val="en-GB"/>
        </w:rPr>
        <w:t xml:space="preserve">middle code instructions for </w:t>
      </w:r>
      <w:ins w:id="150" w:author="Stefan Bjornander" w:date="2015-04-26T09:25:00Z">
        <w:r w:rsidRPr="00D822A3">
          <w:rPr>
            <w:lang w:val="en-GB"/>
          </w:rPr>
          <w:t xml:space="preserve">expressions </w:t>
        </w:r>
      </w:ins>
      <w:r w:rsidRPr="00D822A3">
        <w:rPr>
          <w:lang w:val="en-GB"/>
        </w:rPr>
        <w:t>or</w:t>
      </w:r>
      <w:ins w:id="151" w:author="Stefan Bjornander" w:date="2015-04-26T09:25:00Z">
        <w:r w:rsidRPr="00D822A3">
          <w:rPr>
            <w:lang w:val="en-GB"/>
          </w:rPr>
          <w:t xml:space="preserve"> statement</w:t>
        </w:r>
      </w:ins>
      <w:r w:rsidRPr="00D822A3">
        <w:rPr>
          <w:lang w:val="en-GB"/>
        </w:rPr>
        <w:t>s</w:t>
      </w:r>
      <w:ins w:id="152" w:author="Stefan Bjornander" w:date="2015-04-26T09:25:00Z">
        <w:r w:rsidRPr="00D822A3">
          <w:rPr>
            <w:lang w:val="en-GB"/>
          </w:rPr>
          <w:t>, a common situation is that we</w:t>
        </w:r>
      </w:ins>
      <w:ins w:id="153"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A43EAA9" w14:textId="77777777" w:rsidR="00B77708" w:rsidRPr="00D822A3" w:rsidRDefault="00B77708" w:rsidP="00B77708">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15883798" w14:textId="77777777" w:rsidTr="00B77708">
        <w:tc>
          <w:tcPr>
            <w:tcW w:w="3116" w:type="dxa"/>
            <w:hideMark/>
          </w:tcPr>
          <w:p w14:paraId="6A8E1947" w14:textId="77777777" w:rsidR="00B77708" w:rsidRPr="00D822A3" w:rsidRDefault="00B77708">
            <w:pPr>
              <w:pStyle w:val="Code"/>
              <w:rPr>
                <w:lang w:val="en-GB"/>
              </w:rPr>
            </w:pPr>
            <w:r w:rsidRPr="00D822A3">
              <w:rPr>
                <w:lang w:val="en-GB"/>
              </w:rPr>
              <w:t>while (a &lt; b)</w:t>
            </w:r>
          </w:p>
          <w:p w14:paraId="686CA85C" w14:textId="77777777" w:rsidR="00B77708" w:rsidRPr="00D822A3" w:rsidRDefault="00B77708">
            <w:pPr>
              <w:pStyle w:val="Code"/>
              <w:rPr>
                <w:lang w:val="en-GB"/>
              </w:rPr>
            </w:pPr>
            <w:r w:rsidRPr="00D822A3">
              <w:rPr>
                <w:lang w:val="en-GB"/>
              </w:rPr>
              <w:t xml:space="preserve">  ++a;</w:t>
            </w:r>
          </w:p>
        </w:tc>
        <w:tc>
          <w:tcPr>
            <w:tcW w:w="3117" w:type="dxa"/>
            <w:hideMark/>
          </w:tcPr>
          <w:p w14:paraId="2B83BD05" w14:textId="77777777" w:rsidR="00B77708" w:rsidRPr="00D822A3" w:rsidRDefault="00B77708">
            <w:pPr>
              <w:pStyle w:val="Code"/>
              <w:rPr>
                <w:lang w:val="en-GB"/>
              </w:rPr>
            </w:pPr>
            <w:r w:rsidRPr="00D822A3">
              <w:rPr>
                <w:lang w:val="en-GB"/>
              </w:rPr>
              <w:t>1. if a &lt; b goto ?</w:t>
            </w:r>
          </w:p>
          <w:p w14:paraId="77F73C5C" w14:textId="77777777" w:rsidR="00B77708" w:rsidRPr="00D822A3" w:rsidRDefault="00B77708">
            <w:pPr>
              <w:pStyle w:val="Code"/>
              <w:rPr>
                <w:lang w:val="en-GB"/>
              </w:rPr>
            </w:pPr>
            <w:r w:rsidRPr="00D822A3">
              <w:rPr>
                <w:lang w:val="en-GB"/>
              </w:rPr>
              <w:t>2. goto ?</w:t>
            </w:r>
          </w:p>
        </w:tc>
        <w:tc>
          <w:tcPr>
            <w:tcW w:w="3117" w:type="dxa"/>
            <w:hideMark/>
          </w:tcPr>
          <w:p w14:paraId="62D38391" w14:textId="77777777" w:rsidR="00B77708" w:rsidRPr="00D822A3" w:rsidRDefault="00B77708">
            <w:pPr>
              <w:pStyle w:val="Code"/>
              <w:rPr>
                <w:lang w:val="en-GB"/>
              </w:rPr>
            </w:pPr>
            <w:r w:rsidRPr="00D822A3">
              <w:rPr>
                <w:lang w:val="en-GB"/>
              </w:rPr>
              <w:t>a &lt; b: true set = {1}</w:t>
            </w:r>
          </w:p>
          <w:p w14:paraId="676B2C1D" w14:textId="77777777" w:rsidR="00B77708" w:rsidRPr="00D822A3" w:rsidRDefault="00B77708">
            <w:pPr>
              <w:pStyle w:val="Code"/>
              <w:rPr>
                <w:lang w:val="en-GB"/>
              </w:rPr>
            </w:pPr>
            <w:r w:rsidRPr="00D822A3">
              <w:rPr>
                <w:lang w:val="en-GB"/>
              </w:rPr>
              <w:t xml:space="preserve">       false set = {2}</w:t>
            </w:r>
          </w:p>
        </w:tc>
      </w:tr>
    </w:tbl>
    <w:p w14:paraId="25C97AA4" w14:textId="77777777" w:rsidR="00B77708" w:rsidRPr="00D822A3" w:rsidRDefault="00B77708" w:rsidP="00B77708">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7AFBA8B" w14:textId="77777777" w:rsidTr="00B77708">
        <w:tc>
          <w:tcPr>
            <w:tcW w:w="3116" w:type="dxa"/>
            <w:hideMark/>
          </w:tcPr>
          <w:p w14:paraId="3D72B6CD" w14:textId="77777777" w:rsidR="00B77708" w:rsidRPr="00D822A3" w:rsidRDefault="00B77708">
            <w:pPr>
              <w:pStyle w:val="Code"/>
              <w:rPr>
                <w:lang w:val="en-GB"/>
              </w:rPr>
            </w:pPr>
            <w:r w:rsidRPr="00D822A3">
              <w:rPr>
                <w:lang w:val="en-GB"/>
              </w:rPr>
              <w:t>1. if a &lt; b goto 3</w:t>
            </w:r>
          </w:p>
          <w:p w14:paraId="74DBAC6A" w14:textId="77777777" w:rsidR="00B77708" w:rsidRPr="00D822A3" w:rsidRDefault="00B77708">
            <w:pPr>
              <w:pStyle w:val="Code"/>
              <w:rPr>
                <w:lang w:val="en-GB"/>
              </w:rPr>
            </w:pPr>
            <w:r w:rsidRPr="00D822A3">
              <w:rPr>
                <w:lang w:val="en-GB"/>
              </w:rPr>
              <w:t>2. goto 5</w:t>
            </w:r>
          </w:p>
          <w:p w14:paraId="2A724576" w14:textId="77777777" w:rsidR="00B77708" w:rsidRPr="00D822A3" w:rsidRDefault="00B77708">
            <w:pPr>
              <w:pStyle w:val="Code"/>
              <w:rPr>
                <w:lang w:val="en-GB"/>
              </w:rPr>
            </w:pPr>
            <w:r w:rsidRPr="00D822A3">
              <w:rPr>
                <w:lang w:val="en-GB"/>
              </w:rPr>
              <w:t>3. ++a</w:t>
            </w:r>
          </w:p>
          <w:p w14:paraId="7CDF8985" w14:textId="77777777" w:rsidR="00B77708" w:rsidRPr="00D822A3" w:rsidRDefault="00B77708">
            <w:pPr>
              <w:pStyle w:val="Code"/>
              <w:rPr>
                <w:lang w:val="en-GB"/>
              </w:rPr>
            </w:pPr>
            <w:r w:rsidRPr="00D822A3">
              <w:rPr>
                <w:lang w:val="en-GB"/>
              </w:rPr>
              <w:t>4. goto 1</w:t>
            </w:r>
          </w:p>
          <w:p w14:paraId="26ABA25D" w14:textId="77777777" w:rsidR="00B77708" w:rsidRPr="00D822A3" w:rsidRDefault="00B77708">
            <w:pPr>
              <w:pStyle w:val="Code"/>
              <w:rPr>
                <w:lang w:val="en-GB"/>
              </w:rPr>
            </w:pPr>
            <w:r w:rsidRPr="00D822A3">
              <w:rPr>
                <w:lang w:val="en-GB"/>
              </w:rPr>
              <w:t>5. ...</w:t>
            </w:r>
          </w:p>
        </w:tc>
        <w:tc>
          <w:tcPr>
            <w:tcW w:w="3117" w:type="dxa"/>
          </w:tcPr>
          <w:p w14:paraId="218084C2" w14:textId="77777777" w:rsidR="00B77708" w:rsidRPr="00D822A3" w:rsidRDefault="00B77708">
            <w:pPr>
              <w:pStyle w:val="Code"/>
              <w:rPr>
                <w:lang w:val="en-GB"/>
              </w:rPr>
            </w:pPr>
          </w:p>
        </w:tc>
        <w:tc>
          <w:tcPr>
            <w:tcW w:w="3117" w:type="dxa"/>
          </w:tcPr>
          <w:p w14:paraId="5A71B814" w14:textId="77777777" w:rsidR="00B77708" w:rsidRPr="00D822A3" w:rsidRDefault="00B77708">
            <w:pPr>
              <w:pStyle w:val="Code"/>
              <w:rPr>
                <w:lang w:val="en-GB"/>
              </w:rPr>
            </w:pPr>
          </w:p>
        </w:tc>
      </w:tr>
    </w:tbl>
    <w:p w14:paraId="0B945A30" w14:textId="77777777" w:rsidR="00B77708" w:rsidRPr="00D822A3" w:rsidRDefault="00B77708" w:rsidP="00B77708">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F8D5B46" w14:textId="77777777" w:rsidTr="00B77708">
        <w:tc>
          <w:tcPr>
            <w:tcW w:w="3116" w:type="dxa"/>
          </w:tcPr>
          <w:p w14:paraId="5554A84C" w14:textId="77777777" w:rsidR="00B77708" w:rsidRPr="00D822A3" w:rsidRDefault="00B77708">
            <w:pPr>
              <w:pStyle w:val="Code"/>
              <w:rPr>
                <w:lang w:val="en-GB"/>
              </w:rPr>
            </w:pPr>
            <w:r w:rsidRPr="00D822A3">
              <w:rPr>
                <w:lang w:val="en-GB"/>
              </w:rPr>
              <w:t>if (x &lt; y)</w:t>
            </w:r>
          </w:p>
          <w:p w14:paraId="2BC942AD" w14:textId="77777777" w:rsidR="00B77708" w:rsidRPr="00D822A3" w:rsidRDefault="00B77708">
            <w:pPr>
              <w:pStyle w:val="Code"/>
              <w:rPr>
                <w:lang w:val="en-GB"/>
              </w:rPr>
            </w:pPr>
            <w:r w:rsidRPr="00D822A3">
              <w:rPr>
                <w:lang w:val="en-GB"/>
              </w:rPr>
              <w:t xml:space="preserve">  while (a &lt; b)</w:t>
            </w:r>
          </w:p>
          <w:p w14:paraId="630FC33C" w14:textId="77777777" w:rsidR="00B77708" w:rsidRPr="00D822A3" w:rsidRDefault="00B77708">
            <w:pPr>
              <w:pStyle w:val="Code"/>
              <w:rPr>
                <w:lang w:val="en-GB"/>
              </w:rPr>
            </w:pPr>
            <w:r w:rsidRPr="00D822A3">
              <w:rPr>
                <w:lang w:val="en-GB"/>
              </w:rPr>
              <w:t xml:space="preserve">    ++a;</w:t>
            </w:r>
          </w:p>
          <w:p w14:paraId="6EC1AD36" w14:textId="77777777" w:rsidR="00B77708" w:rsidRPr="00D822A3" w:rsidRDefault="00B77708">
            <w:pPr>
              <w:pStyle w:val="Code"/>
              <w:rPr>
                <w:lang w:val="en-GB"/>
              </w:rPr>
            </w:pPr>
            <w:r w:rsidRPr="00D822A3">
              <w:rPr>
                <w:lang w:val="en-GB"/>
              </w:rPr>
              <w:t>else</w:t>
            </w:r>
          </w:p>
          <w:p w14:paraId="171ED759" w14:textId="77777777" w:rsidR="00B77708" w:rsidRPr="00D822A3" w:rsidRDefault="00B77708">
            <w:pPr>
              <w:pStyle w:val="Code"/>
              <w:rPr>
                <w:lang w:val="en-GB"/>
              </w:rPr>
            </w:pPr>
            <w:r w:rsidRPr="00D822A3">
              <w:rPr>
                <w:lang w:val="en-GB"/>
              </w:rPr>
              <w:t xml:space="preserve">  ++b;</w:t>
            </w:r>
          </w:p>
          <w:p w14:paraId="15382602" w14:textId="77777777" w:rsidR="00B77708" w:rsidRPr="00D822A3" w:rsidRDefault="00B77708">
            <w:pPr>
              <w:pStyle w:val="Code"/>
              <w:rPr>
                <w:lang w:val="en-GB"/>
              </w:rPr>
            </w:pPr>
          </w:p>
        </w:tc>
        <w:tc>
          <w:tcPr>
            <w:tcW w:w="3117" w:type="dxa"/>
          </w:tcPr>
          <w:p w14:paraId="2616E8CE" w14:textId="77777777" w:rsidR="00B77708" w:rsidRPr="00D822A3" w:rsidRDefault="00B77708">
            <w:pPr>
              <w:pStyle w:val="Code"/>
              <w:rPr>
                <w:lang w:val="en-GB"/>
              </w:rPr>
            </w:pPr>
            <w:r w:rsidRPr="00D822A3">
              <w:rPr>
                <w:lang w:val="en-GB"/>
              </w:rPr>
              <w:t>1. if x &lt; y goto ?</w:t>
            </w:r>
          </w:p>
          <w:p w14:paraId="57EDE4A7" w14:textId="77777777" w:rsidR="00B77708" w:rsidRPr="00D822A3" w:rsidRDefault="00B77708">
            <w:pPr>
              <w:pStyle w:val="Code"/>
              <w:rPr>
                <w:lang w:val="en-GB"/>
              </w:rPr>
            </w:pPr>
            <w:r w:rsidRPr="00D822A3">
              <w:rPr>
                <w:lang w:val="en-GB"/>
              </w:rPr>
              <w:t>2. goto ?</w:t>
            </w:r>
          </w:p>
          <w:p w14:paraId="5C69AEE3" w14:textId="77777777" w:rsidR="00B77708" w:rsidRPr="00D822A3" w:rsidRDefault="00B77708">
            <w:pPr>
              <w:pStyle w:val="Code"/>
              <w:rPr>
                <w:lang w:val="en-GB"/>
              </w:rPr>
            </w:pPr>
            <w:r w:rsidRPr="00D822A3">
              <w:rPr>
                <w:lang w:val="en-GB"/>
              </w:rPr>
              <w:t>3. if a &lt; b goto ?</w:t>
            </w:r>
          </w:p>
          <w:p w14:paraId="5D671A99" w14:textId="77777777" w:rsidR="00B77708" w:rsidRPr="00D822A3" w:rsidRDefault="00B77708">
            <w:pPr>
              <w:pStyle w:val="Code"/>
              <w:rPr>
                <w:lang w:val="en-GB"/>
              </w:rPr>
            </w:pPr>
            <w:r w:rsidRPr="00D822A3">
              <w:rPr>
                <w:lang w:val="en-GB"/>
              </w:rPr>
              <w:t>4. goto ?</w:t>
            </w:r>
          </w:p>
          <w:p w14:paraId="57743B25" w14:textId="77777777" w:rsidR="00B77708" w:rsidRPr="00D822A3" w:rsidRDefault="00B77708">
            <w:pPr>
              <w:pStyle w:val="Code"/>
              <w:rPr>
                <w:lang w:val="en-GB"/>
              </w:rPr>
            </w:pPr>
            <w:r w:rsidRPr="00D822A3">
              <w:rPr>
                <w:lang w:val="en-GB"/>
              </w:rPr>
              <w:t>5. ++a</w:t>
            </w:r>
          </w:p>
          <w:p w14:paraId="210DD2EF" w14:textId="77777777" w:rsidR="00B77708" w:rsidRPr="00D822A3" w:rsidRDefault="00B77708">
            <w:pPr>
              <w:pStyle w:val="Code"/>
              <w:rPr>
                <w:lang w:val="en-GB"/>
              </w:rPr>
            </w:pPr>
            <w:r w:rsidRPr="00D822A3">
              <w:rPr>
                <w:lang w:val="en-GB"/>
              </w:rPr>
              <w:t>6. goto 3</w:t>
            </w:r>
          </w:p>
          <w:p w14:paraId="2A61E228" w14:textId="77777777" w:rsidR="00B77708" w:rsidRPr="00D822A3" w:rsidRDefault="00B77708">
            <w:pPr>
              <w:pStyle w:val="Code"/>
              <w:rPr>
                <w:lang w:val="en-GB"/>
              </w:rPr>
            </w:pPr>
            <w:r w:rsidRPr="00D822A3">
              <w:rPr>
                <w:lang w:val="en-GB"/>
              </w:rPr>
              <w:t>7. goto 9</w:t>
            </w:r>
          </w:p>
          <w:p w14:paraId="082DEF60" w14:textId="77777777" w:rsidR="00B77708" w:rsidRPr="00D822A3" w:rsidRDefault="00B77708">
            <w:pPr>
              <w:pStyle w:val="Code"/>
              <w:rPr>
                <w:lang w:val="en-GB"/>
              </w:rPr>
            </w:pPr>
            <w:r w:rsidRPr="00D822A3">
              <w:rPr>
                <w:lang w:val="en-GB"/>
              </w:rPr>
              <w:t>8. ++b</w:t>
            </w:r>
          </w:p>
          <w:p w14:paraId="6544FD5B" w14:textId="77777777" w:rsidR="00B77708" w:rsidRPr="00D822A3" w:rsidRDefault="00B77708">
            <w:pPr>
              <w:pStyle w:val="Code"/>
              <w:rPr>
                <w:lang w:val="en-GB"/>
              </w:rPr>
            </w:pPr>
            <w:r w:rsidRPr="00D822A3">
              <w:rPr>
                <w:lang w:val="en-GB"/>
              </w:rPr>
              <w:t>9. ...</w:t>
            </w:r>
          </w:p>
          <w:p w14:paraId="22B870D7" w14:textId="77777777" w:rsidR="00B77708" w:rsidRPr="00D822A3" w:rsidRDefault="00B77708">
            <w:pPr>
              <w:pStyle w:val="Code"/>
              <w:rPr>
                <w:lang w:val="en-GB"/>
              </w:rPr>
            </w:pPr>
          </w:p>
        </w:tc>
        <w:tc>
          <w:tcPr>
            <w:tcW w:w="3117" w:type="dxa"/>
            <w:hideMark/>
          </w:tcPr>
          <w:p w14:paraId="18CDA759" w14:textId="77777777" w:rsidR="00B77708" w:rsidRPr="00D822A3" w:rsidRDefault="00B77708">
            <w:pPr>
              <w:pStyle w:val="Code"/>
              <w:rPr>
                <w:lang w:val="en-GB"/>
              </w:rPr>
            </w:pPr>
            <w:r w:rsidRPr="00D822A3">
              <w:rPr>
                <w:lang w:val="en-GB"/>
              </w:rPr>
              <w:t>x &lt; y: true set: {1}</w:t>
            </w:r>
          </w:p>
          <w:p w14:paraId="2499C080" w14:textId="77777777" w:rsidR="00B77708" w:rsidRPr="00D822A3" w:rsidRDefault="00B77708">
            <w:pPr>
              <w:pStyle w:val="Code"/>
              <w:rPr>
                <w:lang w:val="en-GB"/>
              </w:rPr>
            </w:pPr>
            <w:r w:rsidRPr="00D822A3">
              <w:rPr>
                <w:lang w:val="en-GB"/>
              </w:rPr>
              <w:t xml:space="preserve">       false set: {2}</w:t>
            </w:r>
          </w:p>
          <w:p w14:paraId="397AA6B2" w14:textId="77777777" w:rsidR="00B77708" w:rsidRPr="00D822A3" w:rsidRDefault="00B77708">
            <w:pPr>
              <w:pStyle w:val="Code"/>
              <w:rPr>
                <w:lang w:val="en-GB"/>
              </w:rPr>
            </w:pPr>
            <w:r w:rsidRPr="00D822A3">
              <w:rPr>
                <w:lang w:val="en-GB"/>
              </w:rPr>
              <w:t>a &lt; b: true set: {3}</w:t>
            </w:r>
          </w:p>
          <w:p w14:paraId="3159DD59" w14:textId="77777777" w:rsidR="00B77708" w:rsidRPr="00D822A3" w:rsidRDefault="00B77708">
            <w:pPr>
              <w:pStyle w:val="Code"/>
              <w:rPr>
                <w:lang w:val="en-GB"/>
              </w:rPr>
            </w:pPr>
            <w:r w:rsidRPr="00D822A3">
              <w:rPr>
                <w:lang w:val="en-GB"/>
              </w:rPr>
              <w:t xml:space="preserve">       false set: {4}</w:t>
            </w:r>
          </w:p>
        </w:tc>
      </w:tr>
    </w:tbl>
    <w:p w14:paraId="4CF37242" w14:textId="77777777" w:rsidR="00B77708" w:rsidRPr="00D822A3" w:rsidRDefault="00B77708" w:rsidP="00B77708">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273220C" w14:textId="77777777" w:rsidR="00B77708" w:rsidRPr="00D822A3" w:rsidRDefault="00B77708" w:rsidP="00B77708">
      <w:pPr>
        <w:pStyle w:val="Code"/>
        <w:rPr>
          <w:lang w:val="en-GB"/>
        </w:rPr>
      </w:pPr>
      <w:r w:rsidRPr="00D822A3">
        <w:rPr>
          <w:lang w:val="en-GB"/>
        </w:rPr>
        <w:t>backpatch({1}, 3);</w:t>
      </w:r>
    </w:p>
    <w:p w14:paraId="05EDF88F" w14:textId="77777777" w:rsidR="00B77708" w:rsidRPr="00D822A3" w:rsidRDefault="00B77708" w:rsidP="00B77708">
      <w:pPr>
        <w:pStyle w:val="Code"/>
        <w:rPr>
          <w:lang w:val="en-GB"/>
        </w:rPr>
      </w:pPr>
      <w:r w:rsidRPr="00D822A3">
        <w:rPr>
          <w:lang w:val="en-GB"/>
        </w:rPr>
        <w:t>backpatch({2}, 8);</w:t>
      </w:r>
    </w:p>
    <w:p w14:paraId="15654365" w14:textId="77777777" w:rsidR="00B77708" w:rsidRPr="00D822A3" w:rsidRDefault="00B77708" w:rsidP="00B77708">
      <w:pPr>
        <w:pStyle w:val="Code"/>
        <w:rPr>
          <w:lang w:val="en-GB"/>
        </w:rPr>
      </w:pPr>
      <w:r w:rsidRPr="00D822A3">
        <w:rPr>
          <w:lang w:val="en-GB"/>
        </w:rPr>
        <w:t>backpatch({3}, 5);</w:t>
      </w:r>
    </w:p>
    <w:p w14:paraId="68D72B11" w14:textId="77777777" w:rsidR="00B77708" w:rsidRPr="00D822A3" w:rsidRDefault="00B77708" w:rsidP="00B77708">
      <w:pPr>
        <w:pStyle w:val="Code"/>
        <w:rPr>
          <w:lang w:val="en-GB"/>
        </w:rPr>
      </w:pPr>
      <w:r w:rsidRPr="00D822A3">
        <w:rPr>
          <w:lang w:val="en-GB"/>
        </w:rPr>
        <w:t>backpatch({4}, 7);</w:t>
      </w:r>
    </w:p>
    <w:p w14:paraId="219C1FEB" w14:textId="77777777" w:rsidR="00B77708" w:rsidRPr="00D822A3" w:rsidRDefault="00B77708" w:rsidP="00B77708">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36B9225D" w14:textId="77777777" w:rsidTr="00B77708">
        <w:tc>
          <w:tcPr>
            <w:tcW w:w="3116" w:type="dxa"/>
            <w:hideMark/>
          </w:tcPr>
          <w:p w14:paraId="7D812DB2" w14:textId="77777777" w:rsidR="00B77708" w:rsidRPr="00D822A3" w:rsidRDefault="00B77708">
            <w:pPr>
              <w:pStyle w:val="Code"/>
              <w:rPr>
                <w:lang w:val="en-GB"/>
              </w:rPr>
            </w:pPr>
            <w:r w:rsidRPr="00D822A3">
              <w:rPr>
                <w:lang w:val="en-GB"/>
              </w:rPr>
              <w:t>1. if x &lt; y goto 3</w:t>
            </w:r>
          </w:p>
          <w:p w14:paraId="5FC2EFC3" w14:textId="77777777" w:rsidR="00B77708" w:rsidRPr="00D822A3" w:rsidRDefault="00B77708">
            <w:pPr>
              <w:pStyle w:val="Code"/>
              <w:tabs>
                <w:tab w:val="left" w:pos="1620"/>
              </w:tabs>
              <w:rPr>
                <w:lang w:val="en-GB"/>
              </w:rPr>
            </w:pPr>
            <w:r w:rsidRPr="00D822A3">
              <w:rPr>
                <w:lang w:val="en-GB"/>
              </w:rPr>
              <w:t>2. goto 8</w:t>
            </w:r>
            <w:r w:rsidRPr="00D822A3">
              <w:rPr>
                <w:lang w:val="en-GB"/>
              </w:rPr>
              <w:tab/>
            </w:r>
          </w:p>
          <w:p w14:paraId="5474ED78" w14:textId="77777777" w:rsidR="00B77708" w:rsidRPr="00D822A3" w:rsidRDefault="00B77708">
            <w:pPr>
              <w:pStyle w:val="Code"/>
              <w:rPr>
                <w:lang w:val="en-GB"/>
              </w:rPr>
            </w:pPr>
            <w:r w:rsidRPr="00D822A3">
              <w:rPr>
                <w:lang w:val="en-GB"/>
              </w:rPr>
              <w:t>3. if a &lt; b goto 5</w:t>
            </w:r>
          </w:p>
          <w:p w14:paraId="24C7086F" w14:textId="77777777" w:rsidR="00B77708" w:rsidRPr="00D822A3" w:rsidRDefault="00B77708">
            <w:pPr>
              <w:pStyle w:val="Code"/>
              <w:rPr>
                <w:lang w:val="en-GB"/>
              </w:rPr>
            </w:pPr>
            <w:r w:rsidRPr="00D822A3">
              <w:rPr>
                <w:lang w:val="en-GB"/>
              </w:rPr>
              <w:t>4. goto 7</w:t>
            </w:r>
          </w:p>
          <w:p w14:paraId="029B5D20" w14:textId="77777777" w:rsidR="00B77708" w:rsidRPr="00D822A3" w:rsidRDefault="00B77708">
            <w:pPr>
              <w:pStyle w:val="Code"/>
              <w:rPr>
                <w:lang w:val="en-GB"/>
              </w:rPr>
            </w:pPr>
            <w:r w:rsidRPr="00D822A3">
              <w:rPr>
                <w:lang w:val="en-GB"/>
              </w:rPr>
              <w:t>5. ++a</w:t>
            </w:r>
          </w:p>
          <w:p w14:paraId="1D503D17" w14:textId="77777777" w:rsidR="00B77708" w:rsidRPr="00D822A3" w:rsidRDefault="00B77708">
            <w:pPr>
              <w:pStyle w:val="Code"/>
              <w:rPr>
                <w:lang w:val="en-GB"/>
              </w:rPr>
            </w:pPr>
            <w:r w:rsidRPr="00D822A3">
              <w:rPr>
                <w:lang w:val="en-GB"/>
              </w:rPr>
              <w:t>6. goto 3</w:t>
            </w:r>
          </w:p>
          <w:p w14:paraId="2A445222" w14:textId="77777777" w:rsidR="00B77708" w:rsidRPr="00D822A3" w:rsidRDefault="00B77708">
            <w:pPr>
              <w:pStyle w:val="Code"/>
              <w:rPr>
                <w:lang w:val="en-GB"/>
              </w:rPr>
            </w:pPr>
            <w:r w:rsidRPr="00D822A3">
              <w:rPr>
                <w:lang w:val="en-GB"/>
              </w:rPr>
              <w:t>7. goto 9</w:t>
            </w:r>
          </w:p>
          <w:p w14:paraId="1A0FA45E" w14:textId="77777777" w:rsidR="00B77708" w:rsidRPr="00D822A3" w:rsidRDefault="00B77708">
            <w:pPr>
              <w:pStyle w:val="Code"/>
              <w:rPr>
                <w:lang w:val="en-GB"/>
              </w:rPr>
            </w:pPr>
            <w:r w:rsidRPr="00D822A3">
              <w:rPr>
                <w:lang w:val="en-GB"/>
              </w:rPr>
              <w:t>8. ++b</w:t>
            </w:r>
          </w:p>
          <w:p w14:paraId="65215E99" w14:textId="77777777" w:rsidR="00B77708" w:rsidRPr="00D822A3" w:rsidRDefault="00B77708">
            <w:pPr>
              <w:pStyle w:val="Code"/>
              <w:rPr>
                <w:lang w:val="en-GB"/>
              </w:rPr>
            </w:pPr>
            <w:r w:rsidRPr="00D822A3">
              <w:rPr>
                <w:lang w:val="en-GB"/>
              </w:rPr>
              <w:t>9. ...</w:t>
            </w:r>
          </w:p>
        </w:tc>
        <w:tc>
          <w:tcPr>
            <w:tcW w:w="3117" w:type="dxa"/>
          </w:tcPr>
          <w:p w14:paraId="4C36F31D" w14:textId="77777777" w:rsidR="00B77708" w:rsidRPr="00D822A3" w:rsidRDefault="00B77708">
            <w:pPr>
              <w:pStyle w:val="Code"/>
              <w:rPr>
                <w:lang w:val="en-GB"/>
              </w:rPr>
            </w:pPr>
          </w:p>
        </w:tc>
        <w:tc>
          <w:tcPr>
            <w:tcW w:w="3117" w:type="dxa"/>
          </w:tcPr>
          <w:p w14:paraId="73199013" w14:textId="77777777" w:rsidR="00B77708" w:rsidRPr="00D822A3" w:rsidRDefault="00B77708">
            <w:pPr>
              <w:pStyle w:val="Code"/>
              <w:rPr>
                <w:lang w:val="en-GB"/>
              </w:rPr>
            </w:pPr>
          </w:p>
        </w:tc>
      </w:tr>
    </w:tbl>
    <w:p w14:paraId="77680E31" w14:textId="1964C701" w:rsidR="00B77708" w:rsidRPr="00D822A3" w:rsidRDefault="00B77708" w:rsidP="00B77708">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64EB4CE4" w14:textId="77777777" w:rsidTr="00B77708">
        <w:tc>
          <w:tcPr>
            <w:tcW w:w="3116" w:type="dxa"/>
            <w:hideMark/>
          </w:tcPr>
          <w:p w14:paraId="6DF567C8" w14:textId="77777777" w:rsidR="00B77708" w:rsidRPr="00D822A3" w:rsidRDefault="00B77708">
            <w:pPr>
              <w:pStyle w:val="Code"/>
              <w:rPr>
                <w:lang w:val="en-GB"/>
              </w:rPr>
            </w:pPr>
            <w:r w:rsidRPr="00D822A3">
              <w:rPr>
                <w:lang w:val="en-GB"/>
              </w:rPr>
              <w:lastRenderedPageBreak/>
              <w:t>1. if x &gt;= y goto 5</w:t>
            </w:r>
          </w:p>
          <w:p w14:paraId="7A9B58C4" w14:textId="77777777" w:rsidR="00B77708" w:rsidRPr="00D822A3" w:rsidRDefault="00B77708">
            <w:pPr>
              <w:pStyle w:val="Code"/>
              <w:rPr>
                <w:lang w:val="en-GB"/>
              </w:rPr>
            </w:pPr>
            <w:r w:rsidRPr="00D822A3">
              <w:rPr>
                <w:lang w:val="en-GB"/>
              </w:rPr>
              <w:t>2. if a &gt;= b goto 6</w:t>
            </w:r>
          </w:p>
          <w:p w14:paraId="34A953CF" w14:textId="77777777" w:rsidR="00B77708" w:rsidRPr="00D822A3" w:rsidRDefault="00B77708">
            <w:pPr>
              <w:pStyle w:val="Code"/>
              <w:rPr>
                <w:lang w:val="en-GB"/>
              </w:rPr>
            </w:pPr>
            <w:r w:rsidRPr="00D822A3">
              <w:rPr>
                <w:lang w:val="en-GB"/>
              </w:rPr>
              <w:t>3. ++a</w:t>
            </w:r>
          </w:p>
          <w:p w14:paraId="5F0108BC" w14:textId="77777777" w:rsidR="00B77708" w:rsidRPr="00D822A3" w:rsidRDefault="00B77708">
            <w:pPr>
              <w:pStyle w:val="Code"/>
              <w:rPr>
                <w:lang w:val="en-GB"/>
              </w:rPr>
            </w:pPr>
            <w:r w:rsidRPr="00D822A3">
              <w:rPr>
                <w:lang w:val="en-GB"/>
              </w:rPr>
              <w:t>4. goto 2</w:t>
            </w:r>
          </w:p>
          <w:p w14:paraId="45B8FAA6" w14:textId="77777777" w:rsidR="00B77708" w:rsidRPr="00D822A3" w:rsidRDefault="00B77708">
            <w:pPr>
              <w:pStyle w:val="Code"/>
              <w:rPr>
                <w:lang w:val="en-GB"/>
              </w:rPr>
            </w:pPr>
            <w:r w:rsidRPr="00D822A3">
              <w:rPr>
                <w:lang w:val="en-GB"/>
              </w:rPr>
              <w:t>5. ++b</w:t>
            </w:r>
          </w:p>
          <w:p w14:paraId="647490CA" w14:textId="77777777" w:rsidR="00B77708" w:rsidRPr="00D822A3" w:rsidRDefault="00B77708">
            <w:pPr>
              <w:pStyle w:val="Code"/>
              <w:rPr>
                <w:lang w:val="en-GB"/>
              </w:rPr>
            </w:pPr>
            <w:r w:rsidRPr="00D822A3">
              <w:rPr>
                <w:lang w:val="en-GB"/>
              </w:rPr>
              <w:t>6. ...</w:t>
            </w:r>
          </w:p>
        </w:tc>
        <w:tc>
          <w:tcPr>
            <w:tcW w:w="3117" w:type="dxa"/>
          </w:tcPr>
          <w:p w14:paraId="66E37118" w14:textId="77777777" w:rsidR="00B77708" w:rsidRPr="00D822A3" w:rsidRDefault="00B77708">
            <w:pPr>
              <w:pStyle w:val="Code"/>
              <w:rPr>
                <w:lang w:val="en-GB"/>
              </w:rPr>
            </w:pPr>
          </w:p>
        </w:tc>
        <w:tc>
          <w:tcPr>
            <w:tcW w:w="3117" w:type="dxa"/>
          </w:tcPr>
          <w:p w14:paraId="3E768C25" w14:textId="77777777" w:rsidR="00B77708" w:rsidRPr="00D822A3" w:rsidRDefault="00B77708">
            <w:pPr>
              <w:pStyle w:val="Code"/>
              <w:rPr>
                <w:lang w:val="en-GB"/>
              </w:rPr>
            </w:pPr>
          </w:p>
        </w:tc>
      </w:tr>
    </w:tbl>
    <w:p w14:paraId="31F1C4C9" w14:textId="77777777" w:rsidR="00B77708" w:rsidRPr="00D822A3" w:rsidRDefault="00B77708" w:rsidP="00B77708">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B363219" w14:textId="77777777" w:rsidTr="00B77708">
        <w:tc>
          <w:tcPr>
            <w:tcW w:w="3116" w:type="dxa"/>
            <w:hideMark/>
          </w:tcPr>
          <w:p w14:paraId="23171376" w14:textId="77777777" w:rsidR="00B77708" w:rsidRPr="00D822A3" w:rsidRDefault="00B77708">
            <w:pPr>
              <w:pStyle w:val="Code"/>
              <w:rPr>
                <w:lang w:val="en-GB"/>
              </w:rPr>
            </w:pPr>
            <w:r w:rsidRPr="00D822A3">
              <w:rPr>
                <w:lang w:val="en-GB"/>
              </w:rPr>
              <w:t>if ((a &lt; b) &amp;&amp; (c &lt; d))</w:t>
            </w:r>
          </w:p>
          <w:p w14:paraId="4752516F" w14:textId="77777777" w:rsidR="00B77708" w:rsidRPr="00D822A3" w:rsidRDefault="00B77708">
            <w:pPr>
              <w:pStyle w:val="Code"/>
              <w:rPr>
                <w:lang w:val="en-GB"/>
              </w:rPr>
            </w:pPr>
            <w:r w:rsidRPr="00D822A3">
              <w:rPr>
                <w:lang w:val="en-GB"/>
              </w:rPr>
              <w:t xml:space="preserve">  ++a;</w:t>
            </w:r>
          </w:p>
          <w:p w14:paraId="3C0AF8AD" w14:textId="77777777" w:rsidR="00B77708" w:rsidRPr="00D822A3" w:rsidRDefault="00B77708">
            <w:pPr>
              <w:pStyle w:val="Code"/>
              <w:rPr>
                <w:lang w:val="en-GB"/>
              </w:rPr>
            </w:pPr>
            <w:r w:rsidRPr="00D822A3">
              <w:rPr>
                <w:lang w:val="en-GB"/>
              </w:rPr>
              <w:t xml:space="preserve">else </w:t>
            </w:r>
          </w:p>
          <w:p w14:paraId="0BF2C72A" w14:textId="77777777" w:rsidR="00B77708" w:rsidRPr="00D822A3" w:rsidRDefault="00B77708">
            <w:pPr>
              <w:pStyle w:val="Code"/>
              <w:rPr>
                <w:lang w:val="en-GB"/>
              </w:rPr>
            </w:pPr>
            <w:r w:rsidRPr="00D822A3">
              <w:rPr>
                <w:lang w:val="en-GB"/>
              </w:rPr>
              <w:t xml:space="preserve">  ++b;</w:t>
            </w:r>
          </w:p>
        </w:tc>
        <w:tc>
          <w:tcPr>
            <w:tcW w:w="3117" w:type="dxa"/>
            <w:hideMark/>
          </w:tcPr>
          <w:p w14:paraId="7BCF4037" w14:textId="77777777" w:rsidR="00B77708" w:rsidRPr="00D822A3" w:rsidRDefault="00B77708">
            <w:pPr>
              <w:pStyle w:val="Code"/>
              <w:rPr>
                <w:lang w:val="en-GB"/>
              </w:rPr>
            </w:pPr>
            <w:r w:rsidRPr="00D822A3">
              <w:rPr>
                <w:lang w:val="en-GB"/>
              </w:rPr>
              <w:t>1. if a &lt; b goto ?</w:t>
            </w:r>
          </w:p>
          <w:p w14:paraId="58DF7364" w14:textId="77777777" w:rsidR="00B77708" w:rsidRPr="00D822A3" w:rsidRDefault="00B77708">
            <w:pPr>
              <w:pStyle w:val="Code"/>
              <w:rPr>
                <w:lang w:val="en-GB"/>
              </w:rPr>
            </w:pPr>
            <w:r w:rsidRPr="00D822A3">
              <w:rPr>
                <w:lang w:val="en-GB"/>
              </w:rPr>
              <w:t>2. goto ?</w:t>
            </w:r>
          </w:p>
          <w:p w14:paraId="0F5AB572" w14:textId="77777777" w:rsidR="00B77708" w:rsidRPr="00D822A3" w:rsidRDefault="00B77708">
            <w:pPr>
              <w:pStyle w:val="Code"/>
              <w:rPr>
                <w:lang w:val="en-GB"/>
              </w:rPr>
            </w:pPr>
            <w:r w:rsidRPr="00D822A3">
              <w:rPr>
                <w:lang w:val="en-GB"/>
              </w:rPr>
              <w:t>3. if c &lt; d goto ?</w:t>
            </w:r>
          </w:p>
          <w:p w14:paraId="25EFA265" w14:textId="77777777" w:rsidR="00B77708" w:rsidRPr="00D822A3" w:rsidRDefault="00B77708">
            <w:pPr>
              <w:pStyle w:val="Code"/>
              <w:rPr>
                <w:lang w:val="en-GB"/>
              </w:rPr>
            </w:pPr>
            <w:r w:rsidRPr="00D822A3">
              <w:rPr>
                <w:lang w:val="en-GB"/>
              </w:rPr>
              <w:t>4. goto ?</w:t>
            </w:r>
          </w:p>
          <w:p w14:paraId="7535B735" w14:textId="77777777" w:rsidR="00B77708" w:rsidRPr="00D822A3" w:rsidRDefault="00B77708">
            <w:pPr>
              <w:pStyle w:val="Code"/>
              <w:rPr>
                <w:lang w:val="en-GB"/>
              </w:rPr>
            </w:pPr>
            <w:r w:rsidRPr="00D822A3">
              <w:rPr>
                <w:lang w:val="en-GB"/>
              </w:rPr>
              <w:t>5. ++a</w:t>
            </w:r>
          </w:p>
          <w:p w14:paraId="28C26723" w14:textId="77777777" w:rsidR="00B77708" w:rsidRPr="00D822A3" w:rsidRDefault="00B77708">
            <w:pPr>
              <w:pStyle w:val="Code"/>
              <w:rPr>
                <w:lang w:val="en-GB"/>
              </w:rPr>
            </w:pPr>
            <w:r w:rsidRPr="00D822A3">
              <w:rPr>
                <w:lang w:val="en-GB"/>
              </w:rPr>
              <w:t>6. goto 7</w:t>
            </w:r>
          </w:p>
          <w:p w14:paraId="44FB7F5C" w14:textId="77777777" w:rsidR="00B77708" w:rsidRPr="00D822A3" w:rsidRDefault="00B77708">
            <w:pPr>
              <w:pStyle w:val="Code"/>
              <w:rPr>
                <w:lang w:val="en-GB"/>
              </w:rPr>
            </w:pPr>
            <w:r w:rsidRPr="00D822A3">
              <w:rPr>
                <w:lang w:val="en-GB"/>
              </w:rPr>
              <w:t>7. ++b</w:t>
            </w:r>
          </w:p>
          <w:p w14:paraId="7F51B77F" w14:textId="77777777" w:rsidR="00B77708" w:rsidRPr="00D822A3" w:rsidRDefault="00B77708">
            <w:pPr>
              <w:pStyle w:val="Code"/>
              <w:rPr>
                <w:lang w:val="en-GB"/>
              </w:rPr>
            </w:pPr>
            <w:r w:rsidRPr="00D822A3">
              <w:rPr>
                <w:lang w:val="en-GB"/>
              </w:rPr>
              <w:t>8. ...</w:t>
            </w:r>
          </w:p>
        </w:tc>
        <w:tc>
          <w:tcPr>
            <w:tcW w:w="3117" w:type="dxa"/>
          </w:tcPr>
          <w:p w14:paraId="7CF9837C" w14:textId="77777777" w:rsidR="00B77708" w:rsidRPr="00D822A3" w:rsidRDefault="00B77708">
            <w:pPr>
              <w:pStyle w:val="Code"/>
              <w:rPr>
                <w:lang w:val="en-GB"/>
              </w:rPr>
            </w:pPr>
          </w:p>
        </w:tc>
      </w:tr>
    </w:tbl>
    <w:p w14:paraId="392C9AE9" w14:textId="77777777" w:rsidR="00B77708" w:rsidRPr="00D822A3" w:rsidRDefault="00B77708" w:rsidP="00B77708">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A8AA41E" w14:textId="77777777" w:rsidTr="00B77708">
        <w:tc>
          <w:tcPr>
            <w:tcW w:w="3116" w:type="dxa"/>
            <w:hideMark/>
          </w:tcPr>
          <w:p w14:paraId="7F3FAE76" w14:textId="77777777" w:rsidR="00B77708" w:rsidRPr="00D822A3" w:rsidRDefault="00B77708">
            <w:pPr>
              <w:pStyle w:val="Code"/>
              <w:rPr>
                <w:lang w:val="en-GB"/>
              </w:rPr>
            </w:pPr>
            <w:r w:rsidRPr="00D822A3">
              <w:rPr>
                <w:lang w:val="en-GB"/>
              </w:rPr>
              <w:t>1. if a &lt; b goto 3</w:t>
            </w:r>
          </w:p>
          <w:p w14:paraId="4914F28E" w14:textId="77777777" w:rsidR="00B77708" w:rsidRPr="00D822A3" w:rsidRDefault="00B77708">
            <w:pPr>
              <w:pStyle w:val="Code"/>
              <w:rPr>
                <w:lang w:val="en-GB"/>
              </w:rPr>
            </w:pPr>
            <w:r w:rsidRPr="00D822A3">
              <w:rPr>
                <w:lang w:val="en-GB"/>
              </w:rPr>
              <w:t>2. goto ?</w:t>
            </w:r>
          </w:p>
          <w:p w14:paraId="43AA1E02" w14:textId="77777777" w:rsidR="00B77708" w:rsidRPr="00D822A3" w:rsidRDefault="00B77708">
            <w:pPr>
              <w:pStyle w:val="Code"/>
              <w:rPr>
                <w:lang w:val="en-GB"/>
              </w:rPr>
            </w:pPr>
            <w:r w:rsidRPr="00D822A3">
              <w:rPr>
                <w:lang w:val="en-GB"/>
              </w:rPr>
              <w:t>3. if c &lt; d goto ?</w:t>
            </w:r>
          </w:p>
          <w:p w14:paraId="704E0632" w14:textId="77777777" w:rsidR="00B77708" w:rsidRPr="00D822A3" w:rsidRDefault="00B77708">
            <w:pPr>
              <w:pStyle w:val="Code"/>
              <w:rPr>
                <w:lang w:val="en-GB"/>
              </w:rPr>
            </w:pPr>
            <w:r w:rsidRPr="00D822A3">
              <w:rPr>
                <w:lang w:val="en-GB"/>
              </w:rPr>
              <w:t>4. goto ?</w:t>
            </w:r>
          </w:p>
          <w:p w14:paraId="7C509356" w14:textId="77777777" w:rsidR="00B77708" w:rsidRPr="00D822A3" w:rsidRDefault="00B77708">
            <w:pPr>
              <w:pStyle w:val="Code"/>
              <w:rPr>
                <w:lang w:val="en-GB"/>
              </w:rPr>
            </w:pPr>
            <w:r w:rsidRPr="00D822A3">
              <w:rPr>
                <w:lang w:val="en-GB"/>
              </w:rPr>
              <w:t>5. ++a</w:t>
            </w:r>
          </w:p>
          <w:p w14:paraId="3A314F17" w14:textId="77777777" w:rsidR="00B77708" w:rsidRPr="00D822A3" w:rsidRDefault="00B77708">
            <w:pPr>
              <w:pStyle w:val="Code"/>
              <w:rPr>
                <w:lang w:val="en-GB"/>
              </w:rPr>
            </w:pPr>
            <w:r w:rsidRPr="00D822A3">
              <w:rPr>
                <w:lang w:val="en-GB"/>
              </w:rPr>
              <w:t>6. goto 7</w:t>
            </w:r>
          </w:p>
          <w:p w14:paraId="10B40125" w14:textId="77777777" w:rsidR="00B77708" w:rsidRPr="00D822A3" w:rsidRDefault="00B77708">
            <w:pPr>
              <w:pStyle w:val="Code"/>
              <w:rPr>
                <w:lang w:val="en-GB"/>
              </w:rPr>
            </w:pPr>
            <w:r w:rsidRPr="00D822A3">
              <w:rPr>
                <w:lang w:val="en-GB"/>
              </w:rPr>
              <w:t>7. ++b</w:t>
            </w:r>
          </w:p>
        </w:tc>
        <w:tc>
          <w:tcPr>
            <w:tcW w:w="3117" w:type="dxa"/>
            <w:hideMark/>
          </w:tcPr>
          <w:p w14:paraId="649CAF79" w14:textId="77777777" w:rsidR="00B77708" w:rsidRPr="00D822A3" w:rsidRDefault="00B77708">
            <w:pPr>
              <w:pStyle w:val="Code"/>
              <w:rPr>
                <w:lang w:val="en-GB"/>
              </w:rPr>
            </w:pPr>
            <w:r w:rsidRPr="00D822A3">
              <w:rPr>
                <w:lang w:val="en-GB"/>
              </w:rPr>
              <w:t>true set: {3}</w:t>
            </w:r>
          </w:p>
          <w:p w14:paraId="6A049649" w14:textId="77777777" w:rsidR="00B77708" w:rsidRPr="00D822A3" w:rsidRDefault="00B77708">
            <w:pPr>
              <w:pStyle w:val="Code"/>
              <w:rPr>
                <w:lang w:val="en-GB"/>
              </w:rPr>
            </w:pPr>
            <w:r w:rsidRPr="00D822A3">
              <w:rPr>
                <w:lang w:val="en-GB"/>
              </w:rPr>
              <w:t>false set: {2, 4}</w:t>
            </w:r>
          </w:p>
        </w:tc>
        <w:tc>
          <w:tcPr>
            <w:tcW w:w="3117" w:type="dxa"/>
          </w:tcPr>
          <w:p w14:paraId="4D066CD9" w14:textId="77777777" w:rsidR="00B77708" w:rsidRPr="00D822A3" w:rsidRDefault="00B77708">
            <w:pPr>
              <w:pStyle w:val="Code"/>
              <w:rPr>
                <w:lang w:val="en-GB"/>
              </w:rPr>
            </w:pPr>
          </w:p>
        </w:tc>
      </w:tr>
    </w:tbl>
    <w:p w14:paraId="03C6B9DD" w14:textId="77777777" w:rsidR="00B77708" w:rsidRPr="00D822A3" w:rsidRDefault="00B77708" w:rsidP="00B77708">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7CD10B2" w14:textId="77777777" w:rsidTr="00B77708">
        <w:tc>
          <w:tcPr>
            <w:tcW w:w="3116" w:type="dxa"/>
            <w:hideMark/>
          </w:tcPr>
          <w:p w14:paraId="79D51824" w14:textId="77777777" w:rsidR="00B77708" w:rsidRPr="00D822A3" w:rsidRDefault="00B77708">
            <w:pPr>
              <w:pStyle w:val="Code"/>
              <w:rPr>
                <w:lang w:val="en-GB"/>
              </w:rPr>
            </w:pPr>
            <w:r w:rsidRPr="00D822A3">
              <w:rPr>
                <w:lang w:val="en-GB"/>
              </w:rPr>
              <w:t>if ((a &lt; b) || (c &lt; d))</w:t>
            </w:r>
          </w:p>
          <w:p w14:paraId="7F0C1A81" w14:textId="77777777" w:rsidR="00B77708" w:rsidRPr="00D822A3" w:rsidRDefault="00B77708">
            <w:pPr>
              <w:pStyle w:val="Code"/>
              <w:rPr>
                <w:lang w:val="en-GB"/>
              </w:rPr>
            </w:pPr>
            <w:r w:rsidRPr="00D822A3">
              <w:rPr>
                <w:lang w:val="en-GB"/>
              </w:rPr>
              <w:t xml:space="preserve">  ++a;</w:t>
            </w:r>
          </w:p>
          <w:p w14:paraId="0E61C9C4" w14:textId="77777777" w:rsidR="00B77708" w:rsidRPr="00D822A3" w:rsidRDefault="00B77708">
            <w:pPr>
              <w:pStyle w:val="Code"/>
              <w:rPr>
                <w:lang w:val="en-GB"/>
              </w:rPr>
            </w:pPr>
            <w:r w:rsidRPr="00D822A3">
              <w:rPr>
                <w:lang w:val="en-GB"/>
              </w:rPr>
              <w:t xml:space="preserve">else </w:t>
            </w:r>
          </w:p>
          <w:p w14:paraId="58862444" w14:textId="77777777" w:rsidR="00B77708" w:rsidRPr="00D822A3" w:rsidRDefault="00B77708">
            <w:pPr>
              <w:pStyle w:val="Code"/>
              <w:rPr>
                <w:lang w:val="en-GB"/>
              </w:rPr>
            </w:pPr>
            <w:r w:rsidRPr="00D822A3">
              <w:rPr>
                <w:lang w:val="en-GB"/>
              </w:rPr>
              <w:t xml:space="preserve">  ++b;</w:t>
            </w:r>
          </w:p>
        </w:tc>
        <w:tc>
          <w:tcPr>
            <w:tcW w:w="3117" w:type="dxa"/>
            <w:hideMark/>
          </w:tcPr>
          <w:p w14:paraId="2D2A2A28" w14:textId="77777777" w:rsidR="00B77708" w:rsidRPr="00D822A3" w:rsidRDefault="00B77708">
            <w:pPr>
              <w:pStyle w:val="Code"/>
              <w:rPr>
                <w:lang w:val="en-GB"/>
              </w:rPr>
            </w:pPr>
            <w:r w:rsidRPr="00D822A3">
              <w:rPr>
                <w:lang w:val="en-GB"/>
              </w:rPr>
              <w:t>1. if a &lt; b goto ?</w:t>
            </w:r>
          </w:p>
          <w:p w14:paraId="45A0181F" w14:textId="77777777" w:rsidR="00B77708" w:rsidRPr="00D822A3" w:rsidRDefault="00B77708">
            <w:pPr>
              <w:pStyle w:val="Code"/>
              <w:rPr>
                <w:lang w:val="en-GB"/>
              </w:rPr>
            </w:pPr>
            <w:r w:rsidRPr="00D822A3">
              <w:rPr>
                <w:lang w:val="en-GB"/>
              </w:rPr>
              <w:t>2. goto 3</w:t>
            </w:r>
          </w:p>
          <w:p w14:paraId="29CA4411" w14:textId="77777777" w:rsidR="00B77708" w:rsidRPr="00D822A3" w:rsidRDefault="00B77708">
            <w:pPr>
              <w:pStyle w:val="Code"/>
              <w:rPr>
                <w:lang w:val="en-GB"/>
              </w:rPr>
            </w:pPr>
            <w:r w:rsidRPr="00D822A3">
              <w:rPr>
                <w:lang w:val="en-GB"/>
              </w:rPr>
              <w:t>3. if c &lt; d goto ?</w:t>
            </w:r>
          </w:p>
          <w:p w14:paraId="4FA1FBBE" w14:textId="77777777" w:rsidR="00B77708" w:rsidRPr="00D822A3" w:rsidRDefault="00B77708">
            <w:pPr>
              <w:pStyle w:val="Code"/>
              <w:rPr>
                <w:lang w:val="en-GB"/>
              </w:rPr>
            </w:pPr>
            <w:r w:rsidRPr="00D822A3">
              <w:rPr>
                <w:lang w:val="en-GB"/>
              </w:rPr>
              <w:t>4. goto ?</w:t>
            </w:r>
          </w:p>
          <w:p w14:paraId="14439160" w14:textId="77777777" w:rsidR="00B77708" w:rsidRPr="00D822A3" w:rsidRDefault="00B77708">
            <w:pPr>
              <w:pStyle w:val="Code"/>
              <w:rPr>
                <w:lang w:val="en-GB"/>
              </w:rPr>
            </w:pPr>
            <w:r w:rsidRPr="00D822A3">
              <w:rPr>
                <w:lang w:val="en-GB"/>
              </w:rPr>
              <w:t>5. ++a</w:t>
            </w:r>
          </w:p>
          <w:p w14:paraId="7F2CD22F" w14:textId="77777777" w:rsidR="00B77708" w:rsidRPr="00D822A3" w:rsidRDefault="00B77708">
            <w:pPr>
              <w:pStyle w:val="Code"/>
              <w:rPr>
                <w:lang w:val="en-GB"/>
              </w:rPr>
            </w:pPr>
            <w:r w:rsidRPr="00D822A3">
              <w:rPr>
                <w:lang w:val="en-GB"/>
              </w:rPr>
              <w:t>6. goto 7</w:t>
            </w:r>
          </w:p>
          <w:p w14:paraId="75884BC2" w14:textId="77777777" w:rsidR="00B77708" w:rsidRPr="00D822A3" w:rsidRDefault="00B77708">
            <w:pPr>
              <w:pStyle w:val="Code"/>
              <w:rPr>
                <w:lang w:val="en-GB"/>
              </w:rPr>
            </w:pPr>
            <w:r w:rsidRPr="00D822A3">
              <w:rPr>
                <w:lang w:val="en-GB"/>
              </w:rPr>
              <w:t>7. ++b</w:t>
            </w:r>
          </w:p>
          <w:p w14:paraId="08CF46E5" w14:textId="77777777" w:rsidR="00B77708" w:rsidRPr="00D822A3" w:rsidRDefault="00B77708">
            <w:pPr>
              <w:pStyle w:val="Code"/>
              <w:rPr>
                <w:lang w:val="en-GB"/>
              </w:rPr>
            </w:pPr>
            <w:r w:rsidRPr="00D822A3">
              <w:rPr>
                <w:lang w:val="en-GB"/>
              </w:rPr>
              <w:t>8. ...</w:t>
            </w:r>
          </w:p>
        </w:tc>
        <w:tc>
          <w:tcPr>
            <w:tcW w:w="3117" w:type="dxa"/>
            <w:hideMark/>
          </w:tcPr>
          <w:p w14:paraId="12DF6495" w14:textId="77777777" w:rsidR="00B77708" w:rsidRPr="00D822A3" w:rsidRDefault="00B77708">
            <w:pPr>
              <w:pStyle w:val="Code"/>
              <w:rPr>
                <w:lang w:val="en-GB"/>
              </w:rPr>
            </w:pPr>
            <w:r w:rsidRPr="00D822A3">
              <w:rPr>
                <w:lang w:val="en-GB"/>
              </w:rPr>
              <w:t>true set: {1, 3}</w:t>
            </w:r>
          </w:p>
          <w:p w14:paraId="1F22741C" w14:textId="77777777" w:rsidR="00B77708" w:rsidRPr="00D822A3" w:rsidRDefault="00B77708">
            <w:pPr>
              <w:pStyle w:val="Code"/>
              <w:rPr>
                <w:lang w:val="en-GB"/>
              </w:rPr>
            </w:pPr>
            <w:r w:rsidRPr="00D822A3">
              <w:rPr>
                <w:lang w:val="en-GB"/>
              </w:rPr>
              <w:t>false set: {4}</w:t>
            </w:r>
          </w:p>
        </w:tc>
      </w:tr>
    </w:tbl>
    <w:p w14:paraId="26983A1A" w14:textId="77777777" w:rsidR="00B77708" w:rsidRPr="00D822A3" w:rsidRDefault="00B77708" w:rsidP="00B77708">
      <w:pPr>
        <w:rPr>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Pr="00D822A3" w:rsidRDefault="009D3EA8" w:rsidP="009D3EA8">
      <w:pPr>
        <w:pStyle w:val="Rubrik3"/>
        <w:numPr>
          <w:ilvl w:val="2"/>
          <w:numId w:val="145"/>
        </w:numPr>
        <w:rPr>
          <w:lang w:val="en-GB"/>
        </w:rPr>
      </w:pPr>
      <w:bookmarkStart w:id="154" w:name="_Toc54119864"/>
      <w:r w:rsidRPr="00D822A3">
        <w:rPr>
          <w:lang w:val="en-GB"/>
        </w:rPr>
        <w:t>Header Rules</w:t>
      </w:r>
      <w:bookmarkEnd w:id="15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w:t>
      </w:r>
      <w:r w:rsidRPr="00D822A3">
        <w:rPr>
          <w:lang w:val="en-GB"/>
        </w:rPr>
        <w:lastRenderedPageBreak/>
        <w:t xml:space="preserve">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55" w:name="_Toc54119865"/>
      <w:r w:rsidRPr="00D822A3">
        <w:rPr>
          <w:lang w:val="en-GB"/>
        </w:rPr>
        <w:t xml:space="preserve">The </w:t>
      </w:r>
      <w:r w:rsidR="004B7BC0" w:rsidRPr="00D822A3">
        <w:rPr>
          <w:lang w:val="en-GB"/>
        </w:rPr>
        <w:t>Switch S</w:t>
      </w:r>
      <w:r w:rsidRPr="00D822A3">
        <w:rPr>
          <w:lang w:val="en-GB"/>
        </w:rPr>
        <w:t>tatement</w:t>
      </w:r>
      <w:bookmarkEnd w:id="155"/>
    </w:p>
    <w:p w14:paraId="47A018AE" w14:textId="77777777" w:rsidR="00F420E3" w:rsidRPr="00D822A3" w:rsidRDefault="00F420E3" w:rsidP="00F420E3">
      <w:pPr>
        <w:rPr>
          <w:lang w:val="en-GB"/>
        </w:rPr>
      </w:pPr>
      <w:r w:rsidRPr="00D822A3">
        <w:rPr>
          <w:lang w:val="en-GB"/>
        </w:rPr>
        <w:t xml:space="preserve">The </w:t>
      </w:r>
      <w:r w:rsidRPr="00D822A3">
        <w:rPr>
          <w:rStyle w:val="CodeInText"/>
          <w:lang w:val="en-GB"/>
        </w:rPr>
        <w:t>generateSwitchStatement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lastRenderedPageBreak/>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lastRenderedPageBreak/>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56" w:name="_Toc54119866"/>
      <w:r w:rsidRPr="00D822A3">
        <w:rPr>
          <w:highlight w:val="white"/>
          <w:lang w:val="en-GB"/>
        </w:rPr>
        <w:t>The Case Statement</w:t>
      </w:r>
      <w:bookmarkEnd w:id="15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E12EB37"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D822A3">
        <w:rPr>
          <w:rStyle w:val="Fotnotsreferens"/>
          <w:lang w:val="en-GB"/>
        </w:rPr>
        <w:footnoteReference w:id="1"/>
      </w:r>
      <w:r w:rsidRPr="00D822A3">
        <w:rPr>
          <w:lang w:val="en-GB"/>
        </w:rPr>
        <w:t>).</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53203EF8" w:rsidR="00640170" w:rsidRPr="00D822A3" w:rsidRDefault="00640170" w:rsidP="00FA2D6E">
      <w:pPr>
        <w:rPr>
          <w:highlight w:val="white"/>
          <w:lang w:val="en-GB"/>
        </w:rPr>
      </w:pPr>
      <w:r w:rsidRPr="00D822A3">
        <w:rPr>
          <w:highlight w:val="white"/>
          <w:lang w:val="en-GB"/>
        </w:rPr>
        <w:t>If the value of the symbol is null, we have a non-constant case value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lastRenderedPageBreak/>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57" w:name="_Toc54119867"/>
      <w:r w:rsidRPr="00D822A3">
        <w:rPr>
          <w:lang w:val="en-GB"/>
        </w:rPr>
        <w:t>The Default Statement</w:t>
      </w:r>
      <w:bookmarkEnd w:id="15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58" w:name="_Toc54119868"/>
      <w:r w:rsidRPr="00D822A3">
        <w:rPr>
          <w:lang w:val="en-GB"/>
        </w:rPr>
        <w:lastRenderedPageBreak/>
        <w:t>The While Statement</w:t>
      </w:r>
      <w:bookmarkEnd w:id="15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6C76123B" w:rsidR="00B13BF7" w:rsidRPr="00D822A3" w:rsidRDefault="00B13BF7" w:rsidP="005A7281">
      <w:pPr>
        <w:rPr>
          <w:highlight w:val="white"/>
          <w:lang w:val="en-GB"/>
        </w:rPr>
      </w:pPr>
      <w:r w:rsidRPr="00D822A3">
        <w:rPr>
          <w:highlight w:val="white"/>
          <w:lang w:val="en-GB"/>
        </w:rPr>
        <w:t>Similar to the break set stack above, we also need a continue set satck.</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lastRenderedPageBreak/>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59" w:name="_Toc54119869"/>
      <w:r w:rsidRPr="00D822A3">
        <w:rPr>
          <w:lang w:val="en-GB"/>
        </w:rPr>
        <w:t>The Do Statement</w:t>
      </w:r>
      <w:bookmarkEnd w:id="15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lastRenderedPageBreak/>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60" w:name="_Toc54119870"/>
      <w:r w:rsidRPr="00D822A3">
        <w:rPr>
          <w:lang w:val="en-GB"/>
        </w:rPr>
        <w:t>The For Statement</w:t>
      </w:r>
      <w:bookmarkEnd w:id="16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lastRenderedPageBreak/>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7777777"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61" w:name="_Toc54119871"/>
      <w:r w:rsidRPr="00D822A3">
        <w:rPr>
          <w:lang w:val="en-GB"/>
        </w:rPr>
        <w:lastRenderedPageBreak/>
        <w:t>Label and Goto Statement</w:t>
      </w:r>
      <w:bookmarkEnd w:id="161"/>
    </w:p>
    <w:p w14:paraId="3D4A6642" w14:textId="0A759161"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D6FCA" w:rsidRPr="00D822A3">
        <w:rPr>
          <w:rStyle w:val="Fotnotsreferens"/>
          <w:lang w:val="en-GB"/>
        </w:rPr>
        <w:footnoteReference w:id="2"/>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lastRenderedPageBreak/>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62" w:name="_Toc54119872"/>
      <w:r w:rsidRPr="00D822A3">
        <w:rPr>
          <w:lang w:val="en-GB"/>
        </w:rPr>
        <w:t>Return Statement</w:t>
      </w:r>
      <w:bookmarkEnd w:id="16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lastRenderedPageBreak/>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63" w:name="_Toc54119873"/>
      <w:r w:rsidRPr="00D822A3">
        <w:rPr>
          <w:lang w:val="en-GB"/>
        </w:rPr>
        <w:t>Optional Expression Statement</w:t>
      </w:r>
      <w:bookmarkEnd w:id="16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64" w:name="_Toc54119874"/>
      <w:r w:rsidRPr="00D822A3">
        <w:rPr>
          <w:lang w:val="en-GB"/>
        </w:rPr>
        <w:t>Block Statement</w:t>
      </w:r>
      <w:bookmarkEnd w:id="16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lastRenderedPageBreak/>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65" w:name="_Toc54119875"/>
      <w:r w:rsidRPr="00D822A3">
        <w:rPr>
          <w:lang w:val="en-GB"/>
        </w:rPr>
        <w:t>Declaration Statement</w:t>
      </w:r>
      <w:bookmarkEnd w:id="16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66" w:name="_Toc54119876"/>
      <w:r w:rsidRPr="00D822A3">
        <w:rPr>
          <w:lang w:val="en-GB"/>
        </w:rPr>
        <w:t>Jump Register Statements</w:t>
      </w:r>
      <w:bookmarkEnd w:id="16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67" w:name="_Toc54119877"/>
      <w:r w:rsidRPr="00D822A3">
        <w:rPr>
          <w:lang w:val="en-GB"/>
        </w:rPr>
        <w:t>Interrupt Statements</w:t>
      </w:r>
      <w:bookmarkEnd w:id="16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68" w:name="_Toc54119878"/>
      <w:r w:rsidRPr="00D822A3">
        <w:rPr>
          <w:lang w:val="en-GB"/>
        </w:rPr>
        <w:t>System Call Statements</w:t>
      </w:r>
      <w:bookmarkEnd w:id="16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lastRenderedPageBreak/>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69" w:name="_Toc54119879"/>
      <w:r w:rsidRPr="00D822A3">
        <w:rPr>
          <w:lang w:val="en-GB"/>
        </w:rPr>
        <w:t>Expression</w:t>
      </w:r>
      <w:r w:rsidR="00FE4E0C" w:rsidRPr="00D822A3">
        <w:rPr>
          <w:lang w:val="en-GB"/>
        </w:rPr>
        <w:t>s</w:t>
      </w:r>
      <w:bookmarkEnd w:id="169"/>
    </w:p>
    <w:p w14:paraId="298A0F95" w14:textId="4EBCD3E4"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The </w:t>
      </w:r>
      <w:r w:rsidR="00373613" w:rsidRPr="00D822A3">
        <w:rPr>
          <w:lang w:val="en-GB"/>
        </w:rPr>
        <w:t>idea</w:t>
      </w:r>
      <w:r w:rsidR="001E1CBA" w:rsidRPr="00D822A3">
        <w:rPr>
          <w:lang w:val="en-GB"/>
        </w:rPr>
        <w:t xml:space="preserve"> is that we start with the expression of lowest </w:t>
      </w:r>
      <w:r w:rsidR="00073CA8" w:rsidRPr="00D822A3">
        <w:rPr>
          <w:lang w:val="en-GB"/>
        </w:rPr>
        <w:t>precedence and</w:t>
      </w:r>
      <w:r w:rsidR="001E1CBA" w:rsidRPr="00D822A3">
        <w:rPr>
          <w:lang w:val="en-GB"/>
        </w:rPr>
        <w:t xml:space="preserve"> add a new rule for each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2C06405C" w:rsidR="00A963C6" w:rsidRPr="00D822A3" w:rsidRDefault="00A604FA" w:rsidP="00A604FA">
      <w:pPr>
        <w:rPr>
          <w:highlight w:val="white"/>
          <w:lang w:val="en-GB"/>
        </w:rPr>
      </w:pPr>
      <w:r w:rsidRPr="00D822A3">
        <w:rPr>
          <w:highlight w:val="white"/>
          <w:lang w:val="en-GB"/>
        </w:rPr>
        <w:t>An expression may be an assignment</w:t>
      </w:r>
      <w:r w:rsidR="00B02A39" w:rsidRPr="00D822A3">
        <w:rPr>
          <w:highlight w:val="white"/>
          <w:lang w:val="en-GB"/>
        </w:rPr>
        <w:t xml:space="preserve"> </w:t>
      </w:r>
      <w:r w:rsidRPr="00D822A3">
        <w:rPr>
          <w:highlight w:val="white"/>
          <w:lang w:val="en-GB"/>
        </w:rPr>
        <w:t>expression or two expression</w:t>
      </w:r>
      <w:r w:rsidR="00322B02" w:rsidRPr="00D822A3">
        <w:rPr>
          <w:highlight w:val="white"/>
          <w:lang w:val="en-GB"/>
        </w:rPr>
        <w:t>s</w:t>
      </w:r>
      <w:r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4105EB56" w:rsidR="00322B02" w:rsidRPr="00D822A3" w:rsidRDefault="00322B02" w:rsidP="00152085">
      <w:pPr>
        <w:pStyle w:val="Code"/>
        <w:rPr>
          <w:highlight w:val="white"/>
          <w:lang w:val="en-GB"/>
        </w:rPr>
      </w:pPr>
      <w:r w:rsidRPr="00D822A3">
        <w:rPr>
          <w:highlight w:val="white"/>
          <w:lang w:val="en-GB"/>
        </w:rPr>
        <w:t xml:space="preserve"> </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70" w:name="_Toc54119880"/>
      <w:r w:rsidRPr="00D822A3">
        <w:rPr>
          <w:lang w:val="en-GB"/>
        </w:rPr>
        <w:t xml:space="preserve">The </w:t>
      </w:r>
      <w:r w:rsidR="009E1435" w:rsidRPr="00D822A3">
        <w:rPr>
          <w:lang w:val="en-GB"/>
        </w:rPr>
        <w:t>Assignment Expression</w:t>
      </w:r>
      <w:bookmarkEnd w:id="170"/>
    </w:p>
    <w:p w14:paraId="13D84E3A" w14:textId="77777777" w:rsidR="000126E8" w:rsidRPr="00D822A3" w:rsidRDefault="000126E8" w:rsidP="000126E8">
      <w:pPr>
        <w:rPr>
          <w:color w:val="auto"/>
          <w:lang w:val="en-GB"/>
        </w:rPr>
      </w:pPr>
      <w:r w:rsidRPr="00D822A3">
        <w:rPr>
          <w:lang w:val="en-GB"/>
        </w:rP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lastRenderedPageBreak/>
              <w:t>x = $1</w:t>
            </w:r>
          </w:p>
        </w:tc>
        <w:tc>
          <w:tcPr>
            <w:tcW w:w="3117" w:type="dxa"/>
          </w:tcPr>
          <w:p w14:paraId="79CE2785" w14:textId="77777777" w:rsidR="000126E8" w:rsidRPr="00D822A3" w:rsidRDefault="000126E8">
            <w:pPr>
              <w:pStyle w:val="Code"/>
              <w:rPr>
                <w:lang w:val="en-GB"/>
              </w:rPr>
            </w:pPr>
          </w:p>
        </w:tc>
      </w:tr>
    </w:tbl>
    <w:p w14:paraId="5AEBDE6C" w14:textId="7628D8AE" w:rsidR="002C375A" w:rsidRPr="00D822A3" w:rsidRDefault="002C375A" w:rsidP="002C375A">
      <w:pPr>
        <w:rPr>
          <w:lang w:val="en-GB"/>
        </w:rPr>
      </w:pPr>
      <w:r w:rsidRPr="00D822A3">
        <w:rPr>
          <w:lang w:val="en-GB"/>
        </w:rPr>
        <w:t xml:space="preserve">An assignment expression can be condition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0285807F" w14:textId="4EF4A2B0" w:rsidR="00104DCC" w:rsidRPr="00D822A3" w:rsidRDefault="00104DCC" w:rsidP="00104DCC">
      <w:pPr>
        <w:rPr>
          <w:highlight w:val="white"/>
          <w:lang w:val="en-GB"/>
        </w:rPr>
      </w:pPr>
      <w:r w:rsidRPr="00D822A3">
        <w:rPr>
          <w:highlight w:val="white"/>
          <w:lang w:val="en-GB"/>
        </w:rPr>
        <w:t>In case of compound assignment, we call the matching method to perform the operation, and</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6880D6F4"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 Assignment 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278D5E66" w14:textId="54FB4CCD" w:rsidR="00E56320" w:rsidRPr="00D822A3" w:rsidRDefault="00A564E2" w:rsidP="00A564E2">
      <w:pPr>
        <w:rPr>
          <w:highlight w:val="white"/>
          <w:lang w:val="en-GB"/>
        </w:rPr>
      </w:pPr>
      <w:r w:rsidRPr="00D822A3">
        <w:rPr>
          <w:highlight w:val="white"/>
          <w:lang w:val="en-GB"/>
        </w:rPr>
        <w:t>In cases of system calls, a specific register is assigned a value.</w:t>
      </w:r>
    </w:p>
    <w:p w14:paraId="756B2599" w14:textId="77777777"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36B98C45"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77777777" w:rsidR="00E56320" w:rsidRPr="00D822A3" w:rsidRDefault="00E56320" w:rsidP="00E56320">
      <w:pPr>
        <w:pStyle w:val="Code"/>
        <w:rPr>
          <w:highlight w:val="white"/>
          <w:lang w:val="en-GB"/>
        </w:rPr>
      </w:pPr>
      <w:r w:rsidRPr="00D822A3">
        <w:rPr>
          <w:highlight w:val="white"/>
          <w:lang w:val="en-GB"/>
        </w:rPr>
        <w:t xml:space="preserve">        List&lt;MiddleCode&gt; codeList = new List&lt;MiddleCode&gt;();</w:t>
      </w:r>
    </w:p>
    <w:p w14:paraId="6AB91FBF" w14:textId="50196E8A" w:rsidR="00E56320" w:rsidRPr="00D822A3" w:rsidRDefault="00E56320" w:rsidP="00E56320">
      <w:pPr>
        <w:pStyle w:val="Code"/>
        <w:rPr>
          <w:highlight w:val="white"/>
          <w:lang w:val="en-GB"/>
        </w:rPr>
      </w:pPr>
      <w:r w:rsidRPr="00D822A3">
        <w:rPr>
          <w:highlight w:val="white"/>
          <w:lang w:val="en-GB"/>
        </w:rPr>
        <w:t xml:space="preserve">        codeList.AddRange(rightExpression.LongList);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77777777" w:rsidR="00F909F8" w:rsidRPr="00D822A3" w:rsidRDefault="00E56320" w:rsidP="00E56320">
      <w:pPr>
        <w:pStyle w:val="Code"/>
        <w:rPr>
          <w:highlight w:val="white"/>
          <w:lang w:val="en-GB"/>
        </w:rPr>
      </w:pPr>
      <w:r w:rsidRPr="00D822A3">
        <w:rPr>
          <w:highlight w:val="white"/>
          <w:lang w:val="en-GB"/>
        </w:rPr>
        <w:t xml:space="preserve">        AddMiddleCode(codeList,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192EC3E7"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final</w:t>
      </w:r>
      <w:r w:rsidR="003E5CB4" w:rsidRPr="00D822A3">
        <w:rPr>
          <w:highlight w:val="white"/>
          <w:lang w:val="en-GB"/>
        </w:rPr>
        <w:t xml:space="preserve"> expression.</w:t>
      </w:r>
    </w:p>
    <w:p w14:paraId="3CF3853B" w14:textId="77777777" w:rsidR="00E56320" w:rsidRPr="00D822A3" w:rsidRDefault="00E56320" w:rsidP="00E56320">
      <w:pPr>
        <w:pStyle w:val="Code"/>
        <w:rPr>
          <w:highlight w:val="white"/>
          <w:lang w:val="en-GB"/>
        </w:rPr>
      </w:pPr>
      <w:r w:rsidRPr="00D822A3">
        <w:rPr>
          <w:highlight w:val="white"/>
          <w:lang w:val="en-GB"/>
        </w:rPr>
        <w:t xml:space="preserve">        return (new Expression(rightExpression.Symbol, codeList, codeList));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77777777" w:rsidR="00974137" w:rsidRPr="00D822A3" w:rsidRDefault="00974137" w:rsidP="00974137">
      <w:pPr>
        <w:pStyle w:val="Code"/>
        <w:rPr>
          <w:highlight w:val="white"/>
          <w:lang w:val="en-GB"/>
        </w:rPr>
      </w:pPr>
      <w:r w:rsidRPr="00D822A3">
        <w:rPr>
          <w:highlight w:val="white"/>
          <w:lang w:val="en-GB"/>
        </w:rPr>
        <w:t xml:space="preserve">        List&lt;MiddleCode&gt; codeList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77777777" w:rsidR="00974137" w:rsidRPr="00D822A3" w:rsidRDefault="00974137" w:rsidP="00974137">
      <w:pPr>
        <w:pStyle w:val="Code"/>
        <w:rPr>
          <w:highlight w:val="white"/>
          <w:lang w:val="en-GB"/>
        </w:rPr>
      </w:pPr>
      <w:r w:rsidRPr="00D822A3">
        <w:rPr>
          <w:highlight w:val="white"/>
          <w:lang w:val="en-GB"/>
        </w:rPr>
        <w:t xml:space="preserve">          codeList.AddRange(leftExpression.LongList);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77777777" w:rsidR="00974137" w:rsidRPr="00D822A3" w:rsidRDefault="00974137" w:rsidP="00974137">
      <w:pPr>
        <w:pStyle w:val="Code"/>
        <w:rPr>
          <w:highlight w:val="white"/>
          <w:lang w:val="en-GB"/>
        </w:rPr>
      </w:pPr>
      <w:r w:rsidRPr="00D822A3">
        <w:rPr>
          <w:highlight w:val="white"/>
          <w:lang w:val="en-GB"/>
        </w:rPr>
        <w:lastRenderedPageBreak/>
        <w:t xml:space="preserve">            AddMiddleCode(codeList,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77777777" w:rsidR="00974137" w:rsidRPr="00D822A3" w:rsidRDefault="00974137" w:rsidP="00974137">
      <w:pPr>
        <w:pStyle w:val="Code"/>
        <w:rPr>
          <w:highlight w:val="white"/>
          <w:lang w:val="en-GB"/>
        </w:rPr>
      </w:pPr>
      <w:r w:rsidRPr="00D822A3">
        <w:rPr>
          <w:highlight w:val="white"/>
          <w:lang w:val="en-GB"/>
        </w:rPr>
        <w:t xml:space="preserve">        codeList.AddRange(rightExpression.LongList);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83C4FDD" w:rsidR="00974137" w:rsidRPr="00D822A3" w:rsidRDefault="00974137" w:rsidP="00974137">
      <w:pPr>
        <w:pStyle w:val="Code"/>
        <w:rPr>
          <w:highlight w:val="white"/>
          <w:lang w:val="en-GB"/>
        </w:rPr>
      </w:pPr>
      <w:r w:rsidRPr="00D822A3">
        <w:rPr>
          <w:highlight w:val="white"/>
          <w:lang w:val="en-GB"/>
        </w:rPr>
        <w:t xml:space="preserve">          shortList.AddRange(codeList);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codeList));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6EFC2A73"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codeList, codeList));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71" w:name="_Toc54119881"/>
      <w:r w:rsidRPr="00D822A3">
        <w:rPr>
          <w:lang w:val="en-GB"/>
        </w:rPr>
        <w:t>The Condition Expression</w:t>
      </w:r>
      <w:bookmarkEnd w:id="171"/>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lastRenderedPageBreak/>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3FC9C071" w:rsidR="008234C7" w:rsidRPr="00D822A3" w:rsidRDefault="008234C7" w:rsidP="008234C7">
      <w:pPr>
        <w:pStyle w:val="Code"/>
        <w:rPr>
          <w:highlight w:val="white"/>
          <w:lang w:val="en-GB"/>
        </w:rPr>
      </w:pPr>
      <w:r w:rsidRPr="00D822A3">
        <w:rPr>
          <w:highlight w:val="white"/>
          <w:lang w:val="en-GB"/>
        </w:rPr>
        <w:t xml:space="preserve">                                                 Expression trueExpression,</w:t>
      </w:r>
    </w:p>
    <w:p w14:paraId="5FF4F895" w14:textId="49FEC2F4" w:rsidR="008234C7" w:rsidRPr="00D822A3" w:rsidRDefault="008234C7" w:rsidP="008234C7">
      <w:pPr>
        <w:pStyle w:val="Code"/>
        <w:rPr>
          <w:highlight w:val="white"/>
          <w:lang w:val="en-GB"/>
        </w:rPr>
      </w:pP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lastRenderedPageBreak/>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lastRenderedPageBreak/>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72" w:name="_Toc54119882"/>
      <w:r w:rsidRPr="00D822A3">
        <w:rPr>
          <w:lang w:val="en-GB"/>
        </w:rPr>
        <w:t>Constant Expression</w:t>
      </w:r>
      <w:bookmarkEnd w:id="172"/>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lastRenderedPageBreak/>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73" w:name="_Toc54119883"/>
      <w:r w:rsidRPr="00D822A3">
        <w:rPr>
          <w:lang w:val="en-GB"/>
        </w:rPr>
        <w:t>Logical Expression</w:t>
      </w:r>
      <w:r w:rsidR="00F4495B" w:rsidRPr="00D822A3">
        <w:rPr>
          <w:lang w:val="en-GB"/>
        </w:rPr>
        <w:t>s</w:t>
      </w:r>
      <w:bookmarkEnd w:id="173"/>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lastRenderedPageBreak/>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lastRenderedPageBreak/>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74" w:name="_Toc54119884"/>
      <w:r w:rsidRPr="00D822A3">
        <w:rPr>
          <w:highlight w:val="white"/>
          <w:lang w:val="en-GB"/>
        </w:rPr>
        <w:t>Bitwise Expression</w:t>
      </w:r>
      <w:r w:rsidR="00A26FB4" w:rsidRPr="00D822A3">
        <w:rPr>
          <w:highlight w:val="white"/>
          <w:lang w:val="en-GB"/>
        </w:rPr>
        <w:t>s</w:t>
      </w:r>
      <w:bookmarkEnd w:id="174"/>
    </w:p>
    <w:p w14:paraId="77CB902D" w14:textId="56CA34D5"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inclucise-or</w:t>
      </w:r>
      <w:r w:rsidRPr="00D822A3">
        <w:rPr>
          <w:lang w:val="en-GB"/>
        </w:rPr>
        <w:t xml:space="preserve">, </w:t>
      </w:r>
      <w:r w:rsidRPr="00D822A3">
        <w:rPr>
          <w:rStyle w:val="CodeInText"/>
          <w:lang w:val="en-GB"/>
        </w:rPr>
        <w:t>exclusive-or</w:t>
      </w:r>
      <w:r w:rsidRPr="00D822A3">
        <w:rPr>
          <w:lang w:val="en-GB"/>
        </w:rPr>
        <w:t xml:space="preserve"> 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0F3FD1B5"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D822A3">
        <w:rPr>
          <w:highlight w:val="white"/>
          <w:lang w:val="en-GB"/>
        </w:rPr>
        <w:t xml:space="preserve">or: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D822A3">
        <w:rPr>
          <w:highlight w:val="white"/>
          <w:lang w:val="en-GB"/>
        </w:rPr>
        <w:t xml:space="preserve">xor: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D822A3">
        <w:rPr>
          <w:highlight w:val="white"/>
          <w:lang w:val="en-GB"/>
        </w:rPr>
        <w:t xml:space="preserve">and: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lastRenderedPageBreak/>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77777777" w:rsidR="000843D9" w:rsidRPr="00D822A3" w:rsidRDefault="000843D9" w:rsidP="000843D9">
      <w:pPr>
        <w:rPr>
          <w:highlight w:val="white"/>
          <w:lang w:val="en-GB"/>
        </w:rPr>
      </w:pPr>
      <w:r w:rsidRPr="00D822A3">
        <w:rPr>
          <w:highlight w:val="white"/>
          <w:lang w:val="en-GB"/>
        </w:rPr>
        <w:t>If the expresion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75" w:name="_Toc54119885"/>
      <w:bookmarkEnd w:id="40"/>
      <w:r w:rsidRPr="00D822A3">
        <w:rPr>
          <w:lang w:val="en-GB"/>
        </w:rPr>
        <w:t>Shift Expression</w:t>
      </w:r>
      <w:bookmarkEnd w:id="175"/>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77777777" w:rsidR="001E5001" w:rsidRPr="00D822A3" w:rsidRDefault="001E5001" w:rsidP="001E5001">
      <w:pPr>
        <w:rPr>
          <w:highlight w:val="white"/>
          <w:lang w:val="en-GB"/>
        </w:rPr>
      </w:pPr>
      <w:r w:rsidRPr="00D822A3">
        <w:rPr>
          <w:highlight w:val="white"/>
          <w:lang w:val="en-GB"/>
        </w:rPr>
        <w:t>First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76" w:name="_Toc54119886"/>
      <w:r w:rsidRPr="00D822A3">
        <w:rPr>
          <w:lang w:val="en-GB"/>
        </w:rPr>
        <w:t>Equality and Relation Expressions</w:t>
      </w:r>
      <w:bookmarkEnd w:id="176"/>
    </w:p>
    <w:p w14:paraId="738AC9CC" w14:textId="6EB02F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4442D5" w:rsidRPr="00D822A3">
        <w:rPr>
          <w:lang w:val="en-GB"/>
        </w:rPr>
        <w:t xml:space="preserve"> </w:t>
      </w:r>
      <w:r w:rsidR="00683F88" w:rsidRPr="00D822A3">
        <w:rPr>
          <w:lang w:val="en-GB"/>
        </w:rPr>
        <w:t xml:space="preserve">All arithmetic and pointer </w:t>
      </w:r>
      <w:r w:rsidR="004442D5" w:rsidRPr="00D822A3">
        <w:rPr>
          <w:lang w:val="en-GB"/>
        </w:rPr>
        <w:t>values</w:t>
      </w:r>
      <w:r w:rsidR="00683F88" w:rsidRPr="00D822A3">
        <w:rPr>
          <w:lang w:val="en-GB"/>
        </w:rPr>
        <w:t xml:space="preserve"> can be compared with relation operators.</w:t>
      </w:r>
      <w:r w:rsidR="00D76F88" w:rsidRPr="00D822A3">
        <w:rPr>
          <w:lang w:val="en-GB"/>
        </w:rPr>
        <w:t xml:space="preserve"> The equality operators have higher precedence than the relation operators, but they </w:t>
      </w:r>
      <w:r w:rsidR="0045761E" w:rsidRPr="00D822A3">
        <w:rPr>
          <w:lang w:val="en-GB"/>
        </w:rPr>
        <w:t>call the same method</w:t>
      </w:r>
      <w:r w:rsidR="00BC714C" w:rsidRPr="00D822A3">
        <w:rPr>
          <w:lang w:val="en-GB"/>
        </w:rPr>
        <w:t>:</w:t>
      </w:r>
      <w:r w:rsidR="00F96374" w:rsidRPr="00D822A3">
        <w:rPr>
          <w:lang w:val="en-GB"/>
        </w:rPr>
        <w:t xml:space="preserve">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lastRenderedPageBreak/>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lastRenderedPageBreak/>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77" w:name="_Toc54119887"/>
      <w:r w:rsidRPr="00D822A3">
        <w:rPr>
          <w:lang w:val="en-GB"/>
        </w:rPr>
        <w:t xml:space="preserve">Addition </w:t>
      </w:r>
      <w:r w:rsidR="009D2617" w:rsidRPr="00D822A3">
        <w:rPr>
          <w:lang w:val="en-GB"/>
        </w:rPr>
        <w:t xml:space="preserve">and Subtraction </w:t>
      </w:r>
      <w:r w:rsidRPr="00D822A3">
        <w:rPr>
          <w:lang w:val="en-GB"/>
        </w:rPr>
        <w:t>Expression</w:t>
      </w:r>
      <w:bookmarkEnd w:id="177"/>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lastRenderedPageBreak/>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lastRenderedPageBreak/>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lastRenderedPageBreak/>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78" w:name="_Toc54119888"/>
      <w:r w:rsidRPr="00D822A3">
        <w:rPr>
          <w:highlight w:val="white"/>
          <w:lang w:val="en-GB"/>
        </w:rPr>
        <w:t>Multiplication Expressions</w:t>
      </w:r>
      <w:bookmarkEnd w:id="178"/>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lastRenderedPageBreak/>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3AE327E1" w14:textId="77777777" w:rsidR="008D5C9C" w:rsidRPr="00D822A3" w:rsidRDefault="008D5C9C" w:rsidP="008D5C9C">
      <w:pPr>
        <w:pStyle w:val="Code"/>
        <w:rPr>
          <w:highlight w:val="white"/>
          <w:lang w:val="en-GB"/>
        </w:rPr>
      </w:pPr>
      <w:r w:rsidRPr="00D822A3">
        <w:rPr>
          <w:highlight w:val="white"/>
          <w:lang w:val="en-GB"/>
        </w:rPr>
        <w:t xml:space="preserve">      if (MiddleCode.IsModulo(middleOp))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9" w:name="_Toc54119889"/>
      <w:r w:rsidRPr="00D822A3">
        <w:rPr>
          <w:lang w:val="en-GB"/>
        </w:rPr>
        <w:t>Cast</w:t>
      </w:r>
      <w:r w:rsidR="00F158B0" w:rsidRPr="00D822A3">
        <w:rPr>
          <w:lang w:val="en-GB"/>
        </w:rPr>
        <w:t xml:space="preserve"> Expressions</w:t>
      </w:r>
      <w:bookmarkEnd w:id="179"/>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lastRenderedPageBreak/>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80" w:name="_Toc54119890"/>
      <w:r w:rsidRPr="00D822A3">
        <w:rPr>
          <w:lang w:val="en-GB"/>
        </w:rPr>
        <w:t>Prefix Expression</w:t>
      </w:r>
      <w:bookmarkEnd w:id="180"/>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77777777" w:rsidR="00636360" w:rsidRPr="00D822A3" w:rsidRDefault="00636360" w:rsidP="00636360">
      <w:pPr>
        <w:pStyle w:val="Liststycke"/>
        <w:numPr>
          <w:ilvl w:val="0"/>
          <w:numId w:val="148"/>
        </w:numPr>
        <w:spacing w:line="256" w:lineRule="auto"/>
        <w:rPr>
          <w:lang w:val="en-GB"/>
        </w:rPr>
      </w:pPr>
      <w:r w:rsidRPr="00D822A3">
        <w:rPr>
          <w:lang w:val="en-GB"/>
        </w:rPr>
        <w:t>The dereferenceence operator</w:t>
      </w:r>
    </w:p>
    <w:p w14:paraId="37D9CCAC" w14:textId="1684234A" w:rsidR="00516130" w:rsidRPr="00D822A3" w:rsidRDefault="00ED52B2" w:rsidP="006342B0">
      <w:pPr>
        <w:pStyle w:val="Rubrik3"/>
        <w:rPr>
          <w:lang w:val="en-GB"/>
        </w:rPr>
      </w:pPr>
      <w:bookmarkStart w:id="181" w:name="_Toc54119891"/>
      <w:r w:rsidRPr="00D822A3">
        <w:rPr>
          <w:lang w:val="en-GB"/>
        </w:rPr>
        <w:t xml:space="preserve">Unary Addition </w:t>
      </w:r>
      <w:r w:rsidR="006342B0" w:rsidRPr="00D822A3">
        <w:rPr>
          <w:lang w:val="en-GB"/>
        </w:rPr>
        <w:t>Expressions</w:t>
      </w:r>
      <w:bookmarkEnd w:id="181"/>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lastRenderedPageBreak/>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82" w:name="_Toc54119892"/>
      <w:r w:rsidRPr="00D822A3">
        <w:rPr>
          <w:highlight w:val="white"/>
          <w:lang w:val="en-GB"/>
        </w:rPr>
        <w:t>Logical Not Expression</w:t>
      </w:r>
      <w:bookmarkEnd w:id="182"/>
    </w:p>
    <w:p w14:paraId="7CE7C86D" w14:textId="77777777" w:rsidR="00C63ED3" w:rsidRPr="00D822A3" w:rsidRDefault="00C63ED3" w:rsidP="00C63ED3">
      <w:pPr>
        <w:rPr>
          <w:lang w:val="en-GB"/>
        </w:rPr>
      </w:pPr>
      <w:r w:rsidRPr="00D822A3">
        <w:rPr>
          <w:lang w:val="en-GB"/>
        </w:rPr>
        <w:t>The logical-not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3BE1D030" w:rsidR="0090411D" w:rsidRPr="00D822A3" w:rsidRDefault="0090411D" w:rsidP="0090411D">
      <w:pPr>
        <w:pStyle w:val="Rubrik3"/>
        <w:rPr>
          <w:highlight w:val="white"/>
          <w:lang w:val="en-GB"/>
        </w:rPr>
      </w:pPr>
      <w:bookmarkStart w:id="183" w:name="_Toc54119893"/>
      <w:r w:rsidRPr="00D822A3">
        <w:rPr>
          <w:highlight w:val="white"/>
          <w:lang w:val="en-GB"/>
        </w:rPr>
        <w:t>Bitwise Not Expression</w:t>
      </w:r>
      <w:bookmarkEnd w:id="183"/>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lastRenderedPageBreak/>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84" w:name="_Toc5411989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84"/>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7777777" w:rsidR="00270E94" w:rsidRPr="00D822A3" w:rsidRDefault="00270E94" w:rsidP="00270E94">
      <w:pPr>
        <w:pStyle w:val="Code"/>
        <w:rPr>
          <w:highlight w:val="white"/>
          <w:lang w:val="en-GB"/>
        </w:rPr>
      </w:pPr>
      <w:r w:rsidRPr="00D822A3">
        <w:rPr>
          <w:highlight w:val="white"/>
          <w:lang w:val="en-GB"/>
        </w:rPr>
        <w:t xml:space="preserve">      SymbolTable.StaticSet.Add(symbol.StaticSymbol);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lastRenderedPageBreak/>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85" w:name="_Toc54119895"/>
      <w:r w:rsidRPr="00D822A3">
        <w:rPr>
          <w:highlight w:val="white"/>
          <w:lang w:val="en-GB"/>
        </w:rPr>
        <w:t>Address Expression</w:t>
      </w:r>
      <w:bookmarkEnd w:id="185"/>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86" w:name="_Toc54119896"/>
      <w:r w:rsidRPr="00D822A3">
        <w:rPr>
          <w:highlight w:val="white"/>
          <w:lang w:val="en-GB"/>
        </w:rPr>
        <w:t>Dereference</w:t>
      </w:r>
      <w:r w:rsidR="00B47577" w:rsidRPr="00D822A3">
        <w:rPr>
          <w:highlight w:val="white"/>
          <w:lang w:val="en-GB"/>
        </w:rPr>
        <w:t xml:space="preserve"> Expression</w:t>
      </w:r>
      <w:bookmarkEnd w:id="186"/>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87" w:name="_Toc54119897"/>
      <w:r w:rsidRPr="00D822A3">
        <w:rPr>
          <w:highlight w:val="white"/>
          <w:lang w:val="en-GB"/>
        </w:rPr>
        <w:t>Prefix Increment and Decrement Expression</w:t>
      </w:r>
      <w:bookmarkEnd w:id="187"/>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lastRenderedPageBreak/>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lastRenderedPageBreak/>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88" w:name="_Toc54119898"/>
      <w:r w:rsidRPr="00D822A3">
        <w:rPr>
          <w:highlight w:val="white"/>
          <w:lang w:val="en-GB"/>
        </w:rPr>
        <w:t>Postfix Increment and Decrement Expression</w:t>
      </w:r>
      <w:bookmarkEnd w:id="188"/>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lastRenderedPageBreak/>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9" w:name="_Toc54119899"/>
      <w:r w:rsidRPr="00D822A3">
        <w:rPr>
          <w:highlight w:val="white"/>
          <w:lang w:val="en-GB"/>
        </w:rPr>
        <w:t>Arrow Expression</w:t>
      </w:r>
      <w:bookmarkEnd w:id="189"/>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90" w:name="_Toc54119900"/>
      <w:r w:rsidRPr="00D822A3">
        <w:rPr>
          <w:highlight w:val="white"/>
          <w:lang w:val="en-GB"/>
        </w:rPr>
        <w:t>Index Expression</w:t>
      </w:r>
      <w:bookmarkEnd w:id="190"/>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lastRenderedPageBreak/>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lastRenderedPageBreak/>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91" w:name="_Toc54119901"/>
      <w:r w:rsidRPr="00D822A3">
        <w:rPr>
          <w:highlight w:val="white"/>
          <w:lang w:val="en-GB"/>
        </w:rPr>
        <w:t>Dot Expression</w:t>
      </w:r>
      <w:bookmarkEnd w:id="191"/>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lastRenderedPageBreak/>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92" w:name="_Toc54119902"/>
      <w:r w:rsidRPr="00D822A3">
        <w:rPr>
          <w:highlight w:val="white"/>
          <w:lang w:val="en-GB"/>
        </w:rPr>
        <w:t>Function Call Expression</w:t>
      </w:r>
      <w:bookmarkEnd w:id="192"/>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lastRenderedPageBreak/>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lastRenderedPageBreak/>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93" w:name="_Toc54119903"/>
      <w:r w:rsidRPr="00D822A3">
        <w:rPr>
          <w:lang w:val="en-GB"/>
        </w:rPr>
        <w:lastRenderedPageBreak/>
        <w:t>Argument Expression List</w:t>
      </w:r>
      <w:bookmarkEnd w:id="193"/>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lastRenderedPageBreak/>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94" w:name="_Toc54119904"/>
      <w:r w:rsidRPr="00D822A3">
        <w:rPr>
          <w:highlight w:val="white"/>
          <w:lang w:val="en-GB"/>
        </w:rPr>
        <w:t>Primary Expressions</w:t>
      </w:r>
      <w:bookmarkEnd w:id="194"/>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lastRenderedPageBreak/>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lastRenderedPageBreak/>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2E9FDD18" w14:textId="77777777" w:rsidR="00D56E7A" w:rsidRPr="00D822A3" w:rsidRDefault="00D56E7A" w:rsidP="00D56E7A">
      <w:pPr>
        <w:pStyle w:val="Code"/>
        <w:rPr>
          <w:highlight w:val="white"/>
          <w:lang w:val="en-GB"/>
        </w:rPr>
      </w:pPr>
    </w:p>
    <w:p w14:paraId="15903A13" w14:textId="77777777" w:rsidR="006342B0" w:rsidRPr="00D822A3" w:rsidRDefault="006342B0" w:rsidP="006342B0">
      <w:pPr>
        <w:pStyle w:val="CodeHeader"/>
        <w:rPr>
          <w:lang w:val="en-GB"/>
        </w:rPr>
      </w:pPr>
    </w:p>
    <w:p w14:paraId="68010F1B" w14:textId="77777777" w:rsidR="006342B0" w:rsidRPr="00D822A3" w:rsidRDefault="006342B0" w:rsidP="006342B0">
      <w:pPr>
        <w:rPr>
          <w:lang w:val="en-GB"/>
        </w:rPr>
      </w:pPr>
    </w:p>
    <w:p w14:paraId="0D1CD23A" w14:textId="77777777" w:rsidR="00516130" w:rsidRPr="00D822A3" w:rsidRDefault="00516130" w:rsidP="0062119D">
      <w:pPr>
        <w:pStyle w:val="CodeHeader"/>
        <w:rPr>
          <w:lang w:val="en-GB"/>
        </w:rPr>
      </w:pPr>
    </w:p>
    <w:p w14:paraId="5D591A53" w14:textId="77777777" w:rsidR="00516130" w:rsidRPr="00D822A3" w:rsidRDefault="00516130" w:rsidP="0062119D">
      <w:pPr>
        <w:pStyle w:val="CodeHeader"/>
        <w:rPr>
          <w:lang w:val="en-GB"/>
        </w:rPr>
      </w:pPr>
    </w:p>
    <w:p w14:paraId="31B55F07" w14:textId="77777777" w:rsidR="00516130" w:rsidRPr="00D822A3" w:rsidRDefault="00516130" w:rsidP="0062119D">
      <w:pPr>
        <w:pStyle w:val="CodeHeader"/>
        <w:rPr>
          <w:lang w:val="en-GB"/>
        </w:rPr>
      </w:pPr>
    </w:p>
    <w:p w14:paraId="4C1945D4" w14:textId="77777777" w:rsidR="00516130" w:rsidRPr="00D822A3" w:rsidRDefault="00516130" w:rsidP="0062119D">
      <w:pPr>
        <w:pStyle w:val="CodeHeader"/>
        <w:rPr>
          <w:lang w:val="en-GB"/>
        </w:rPr>
      </w:pPr>
    </w:p>
    <w:p w14:paraId="7B154EC6" w14:textId="3404CC8F" w:rsidR="0062119D" w:rsidRPr="00D822A3" w:rsidRDefault="0062119D" w:rsidP="0062119D">
      <w:pPr>
        <w:pStyle w:val="CodeHeader"/>
        <w:rPr>
          <w:lang w:val="en-GB"/>
        </w:rPr>
      </w:pPr>
      <w:r w:rsidRPr="00D822A3">
        <w:rPr>
          <w:lang w:val="en-GB"/>
        </w:rPr>
        <w:t>MainParser.gppg</w:t>
      </w:r>
    </w:p>
    <w:p w14:paraId="1538D0D6" w14:textId="1682EDD1" w:rsidR="004743B6" w:rsidRPr="00D822A3" w:rsidRDefault="004743B6" w:rsidP="006A31DF">
      <w:pPr>
        <w:pStyle w:val="Rubrik1"/>
        <w:rPr>
          <w:lang w:val="en-GB"/>
        </w:rPr>
      </w:pPr>
      <w:bookmarkStart w:id="195" w:name="_Toc54119905"/>
      <w:r w:rsidRPr="00D822A3">
        <w:rPr>
          <w:lang w:val="en-GB"/>
        </w:rPr>
        <w:lastRenderedPageBreak/>
        <w:t>The Middle Code</w:t>
      </w:r>
      <w:bookmarkEnd w:id="195"/>
    </w:p>
    <w:p w14:paraId="3FB05F2F" w14:textId="5224F50F" w:rsidR="003D42E8" w:rsidRPr="00D822A3" w:rsidRDefault="003D42E8" w:rsidP="003D42E8">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three addresses of the Object class, which can be register, </w:t>
      </w:r>
      <w:r w:rsidR="00690CEA" w:rsidRPr="00D822A3">
        <w:rPr>
          <w:lang w:val="en-GB"/>
        </w:rPr>
        <w:t>symbols or jump addresses.</w:t>
      </w:r>
    </w:p>
    <w:p w14:paraId="6C4065D0" w14:textId="294052F1" w:rsidR="00690CEA" w:rsidRPr="00D822A3" w:rsidRDefault="00690CEA" w:rsidP="003D42E8">
      <w:pPr>
        <w:rPr>
          <w:lang w:val="en-GB"/>
        </w:rPr>
      </w:pPr>
      <w:r w:rsidRPr="00D822A3">
        <w:rPr>
          <w:lang w:val="en-GB"/>
        </w:rPr>
        <w:t xml:space="preserve">There is also the fields </w:t>
      </w:r>
      <w:r w:rsidRPr="00D822A3">
        <w:rPr>
          <w:rStyle w:val="CodeInText"/>
          <w:lang w:val="en-GB"/>
        </w:rPr>
        <w:t>m_visited</w:t>
      </w:r>
      <w:r w:rsidRPr="00D822A3">
        <w:rPr>
          <w:lang w:val="en-GB"/>
        </w:rPr>
        <w:t xml:space="preserve">  and </w:t>
      </w:r>
      <w:r w:rsidRPr="00D822A3">
        <w:rPr>
          <w:rStyle w:val="CodeInText"/>
          <w:lang w:val="en-GB"/>
        </w:rPr>
        <w:t>m_leader</w:t>
      </w:r>
      <w:r w:rsidRPr="00D822A3">
        <w:rPr>
          <w:lang w:val="en-GB"/>
        </w:rPr>
        <w:t xml:space="preserve">, which is used by </w:t>
      </w:r>
      <w:r w:rsidRPr="00D822A3">
        <w:rPr>
          <w:rStyle w:val="CodeInText"/>
          <w:lang w:val="en-GB"/>
        </w:rPr>
        <w:t>MiddleCodeOptimizer</w:t>
      </w:r>
      <w:r w:rsidRPr="00D822A3">
        <w:rPr>
          <w:lang w:val="en-GB"/>
        </w:rPr>
        <w:t xml:space="preserve"> to search for non-reachable </w:t>
      </w:r>
      <w:r w:rsidR="00014A5F" w:rsidRPr="00D822A3">
        <w:rPr>
          <w:lang w:val="en-GB"/>
        </w:rPr>
        <w:t>instruction</w:t>
      </w:r>
      <w:r w:rsidRPr="00D822A3">
        <w:rPr>
          <w:lang w:val="en-GB"/>
        </w:rPr>
        <w:t xml:space="preserve"> an</w:t>
      </w:r>
      <w:r w:rsidR="006D757B" w:rsidRPr="00D822A3">
        <w:rPr>
          <w:lang w:val="en-GB"/>
        </w:rPr>
        <w:t>d</w:t>
      </w:r>
      <w:r w:rsidRPr="00D822A3">
        <w:rPr>
          <w:lang w:val="en-GB"/>
        </w:rPr>
        <w:t xml:space="preserve"> when creating base block</w:t>
      </w:r>
      <w:r w:rsidR="001F2F3E" w:rsidRPr="00D822A3">
        <w:rPr>
          <w:lang w:val="en-GB"/>
        </w:rPr>
        <w:t xml:space="preserve"> (base blocks are described in Section </w:t>
      </w:r>
      <w:r w:rsidR="002D1ED9" w:rsidRPr="00D822A3">
        <w:rPr>
          <w:lang w:val="en-GB"/>
        </w:rPr>
        <w:fldChar w:fldCharType="begin"/>
      </w:r>
      <w:r w:rsidR="002D1ED9" w:rsidRPr="00D822A3">
        <w:rPr>
          <w:lang w:val="en-GB"/>
        </w:rPr>
        <w:instrText xml:space="preserve"> REF _Ref418278230 \r \h </w:instrText>
      </w:r>
      <w:r w:rsidR="002D1ED9" w:rsidRPr="00D822A3">
        <w:rPr>
          <w:lang w:val="en-GB"/>
        </w:rPr>
      </w:r>
      <w:r w:rsidR="002D1ED9" w:rsidRPr="00D822A3">
        <w:rPr>
          <w:lang w:val="en-GB"/>
        </w:rPr>
        <w:fldChar w:fldCharType="separate"/>
      </w:r>
      <w:r w:rsidR="00207336" w:rsidRPr="00D822A3">
        <w:rPr>
          <w:b/>
          <w:bCs/>
          <w:lang w:val="en-GB"/>
        </w:rPr>
        <w:t>Fel! Hittar inte referenskälla.</w:t>
      </w:r>
      <w:r w:rsidR="002D1ED9" w:rsidRPr="00D822A3">
        <w:rPr>
          <w:lang w:val="en-GB"/>
        </w:rPr>
        <w:fldChar w:fldCharType="end"/>
      </w:r>
      <w:r w:rsidR="001F2F3E" w:rsidRPr="00D822A3">
        <w:rPr>
          <w:lang w:val="en-GB"/>
        </w:rPr>
        <w:t>)</w:t>
      </w:r>
      <w:r w:rsidRPr="00D822A3">
        <w:rPr>
          <w:lang w:val="en-GB"/>
        </w:rPr>
        <w:t>.</w:t>
      </w:r>
      <w:r w:rsidR="00014A5F" w:rsidRPr="00D822A3">
        <w:rPr>
          <w:lang w:val="en-GB"/>
        </w:rPr>
        <w:t xml:space="preserve"> The </w:t>
      </w:r>
      <w:r w:rsidR="00014A5F" w:rsidRPr="00D822A3">
        <w:rPr>
          <w:rStyle w:val="CodeInText"/>
          <w:lang w:val="en-GB"/>
        </w:rPr>
        <w:t>m_liveSet</w:t>
      </w:r>
      <w:r w:rsidR="00014A5F" w:rsidRPr="00D822A3">
        <w:rPr>
          <w:lang w:val="en-GB"/>
        </w:rPr>
        <w:t xml:space="preserve"> is generated by</w:t>
      </w:r>
      <w:r w:rsidR="00A03C89" w:rsidRPr="00D822A3">
        <w:rPr>
          <w:lang w:val="en-GB"/>
        </w:rPr>
        <w:t xml:space="preserve"> </w:t>
      </w:r>
      <w:r w:rsidR="00014A5F" w:rsidRPr="00D822A3">
        <w:rPr>
          <w:lang w:val="en-GB"/>
        </w:rPr>
        <w:t>MiddleCode</w:t>
      </w:r>
      <w:r w:rsidR="00A03C89" w:rsidRPr="00D822A3">
        <w:rPr>
          <w:lang w:val="en-GB"/>
        </w:rPr>
        <w:softHyphen/>
      </w:r>
      <w:r w:rsidR="00014A5F" w:rsidRPr="00D822A3">
        <w:rPr>
          <w:lang w:val="en-GB"/>
        </w:rPr>
        <w:t>Optimizer and used by ObjectCodeGenerator to select suitable object code instructi</w:t>
      </w:r>
      <w:r w:rsidR="00A03C89" w:rsidRPr="00D822A3">
        <w:rPr>
          <w:lang w:val="en-GB"/>
        </w:rPr>
        <w:t xml:space="preserve">ons, it holds the live symbols of the base block; that is, the symbols that will </w:t>
      </w:r>
      <w:r w:rsidR="004929EE" w:rsidRPr="00D822A3">
        <w:rPr>
          <w:lang w:val="en-GB"/>
        </w:rPr>
        <w:t xml:space="preserve">be </w:t>
      </w:r>
      <w:r w:rsidR="00A03C89" w:rsidRPr="00D822A3">
        <w:rPr>
          <w:lang w:val="en-GB"/>
        </w:rPr>
        <w:t>accessed later in the base block.</w:t>
      </w:r>
    </w:p>
    <w:p w14:paraId="09ABD871" w14:textId="1C7F03A5" w:rsidR="00FA2EEF" w:rsidRPr="00D822A3" w:rsidRDefault="00FA2EEF" w:rsidP="00FA2EEF">
      <w:pPr>
        <w:rPr>
          <w:lang w:val="en-GB"/>
        </w:rPr>
      </w:pPr>
      <w:r w:rsidRPr="00D822A3">
        <w:rPr>
          <w:rStyle w:val="CodeInText"/>
          <w:lang w:val="en-GB"/>
        </w:rPr>
        <w:t>InverseMap</w:t>
      </w:r>
      <w:r w:rsidRPr="00D822A3">
        <w:rPr>
          <w:lang w:val="en-GB"/>
        </w:rPr>
        <w:t xml:space="preserve"> holds the inverses of the equality and relation operators and is used when optimizing conditional jump instructions in </w:t>
      </w:r>
      <w:r w:rsidRPr="00D822A3">
        <w:rPr>
          <w:rStyle w:val="CodeInText"/>
          <w:lang w:val="en-GB"/>
        </w:rPr>
        <w:t>MiddleCodeOptimizer</w:t>
      </w:r>
      <w:r w:rsidRPr="00D822A3">
        <w:rPr>
          <w:lang w:val="en-GB"/>
        </w:rPr>
        <w:t>.</w:t>
      </w:r>
    </w:p>
    <w:p w14:paraId="59763F6E" w14:textId="34EE2875" w:rsidR="00C027BE" w:rsidRDefault="00FA2EEF" w:rsidP="00FA2EEF">
      <w:pPr>
        <w:rPr>
          <w:lang w:val="en-GB"/>
        </w:rPr>
      </w:pPr>
      <w:r w:rsidRPr="00D822A3">
        <w:rPr>
          <w:lang w:val="en-GB"/>
        </w:rPr>
        <w:t xml:space="preserve">The </w:t>
      </w:r>
      <w:r w:rsidRPr="00D822A3">
        <w:rPr>
          <w:rStyle w:val="CodeInText"/>
          <w:lang w:val="en-GB"/>
        </w:rPr>
        <w:t>toString</w:t>
      </w:r>
      <w:r w:rsidRPr="00D822A3">
        <w:rPr>
          <w:lang w:val="en-GB"/>
        </w:rPr>
        <w:t xml:space="preserve"> method is not strictly necessary; nevertheless, it called when generating the </w:t>
      </w:r>
      <w:r w:rsidR="005F79CB" w:rsidRPr="00D822A3">
        <w:rPr>
          <w:lang w:val="en-GB"/>
        </w:rPr>
        <w:t>assembly</w:t>
      </w:r>
      <w:r w:rsidRPr="00D822A3">
        <w:rPr>
          <w:lang w:val="en-GB"/>
        </w:rPr>
        <w:t xml:space="preserve"> code and added as comments.</w:t>
      </w:r>
    </w:p>
    <w:p w14:paraId="2F92E433" w14:textId="049C333E" w:rsidR="000C4DC8" w:rsidRPr="00D822A3" w:rsidRDefault="000C4DC8" w:rsidP="000C4DC8">
      <w:pPr>
        <w:pStyle w:val="CodeHeader"/>
        <w:rPr>
          <w:lang w:val="en-GB"/>
        </w:rPr>
      </w:pPr>
      <w:r>
        <w:rPr>
          <w:lang w:val="en-GB"/>
        </w:rPr>
        <w:t>MiddleCode.cs</w:t>
      </w:r>
    </w:p>
    <w:p w14:paraId="454F5751" w14:textId="35EEAF1D" w:rsidR="003141FA" w:rsidRPr="00D822A3" w:rsidRDefault="002F35C1" w:rsidP="003141FA">
      <w:pPr>
        <w:pStyle w:val="Rubrik1"/>
        <w:rPr>
          <w:lang w:val="en-GB"/>
        </w:rPr>
      </w:pPr>
      <w:bookmarkStart w:id="196" w:name="_Toc54119906"/>
      <w:r w:rsidRPr="00D822A3">
        <w:rPr>
          <w:lang w:val="en-GB"/>
        </w:rPr>
        <w:lastRenderedPageBreak/>
        <w:t>Initializer</w:t>
      </w:r>
      <w:r w:rsidR="006C27EF" w:rsidRPr="00D822A3">
        <w:rPr>
          <w:lang w:val="en-GB"/>
        </w:rPr>
        <w:t>s</w:t>
      </w:r>
      <w:bookmarkEnd w:id="196"/>
    </w:p>
    <w:p w14:paraId="0FD5883C" w14:textId="387D8E65" w:rsidR="003141FA" w:rsidRPr="00D822A3" w:rsidRDefault="003141FA" w:rsidP="003141FA">
      <w:pPr>
        <w:rPr>
          <w:lang w:val="en-GB"/>
        </w:rPr>
      </w:pPr>
      <w:r w:rsidRPr="00D822A3">
        <w:rPr>
          <w:lang w:val="en-GB"/>
        </w:rPr>
        <w:t xml:space="preserve">In C, it is possible to </w:t>
      </w:r>
      <w:r w:rsidR="00631D4D" w:rsidRPr="00D822A3">
        <w:rPr>
          <w:lang w:val="en-GB"/>
        </w:rPr>
        <w:t>initialize</w:t>
      </w:r>
      <w:r w:rsidRPr="00D822A3">
        <w:rPr>
          <w:lang w:val="en-GB"/>
        </w:rPr>
        <w:t xml:space="preserve"> simple and compound variables. Therefore, we need </w:t>
      </w:r>
      <w:ins w:id="197" w:author="Stefan Bjornander" w:date="2015-04-25T17:28:00Z">
        <w:r w:rsidRPr="00D822A3">
          <w:rPr>
            <w:lang w:val="en-GB"/>
          </w:rPr>
          <w:t xml:space="preserve">to check that </w:t>
        </w:r>
      </w:ins>
      <w:del w:id="198" w:author="Stefan Bjornander" w:date="2015-04-25T17:28:00Z">
        <w:r w:rsidRPr="00D822A3" w:rsidDel="00A35C17">
          <w:rPr>
            <w:lang w:val="en-GB"/>
          </w:rPr>
          <w:delText>a way to make sure</w:delText>
        </w:r>
      </w:del>
      <w:ins w:id="199" w:author="Stefan Bjornander" w:date="2015-04-25T17:27:00Z">
        <w:r w:rsidRPr="00D822A3">
          <w:rPr>
            <w:lang w:val="en-GB"/>
          </w:rPr>
          <w:t xml:space="preserve">the </w:t>
        </w:r>
      </w:ins>
      <w:r w:rsidR="00266D64" w:rsidRPr="00D822A3">
        <w:rPr>
          <w:lang w:val="en-GB"/>
        </w:rPr>
        <w:t>initialized</w:t>
      </w:r>
      <w:r w:rsidRPr="00D822A3">
        <w:rPr>
          <w:lang w:val="en-GB"/>
        </w:rPr>
        <w:t xml:space="preserve"> </w:t>
      </w:r>
      <w:ins w:id="200" w:author="Stefan Bjornander" w:date="2015-04-25T17:28:00Z">
        <w:r w:rsidRPr="00D822A3">
          <w:rPr>
            <w:lang w:val="en-GB"/>
          </w:rPr>
          <w:t>value has the correct type</w:t>
        </w:r>
      </w:ins>
      <w:r w:rsidRPr="00D822A3">
        <w:rPr>
          <w:lang w:val="en-GB"/>
        </w:rPr>
        <w:t xml:space="preserve">. Basically, there are two kinds of </w:t>
      </w:r>
      <w:r w:rsidR="00F4217C" w:rsidRPr="00D822A3">
        <w:rPr>
          <w:lang w:val="en-GB"/>
        </w:rPr>
        <w:t>initialization</w:t>
      </w:r>
      <w:r w:rsidRPr="00D822A3">
        <w:rPr>
          <w:lang w:val="en-GB"/>
        </w:rPr>
        <w:t xml:space="preserve">: static and stack. Static </w:t>
      </w:r>
      <w:r w:rsidR="00F4217C" w:rsidRPr="00D822A3">
        <w:rPr>
          <w:lang w:val="en-GB"/>
        </w:rPr>
        <w:t>initialization</w:t>
      </w:r>
      <w:r w:rsidRPr="00D822A3">
        <w:rPr>
          <w:lang w:val="en-GB"/>
        </w:rPr>
        <w:t xml:space="preserve"> results in a block of bytes, and stack </w:t>
      </w:r>
      <w:r w:rsidR="00F4217C" w:rsidRPr="00D822A3">
        <w:rPr>
          <w:lang w:val="en-GB"/>
        </w:rPr>
        <w:t>initialization</w:t>
      </w:r>
      <w:r w:rsidRPr="00D822A3">
        <w:rPr>
          <w:lang w:val="en-GB"/>
        </w:rPr>
        <w:t xml:space="preserve"> results in a sequence of assignment middle code instructions.</w:t>
      </w:r>
    </w:p>
    <w:p w14:paraId="0DD8160E" w14:textId="1D5874FB" w:rsidR="003141FA" w:rsidRPr="00D822A3" w:rsidRDefault="003141FA">
      <w:pPr>
        <w:pStyle w:val="Rubrik3"/>
        <w:rPr>
          <w:ins w:id="201" w:author="Stefan Bjornander" w:date="2015-04-25T17:29:00Z"/>
          <w:lang w:val="en-GB"/>
        </w:rPr>
        <w:pPrChange w:id="202" w:author="Stefan Bjornander" w:date="2015-04-25T17:29:00Z">
          <w:pPr>
            <w:pStyle w:val="Code"/>
          </w:pPr>
        </w:pPrChange>
      </w:pPr>
      <w:bookmarkStart w:id="203" w:name="_Toc54119907"/>
      <w:ins w:id="204" w:author="Stefan Bjornander" w:date="2015-04-25T17:28:00Z">
        <w:r w:rsidRPr="00D822A3">
          <w:rPr>
            <w:lang w:val="en-GB"/>
          </w:rPr>
          <w:t xml:space="preserve">Static </w:t>
        </w:r>
      </w:ins>
      <w:r w:rsidR="00C37108" w:rsidRPr="00D822A3">
        <w:rPr>
          <w:lang w:val="en-GB"/>
        </w:rPr>
        <w:t>Initialization</w:t>
      </w:r>
      <w:bookmarkEnd w:id="203"/>
    </w:p>
    <w:p w14:paraId="35D2C9AA" w14:textId="31769B89" w:rsidR="003141FA" w:rsidRPr="00D822A3" w:rsidRDefault="003141FA">
      <w:pPr>
        <w:rPr>
          <w:lang w:val="en-GB"/>
        </w:rPr>
        <w:pPrChange w:id="205" w:author="Stefan Bjornander" w:date="2015-04-25T17:29:00Z">
          <w:pPr>
            <w:pStyle w:val="Rubrik3"/>
          </w:pPr>
        </w:pPrChange>
      </w:pPr>
      <w:ins w:id="206" w:author="Stefan Bjornander" w:date="2015-04-25T17:29:00Z">
        <w:r w:rsidRPr="00D822A3">
          <w:rPr>
            <w:lang w:val="en-GB"/>
          </w:rPr>
          <w:t xml:space="preserve">Static </w:t>
        </w:r>
      </w:ins>
      <w:r w:rsidR="00F4217C" w:rsidRPr="00D822A3">
        <w:rPr>
          <w:lang w:val="en-GB"/>
        </w:rPr>
        <w:t>initialization</w:t>
      </w:r>
      <w:ins w:id="207" w:author="Stefan Bjornander" w:date="2015-04-25T17:29:00Z">
        <w:r w:rsidRPr="00D822A3">
          <w:rPr>
            <w:lang w:val="en-GB"/>
          </w:rPr>
          <w:t xml:space="preserve"> occurs when a static variable </w:t>
        </w:r>
      </w:ins>
      <w:r w:rsidRPr="00D822A3">
        <w:rPr>
          <w:lang w:val="en-GB"/>
        </w:rPr>
        <w:t>becomes</w:t>
      </w:r>
      <w:ins w:id="208" w:author="Stefan Bjornander" w:date="2015-04-25T17:29:00Z">
        <w:r w:rsidRPr="00D822A3">
          <w:rPr>
            <w:lang w:val="en-GB"/>
          </w:rPr>
          <w:t xml:space="preserve"> </w:t>
        </w:r>
      </w:ins>
      <w:r w:rsidR="00266D64" w:rsidRPr="00D822A3">
        <w:rPr>
          <w:lang w:val="en-GB"/>
        </w:rPr>
        <w:t>initialized</w:t>
      </w:r>
      <w:ins w:id="209" w:author="Stefan Bjornander" w:date="2015-04-25T17:29:00Z">
        <w:r w:rsidRPr="00D822A3">
          <w:rPr>
            <w:lang w:val="en-GB"/>
          </w:rPr>
          <w:t>.</w:t>
        </w:r>
      </w:ins>
      <w:ins w:id="210" w:author="Stefan Bjornander" w:date="2015-04-25T17:32:00Z">
        <w:r w:rsidRPr="00D822A3">
          <w:rPr>
            <w:lang w:val="en-GB"/>
          </w:rPr>
          <w:t xml:space="preserve"> The </w:t>
        </w:r>
      </w:ins>
      <w:r w:rsidR="00F4217C" w:rsidRPr="00D822A3">
        <w:rPr>
          <w:lang w:val="en-GB"/>
        </w:rPr>
        <w:t>initialization</w:t>
      </w:r>
      <w:ins w:id="211" w:author="Stefan Bjornander" w:date="2015-04-25T17:32:00Z">
        <w:r w:rsidRPr="00D822A3">
          <w:rPr>
            <w:lang w:val="en-GB"/>
          </w:rPr>
          <w:t xml:space="preserve"> value has to be constant and known at compile time. No code is generated, instead a m</w:t>
        </w:r>
      </w:ins>
      <w:r w:rsidRPr="00D822A3">
        <w:rPr>
          <w:lang w:val="en-GB"/>
        </w:rPr>
        <w:t>e</w:t>
      </w:r>
      <w:ins w:id="212" w:author="Stefan Bjornander" w:date="2015-04-25T17:32:00Z">
        <w:r w:rsidRPr="00D822A3">
          <w:rPr>
            <w:lang w:val="en-GB"/>
          </w:rPr>
          <w:t>mory block holding the value is created.</w:t>
        </w:r>
      </w:ins>
      <w:r w:rsidRPr="00D822A3">
        <w:rPr>
          <w:lang w:val="en-GB"/>
        </w:rPr>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D822A3" w14:paraId="2B6465C8" w14:textId="77777777" w:rsidTr="00EA0615">
        <w:tc>
          <w:tcPr>
            <w:tcW w:w="3116" w:type="dxa"/>
          </w:tcPr>
          <w:p w14:paraId="728F4989" w14:textId="77777777" w:rsidR="003141FA" w:rsidRPr="00D822A3" w:rsidRDefault="003141FA" w:rsidP="00EA0615">
            <w:pPr>
              <w:rPr>
                <w:b/>
                <w:lang w:val="en-GB"/>
              </w:rPr>
            </w:pPr>
            <w:r w:rsidRPr="00D822A3">
              <w:rPr>
                <w:b/>
                <w:lang w:val="en-GB"/>
              </w:rPr>
              <w:t>Variable</w:t>
            </w:r>
          </w:p>
        </w:tc>
        <w:tc>
          <w:tcPr>
            <w:tcW w:w="3117" w:type="dxa"/>
          </w:tcPr>
          <w:p w14:paraId="7E04F13F" w14:textId="7BB5782C" w:rsidR="003141FA" w:rsidRPr="00D822A3" w:rsidRDefault="002F35C1" w:rsidP="00EA0615">
            <w:pPr>
              <w:rPr>
                <w:b/>
                <w:lang w:val="en-GB"/>
              </w:rPr>
            </w:pPr>
            <w:r w:rsidRPr="00D822A3">
              <w:rPr>
                <w:b/>
                <w:lang w:val="en-GB"/>
              </w:rPr>
              <w:t>Initializer</w:t>
            </w:r>
          </w:p>
        </w:tc>
        <w:tc>
          <w:tcPr>
            <w:tcW w:w="3117" w:type="dxa"/>
          </w:tcPr>
          <w:p w14:paraId="1EA7EE0F" w14:textId="77777777" w:rsidR="003141FA" w:rsidRPr="00D822A3" w:rsidRDefault="003141FA" w:rsidP="00EA0615">
            <w:pPr>
              <w:rPr>
                <w:b/>
                <w:lang w:val="en-GB"/>
              </w:rPr>
            </w:pPr>
            <w:r w:rsidRPr="00D822A3">
              <w:rPr>
                <w:b/>
                <w:lang w:val="en-GB"/>
              </w:rPr>
              <w:t>Example</w:t>
            </w:r>
          </w:p>
        </w:tc>
      </w:tr>
      <w:tr w:rsidR="003141FA" w:rsidRPr="00D822A3" w14:paraId="63AE2A58" w14:textId="77777777" w:rsidTr="00EA0615">
        <w:tc>
          <w:tcPr>
            <w:tcW w:w="3116" w:type="dxa"/>
          </w:tcPr>
          <w:p w14:paraId="45A16333" w14:textId="77777777" w:rsidR="003141FA" w:rsidRPr="00D822A3" w:rsidRDefault="003141FA" w:rsidP="00EA0615">
            <w:pPr>
              <w:rPr>
                <w:lang w:val="en-GB"/>
              </w:rPr>
            </w:pPr>
            <w:r w:rsidRPr="00D822A3">
              <w:rPr>
                <w:lang w:val="en-GB"/>
              </w:rPr>
              <w:t>Pointer</w:t>
            </w:r>
          </w:p>
        </w:tc>
        <w:tc>
          <w:tcPr>
            <w:tcW w:w="3117" w:type="dxa"/>
          </w:tcPr>
          <w:p w14:paraId="5B67888C" w14:textId="77777777" w:rsidR="003141FA" w:rsidRPr="00D822A3" w:rsidRDefault="003141FA" w:rsidP="00EA0615">
            <w:pPr>
              <w:rPr>
                <w:lang w:val="en-GB"/>
              </w:rPr>
            </w:pPr>
            <w:r w:rsidRPr="00D822A3">
              <w:rPr>
                <w:lang w:val="en-GB"/>
              </w:rPr>
              <w:t>Address</w:t>
            </w:r>
          </w:p>
        </w:tc>
        <w:tc>
          <w:tcPr>
            <w:tcW w:w="3117" w:type="dxa"/>
          </w:tcPr>
          <w:p w14:paraId="2DEE47B7" w14:textId="77777777" w:rsidR="003141FA" w:rsidRPr="00D822A3" w:rsidRDefault="003141FA" w:rsidP="00EA0615">
            <w:pPr>
              <w:pStyle w:val="Code"/>
              <w:rPr>
                <w:lang w:val="en-GB"/>
              </w:rPr>
            </w:pPr>
            <w:r w:rsidRPr="00D822A3">
              <w:rPr>
                <w:lang w:val="en-GB"/>
              </w:rPr>
              <w:t>static int array[3];</w:t>
            </w:r>
          </w:p>
          <w:p w14:paraId="2941FDB1" w14:textId="77777777" w:rsidR="003141FA" w:rsidRPr="00D822A3" w:rsidRDefault="003141FA" w:rsidP="00EA0615">
            <w:pPr>
              <w:pStyle w:val="Code"/>
              <w:rPr>
                <w:lang w:val="en-GB"/>
              </w:rPr>
            </w:pPr>
            <w:r w:rsidRPr="00D822A3">
              <w:rPr>
                <w:lang w:val="en-GB"/>
              </w:rPr>
              <w:t>static int* p = &amp;a[2];</w:t>
            </w:r>
          </w:p>
        </w:tc>
      </w:tr>
      <w:tr w:rsidR="003141FA" w:rsidRPr="00D822A3" w14:paraId="1351BC6F" w14:textId="77777777" w:rsidTr="00EA0615">
        <w:tc>
          <w:tcPr>
            <w:tcW w:w="3116" w:type="dxa"/>
          </w:tcPr>
          <w:p w14:paraId="2B9B50E8" w14:textId="77777777" w:rsidR="003141FA" w:rsidRPr="00D822A3" w:rsidRDefault="003141FA" w:rsidP="00EA0615">
            <w:pPr>
              <w:rPr>
                <w:lang w:val="en-GB"/>
              </w:rPr>
            </w:pPr>
            <w:r w:rsidRPr="00D822A3">
              <w:rPr>
                <w:lang w:val="en-GB"/>
              </w:rPr>
              <w:t>Pointer to signed or unsigned char</w:t>
            </w:r>
          </w:p>
        </w:tc>
        <w:tc>
          <w:tcPr>
            <w:tcW w:w="3117" w:type="dxa"/>
          </w:tcPr>
          <w:p w14:paraId="007B8D15" w14:textId="77777777" w:rsidR="003141FA" w:rsidRPr="00D822A3" w:rsidRDefault="003141FA" w:rsidP="00EA0615">
            <w:pPr>
              <w:rPr>
                <w:lang w:val="en-GB"/>
              </w:rPr>
            </w:pPr>
            <w:r w:rsidRPr="00D822A3">
              <w:rPr>
                <w:lang w:val="en-GB"/>
              </w:rPr>
              <w:t>String</w:t>
            </w:r>
          </w:p>
        </w:tc>
        <w:tc>
          <w:tcPr>
            <w:tcW w:w="3117" w:type="dxa"/>
          </w:tcPr>
          <w:p w14:paraId="1EE005F8" w14:textId="77777777" w:rsidR="003141FA" w:rsidRPr="00D822A3" w:rsidRDefault="003141FA" w:rsidP="00EA0615">
            <w:pPr>
              <w:pStyle w:val="Code"/>
              <w:rPr>
                <w:lang w:val="en-GB"/>
              </w:rPr>
            </w:pPr>
            <w:r w:rsidRPr="00D822A3">
              <w:rPr>
                <w:lang w:val="en-GB"/>
              </w:rPr>
              <w:t>static char *p = “Hello”;</w:t>
            </w:r>
          </w:p>
        </w:tc>
      </w:tr>
      <w:tr w:rsidR="003141FA" w:rsidRPr="00D822A3" w14:paraId="12FCDC5A" w14:textId="77777777" w:rsidTr="00EA0615">
        <w:tc>
          <w:tcPr>
            <w:tcW w:w="3116" w:type="dxa"/>
          </w:tcPr>
          <w:p w14:paraId="41B6BC4A" w14:textId="77777777" w:rsidR="003141FA" w:rsidRPr="00D822A3" w:rsidRDefault="003141FA" w:rsidP="00EA0615">
            <w:pPr>
              <w:rPr>
                <w:lang w:val="en-GB"/>
              </w:rPr>
            </w:pPr>
            <w:r w:rsidRPr="00D822A3">
              <w:rPr>
                <w:lang w:val="en-GB"/>
              </w:rPr>
              <w:t>Pointer</w:t>
            </w:r>
          </w:p>
        </w:tc>
        <w:tc>
          <w:tcPr>
            <w:tcW w:w="3117" w:type="dxa"/>
          </w:tcPr>
          <w:p w14:paraId="1A62296E" w14:textId="77777777" w:rsidR="003141FA" w:rsidRPr="00D822A3" w:rsidRDefault="003141FA" w:rsidP="00EA0615">
            <w:pPr>
              <w:rPr>
                <w:lang w:val="en-GB"/>
              </w:rPr>
            </w:pPr>
            <w:r w:rsidRPr="00D822A3">
              <w:rPr>
                <w:lang w:val="en-GB"/>
              </w:rPr>
              <w:t>List</w:t>
            </w:r>
          </w:p>
        </w:tc>
        <w:tc>
          <w:tcPr>
            <w:tcW w:w="3117" w:type="dxa"/>
          </w:tcPr>
          <w:p w14:paraId="42DC2825" w14:textId="77777777" w:rsidR="003141FA" w:rsidRPr="00D822A3" w:rsidRDefault="003141FA" w:rsidP="00EA0615">
            <w:pPr>
              <w:pStyle w:val="Code"/>
              <w:rPr>
                <w:lang w:val="en-GB"/>
              </w:rPr>
            </w:pPr>
            <w:r w:rsidRPr="00D822A3">
              <w:rPr>
                <w:lang w:val="en-GB"/>
              </w:rPr>
              <w:t>int *p = {1,2,3};</w:t>
            </w:r>
          </w:p>
        </w:tc>
      </w:tr>
      <w:tr w:rsidR="003141FA" w:rsidRPr="00D822A3" w14:paraId="174BDD17" w14:textId="77777777" w:rsidTr="00EA0615">
        <w:tc>
          <w:tcPr>
            <w:tcW w:w="3116" w:type="dxa"/>
          </w:tcPr>
          <w:p w14:paraId="099E120F" w14:textId="77777777" w:rsidR="003141FA" w:rsidRPr="00D822A3" w:rsidRDefault="003141FA" w:rsidP="00EA0615">
            <w:pPr>
              <w:rPr>
                <w:lang w:val="en-GB"/>
              </w:rPr>
            </w:pPr>
            <w:r w:rsidRPr="00D822A3">
              <w:rPr>
                <w:lang w:val="en-GB"/>
              </w:rPr>
              <w:t>Array</w:t>
            </w:r>
          </w:p>
        </w:tc>
        <w:tc>
          <w:tcPr>
            <w:tcW w:w="3117" w:type="dxa"/>
          </w:tcPr>
          <w:p w14:paraId="1027871E" w14:textId="77777777" w:rsidR="003141FA" w:rsidRPr="00D822A3" w:rsidRDefault="003141FA" w:rsidP="00EA0615">
            <w:pPr>
              <w:rPr>
                <w:lang w:val="en-GB"/>
              </w:rPr>
            </w:pPr>
            <w:r w:rsidRPr="00D822A3">
              <w:rPr>
                <w:lang w:val="en-GB"/>
              </w:rPr>
              <w:t>String</w:t>
            </w:r>
          </w:p>
        </w:tc>
        <w:tc>
          <w:tcPr>
            <w:tcW w:w="3117" w:type="dxa"/>
          </w:tcPr>
          <w:p w14:paraId="5777502E" w14:textId="77777777" w:rsidR="003141FA" w:rsidRPr="00D822A3" w:rsidRDefault="003141FA" w:rsidP="00EA0615">
            <w:pPr>
              <w:pStyle w:val="Code"/>
              <w:rPr>
                <w:lang w:val="en-GB"/>
              </w:rPr>
            </w:pPr>
            <w:r w:rsidRPr="00D822A3">
              <w:rPr>
                <w:lang w:val="en-GB"/>
              </w:rPr>
              <w:t>char s[] = “World”;</w:t>
            </w:r>
          </w:p>
        </w:tc>
      </w:tr>
      <w:tr w:rsidR="003141FA" w:rsidRPr="00D822A3" w14:paraId="7B55E065" w14:textId="77777777" w:rsidTr="00EA0615">
        <w:tc>
          <w:tcPr>
            <w:tcW w:w="3116" w:type="dxa"/>
          </w:tcPr>
          <w:p w14:paraId="546D6FCE" w14:textId="77777777" w:rsidR="003141FA" w:rsidRPr="00D822A3" w:rsidRDefault="003141FA" w:rsidP="00EA0615">
            <w:pPr>
              <w:rPr>
                <w:lang w:val="en-GB"/>
              </w:rPr>
            </w:pPr>
            <w:r w:rsidRPr="00D822A3">
              <w:rPr>
                <w:lang w:val="en-GB"/>
              </w:rPr>
              <w:t>Array</w:t>
            </w:r>
          </w:p>
        </w:tc>
        <w:tc>
          <w:tcPr>
            <w:tcW w:w="3117" w:type="dxa"/>
          </w:tcPr>
          <w:p w14:paraId="05671160" w14:textId="77777777" w:rsidR="003141FA" w:rsidRPr="00D822A3" w:rsidRDefault="003141FA" w:rsidP="00EA0615">
            <w:pPr>
              <w:rPr>
                <w:lang w:val="en-GB"/>
              </w:rPr>
            </w:pPr>
            <w:r w:rsidRPr="00D822A3">
              <w:rPr>
                <w:lang w:val="en-GB"/>
              </w:rPr>
              <w:t>List</w:t>
            </w:r>
          </w:p>
        </w:tc>
        <w:tc>
          <w:tcPr>
            <w:tcW w:w="3117" w:type="dxa"/>
          </w:tcPr>
          <w:p w14:paraId="5E1233B0" w14:textId="77777777" w:rsidR="003141FA" w:rsidRPr="00D822A3" w:rsidRDefault="003141FA" w:rsidP="00EA0615">
            <w:pPr>
              <w:pStyle w:val="Code"/>
              <w:rPr>
                <w:lang w:val="en-GB"/>
              </w:rPr>
            </w:pPr>
            <w:r w:rsidRPr="00D822A3">
              <w:rPr>
                <w:lang w:val="en-GB"/>
              </w:rPr>
              <w:t>Char st[] = {‘a’, ’b’, ‘c’};</w:t>
            </w:r>
          </w:p>
        </w:tc>
      </w:tr>
      <w:tr w:rsidR="003141FA" w:rsidRPr="00D822A3" w14:paraId="6369C807" w14:textId="77777777" w:rsidTr="00EA0615">
        <w:tc>
          <w:tcPr>
            <w:tcW w:w="3116" w:type="dxa"/>
          </w:tcPr>
          <w:p w14:paraId="288E6D64" w14:textId="77777777" w:rsidR="003141FA" w:rsidRPr="00D822A3" w:rsidRDefault="003141FA" w:rsidP="00EA0615">
            <w:pPr>
              <w:rPr>
                <w:lang w:val="en-GB"/>
              </w:rPr>
            </w:pPr>
            <w:r w:rsidRPr="00D822A3">
              <w:rPr>
                <w:lang w:val="en-GB"/>
              </w:rPr>
              <w:t>Struct</w:t>
            </w:r>
          </w:p>
        </w:tc>
        <w:tc>
          <w:tcPr>
            <w:tcW w:w="3117" w:type="dxa"/>
          </w:tcPr>
          <w:p w14:paraId="7B0761FA" w14:textId="77777777" w:rsidR="003141FA" w:rsidRPr="00D822A3" w:rsidRDefault="003141FA" w:rsidP="00EA0615">
            <w:pPr>
              <w:rPr>
                <w:lang w:val="en-GB"/>
              </w:rPr>
            </w:pPr>
            <w:r w:rsidRPr="00D822A3">
              <w:rPr>
                <w:lang w:val="en-GB"/>
              </w:rPr>
              <w:t>List</w:t>
            </w:r>
          </w:p>
        </w:tc>
        <w:tc>
          <w:tcPr>
            <w:tcW w:w="3117" w:type="dxa"/>
          </w:tcPr>
          <w:p w14:paraId="6546AD0D" w14:textId="77777777" w:rsidR="003141FA" w:rsidRPr="00D822A3" w:rsidRDefault="003141FA" w:rsidP="00EA0615">
            <w:pPr>
              <w:rPr>
                <w:lang w:val="en-GB"/>
              </w:rPr>
            </w:pPr>
          </w:p>
        </w:tc>
      </w:tr>
      <w:tr w:rsidR="003141FA" w:rsidRPr="00D822A3" w14:paraId="2E3746DF" w14:textId="77777777" w:rsidTr="00EA0615">
        <w:tc>
          <w:tcPr>
            <w:tcW w:w="3116" w:type="dxa"/>
          </w:tcPr>
          <w:p w14:paraId="6C2B9B7E" w14:textId="77777777" w:rsidR="003141FA" w:rsidRPr="00D822A3" w:rsidRDefault="003141FA" w:rsidP="00EA0615">
            <w:pPr>
              <w:rPr>
                <w:lang w:val="en-GB"/>
              </w:rPr>
            </w:pPr>
            <w:r w:rsidRPr="00D822A3">
              <w:rPr>
                <w:lang w:val="en-GB"/>
              </w:rPr>
              <w:t>Union</w:t>
            </w:r>
          </w:p>
        </w:tc>
        <w:tc>
          <w:tcPr>
            <w:tcW w:w="3117" w:type="dxa"/>
          </w:tcPr>
          <w:p w14:paraId="5FF920A4" w14:textId="77777777" w:rsidR="003141FA" w:rsidRPr="00D822A3" w:rsidRDefault="003141FA" w:rsidP="00EA0615">
            <w:pPr>
              <w:rPr>
                <w:lang w:val="en-GB"/>
              </w:rPr>
            </w:pPr>
            <w:r w:rsidRPr="00D822A3">
              <w:rPr>
                <w:lang w:val="en-GB"/>
              </w:rPr>
              <w:t>List</w:t>
            </w:r>
          </w:p>
        </w:tc>
        <w:tc>
          <w:tcPr>
            <w:tcW w:w="3117" w:type="dxa"/>
          </w:tcPr>
          <w:p w14:paraId="736614C2" w14:textId="77777777" w:rsidR="003141FA" w:rsidRPr="00D822A3" w:rsidRDefault="003141FA" w:rsidP="00EA0615">
            <w:pPr>
              <w:rPr>
                <w:lang w:val="en-GB"/>
              </w:rPr>
            </w:pPr>
          </w:p>
        </w:tc>
      </w:tr>
      <w:tr w:rsidR="003141FA" w:rsidRPr="00D822A3" w14:paraId="259091E5" w14:textId="77777777" w:rsidTr="00EA0615">
        <w:tc>
          <w:tcPr>
            <w:tcW w:w="3116" w:type="dxa"/>
          </w:tcPr>
          <w:p w14:paraId="19A69E2C" w14:textId="77777777" w:rsidR="003141FA" w:rsidRPr="00D822A3" w:rsidRDefault="003141FA" w:rsidP="00EA0615">
            <w:pPr>
              <w:rPr>
                <w:lang w:val="en-GB"/>
              </w:rPr>
            </w:pPr>
            <w:r w:rsidRPr="00D822A3">
              <w:rPr>
                <w:lang w:val="en-GB"/>
              </w:rPr>
              <w:t>Integral or Pointer</w:t>
            </w:r>
          </w:p>
        </w:tc>
        <w:tc>
          <w:tcPr>
            <w:tcW w:w="3117" w:type="dxa"/>
          </w:tcPr>
          <w:p w14:paraId="280ECA90" w14:textId="77777777" w:rsidR="003141FA" w:rsidRPr="00D822A3" w:rsidRDefault="003141FA" w:rsidP="00EA0615">
            <w:pPr>
              <w:rPr>
                <w:lang w:val="en-GB"/>
              </w:rPr>
            </w:pPr>
          </w:p>
        </w:tc>
        <w:tc>
          <w:tcPr>
            <w:tcW w:w="3117" w:type="dxa"/>
          </w:tcPr>
          <w:p w14:paraId="5A7DC237" w14:textId="77777777" w:rsidR="003141FA" w:rsidRPr="00D822A3" w:rsidRDefault="003141FA" w:rsidP="00EA0615">
            <w:pPr>
              <w:rPr>
                <w:lang w:val="en-GB"/>
              </w:rPr>
            </w:pPr>
          </w:p>
        </w:tc>
      </w:tr>
      <w:tr w:rsidR="003141FA" w:rsidRPr="00D822A3" w14:paraId="4FE7B083" w14:textId="77777777" w:rsidTr="00EA0615">
        <w:tc>
          <w:tcPr>
            <w:tcW w:w="3116" w:type="dxa"/>
          </w:tcPr>
          <w:p w14:paraId="3639D6D5" w14:textId="77777777" w:rsidR="003141FA" w:rsidRPr="00D822A3" w:rsidRDefault="003141FA" w:rsidP="00EA0615">
            <w:pPr>
              <w:rPr>
                <w:lang w:val="en-GB"/>
              </w:rPr>
            </w:pPr>
            <w:r w:rsidRPr="00D822A3">
              <w:rPr>
                <w:lang w:val="en-GB"/>
              </w:rPr>
              <w:t>Floating</w:t>
            </w:r>
          </w:p>
        </w:tc>
        <w:tc>
          <w:tcPr>
            <w:tcW w:w="3117" w:type="dxa"/>
          </w:tcPr>
          <w:p w14:paraId="63F37EA5" w14:textId="77777777" w:rsidR="003141FA" w:rsidRPr="00D822A3" w:rsidRDefault="003141FA" w:rsidP="00EA0615">
            <w:pPr>
              <w:rPr>
                <w:lang w:val="en-GB"/>
              </w:rPr>
            </w:pPr>
          </w:p>
        </w:tc>
        <w:tc>
          <w:tcPr>
            <w:tcW w:w="3117" w:type="dxa"/>
          </w:tcPr>
          <w:p w14:paraId="0F4E74E8" w14:textId="77777777" w:rsidR="003141FA" w:rsidRPr="00D822A3" w:rsidRDefault="003141FA" w:rsidP="00EA0615">
            <w:pPr>
              <w:rPr>
                <w:lang w:val="en-GB"/>
              </w:rPr>
            </w:pPr>
          </w:p>
        </w:tc>
      </w:tr>
    </w:tbl>
    <w:p w14:paraId="066B6F54" w14:textId="5B4BABCC" w:rsidR="003141FA" w:rsidRPr="00D822A3" w:rsidRDefault="003141FA" w:rsidP="003141FA">
      <w:pPr>
        <w:pStyle w:val="CodeHeader"/>
        <w:rPr>
          <w:lang w:val="en-GB"/>
        </w:rPr>
      </w:pPr>
      <w:r w:rsidRPr="00D822A3">
        <w:rPr>
          <w:lang w:val="en-GB"/>
        </w:rPr>
        <w:t>Generate</w:t>
      </w:r>
      <w:r w:rsidR="002F35C1" w:rsidRPr="00D822A3">
        <w:rPr>
          <w:lang w:val="en-GB"/>
        </w:rPr>
        <w:t>Initializer</w:t>
      </w:r>
      <w:r w:rsidRPr="00D822A3">
        <w:rPr>
          <w:lang w:val="en-GB"/>
        </w:rPr>
        <w:t>.</w:t>
      </w:r>
      <w:r w:rsidR="00EE1A48" w:rsidRPr="00D822A3">
        <w:rPr>
          <w:lang w:val="en-GB"/>
        </w:rPr>
        <w:t>cs</w:t>
      </w:r>
    </w:p>
    <w:p w14:paraId="629AA5E8" w14:textId="36635FC6" w:rsidR="003141FA" w:rsidRPr="00D822A3" w:rsidRDefault="003141FA" w:rsidP="003141FA">
      <w:pPr>
        <w:rPr>
          <w:lang w:val="en-GB"/>
        </w:rPr>
      </w:pPr>
      <w:r w:rsidRPr="00D822A3">
        <w:rPr>
          <w:lang w:val="en-GB"/>
        </w:rPr>
        <w:t xml:space="preserve">If the variable is a pointer and the </w:t>
      </w:r>
      <w:r w:rsidR="002F35C1" w:rsidRPr="00D822A3">
        <w:rPr>
          <w:lang w:val="en-GB"/>
        </w:rPr>
        <w:t>initializer</w:t>
      </w:r>
      <w:r w:rsidRPr="00D822A3">
        <w:rPr>
          <w:lang w:val="en-GB"/>
        </w:rPr>
        <w:t xml:space="preserve"> is an address we add its offset to the block and store the name of the address in the access map, the address value will later be looked up and added by the linker.</w:t>
      </w:r>
    </w:p>
    <w:p w14:paraId="61DB9E8E" w14:textId="1D5AC2C9" w:rsidR="003141FA" w:rsidRPr="00D822A3" w:rsidRDefault="003141FA" w:rsidP="003141FA">
      <w:pPr>
        <w:rPr>
          <w:lang w:val="en-GB"/>
        </w:rPr>
      </w:pPr>
      <w:r w:rsidRPr="00D822A3">
        <w:rPr>
          <w:lang w:val="en-GB"/>
        </w:rPr>
        <w:t xml:space="preserve">If the variable type is a pointer (signed or unsigned) char and the </w:t>
      </w:r>
      <w:r w:rsidR="005779B0" w:rsidRPr="00D822A3">
        <w:rPr>
          <w:lang w:val="en-GB"/>
        </w:rPr>
        <w:t xml:space="preserve">initializator </w:t>
      </w:r>
      <w:r w:rsidRPr="00D822A3">
        <w:rPr>
          <w:lang w:val="en-GB"/>
        </w:rPr>
        <w:t>is a string, the address is stored in the access map and a zero address is stored in the block, it will later be properly looked up  and set by the linker.</w:t>
      </w:r>
    </w:p>
    <w:p w14:paraId="14D3803F" w14:textId="2EB3B96B" w:rsidR="003141FA" w:rsidRPr="00D822A3" w:rsidRDefault="003141FA" w:rsidP="003141FA">
      <w:pPr>
        <w:pStyle w:val="Code"/>
        <w:rPr>
          <w:lang w:val="en-GB"/>
        </w:rPr>
      </w:pPr>
    </w:p>
    <w:p w14:paraId="10EBA903" w14:textId="345473BE" w:rsidR="003141FA" w:rsidRPr="00D822A3" w:rsidRDefault="003141FA">
      <w:pPr>
        <w:pStyle w:val="Rubrik3"/>
        <w:rPr>
          <w:ins w:id="213" w:author="Stefan Bjornander" w:date="2015-04-25T17:33:00Z"/>
          <w:lang w:val="en-GB"/>
        </w:rPr>
        <w:pPrChange w:id="214" w:author="Stefan Bjornander" w:date="2015-04-25T17:33:00Z">
          <w:pPr>
            <w:pStyle w:val="Code"/>
          </w:pPr>
        </w:pPrChange>
      </w:pPr>
      <w:bookmarkStart w:id="215" w:name="_Toc54119908"/>
      <w:ins w:id="216" w:author="Stefan Bjornander" w:date="2015-04-25T17:33:00Z">
        <w:r w:rsidRPr="00D822A3">
          <w:rPr>
            <w:lang w:val="en-GB"/>
          </w:rPr>
          <w:t xml:space="preserve">Stack </w:t>
        </w:r>
      </w:ins>
      <w:r w:rsidR="00C37108" w:rsidRPr="00D822A3">
        <w:rPr>
          <w:lang w:val="en-GB"/>
        </w:rPr>
        <w:t>Initialization</w:t>
      </w:r>
      <w:bookmarkEnd w:id="215"/>
    </w:p>
    <w:p w14:paraId="3BBF8D70" w14:textId="3C8AD8E2" w:rsidR="003141FA" w:rsidRPr="00D822A3" w:rsidRDefault="003141FA">
      <w:pPr>
        <w:rPr>
          <w:lang w:val="en-GB"/>
        </w:rPr>
        <w:pPrChange w:id="217" w:author="Stefan Bjornander" w:date="2015-04-25T17:33:00Z">
          <w:pPr>
            <w:pStyle w:val="Code"/>
          </w:pPr>
        </w:pPrChange>
      </w:pPr>
      <w:ins w:id="218" w:author="Stefan Bjornander" w:date="2015-04-25T17:33:00Z">
        <w:r w:rsidRPr="00D822A3">
          <w:rPr>
            <w:lang w:val="en-GB"/>
          </w:rPr>
          <w:t xml:space="preserve">Stack </w:t>
        </w:r>
      </w:ins>
      <w:r w:rsidR="00F4217C" w:rsidRPr="00D822A3">
        <w:rPr>
          <w:lang w:val="en-GB"/>
        </w:rPr>
        <w:t>initialization</w:t>
      </w:r>
      <w:del w:id="219" w:author="Stefan Bjornander" w:date="2015-04-25T17:33:00Z">
        <w:r w:rsidRPr="00D822A3" w:rsidDel="004F1667">
          <w:rPr>
            <w:lang w:val="en-GB"/>
          </w:rPr>
          <w:delText xml:space="preserve">  </w:delText>
        </w:r>
      </w:del>
      <w:ins w:id="220" w:author="Stefan Bjornander" w:date="2015-04-25T17:33:00Z">
        <w:r w:rsidRPr="00D822A3">
          <w:rPr>
            <w:lang w:val="en-GB"/>
          </w:rPr>
          <w:t xml:space="preserve"> occurs when an auto or register </w:t>
        </w:r>
      </w:ins>
      <w:ins w:id="221" w:author="Stefan Bjornander" w:date="2015-04-25T17:34:00Z">
        <w:r w:rsidRPr="00D822A3">
          <w:rPr>
            <w:lang w:val="en-GB"/>
          </w:rPr>
          <w:t xml:space="preserve">variable becomes </w:t>
        </w:r>
      </w:ins>
      <w:r w:rsidR="00266D64" w:rsidRPr="00D822A3">
        <w:rPr>
          <w:lang w:val="en-GB"/>
        </w:rPr>
        <w:t>initialized</w:t>
      </w:r>
      <w:ins w:id="222" w:author="Stefan Bjornander" w:date="2015-04-25T17:34:00Z">
        <w:r w:rsidRPr="00D822A3">
          <w:rPr>
            <w:lang w:val="en-GB"/>
          </w:rPr>
          <w:t xml:space="preserve">. Since the </w:t>
        </w:r>
      </w:ins>
      <w:r w:rsidR="00F4217C" w:rsidRPr="00D822A3">
        <w:rPr>
          <w:lang w:val="en-GB"/>
        </w:rPr>
        <w:t>initialization</w:t>
      </w:r>
      <w:ins w:id="223" w:author="Stefan Bjornander" w:date="2015-04-25T17:34:00Z">
        <w:r w:rsidRPr="00D822A3">
          <w:rPr>
            <w:lang w:val="en-GB"/>
          </w:rPr>
          <w:t xml:space="preserve"> value can be non-</w:t>
        </w:r>
      </w:ins>
      <w:ins w:id="224" w:author="Stefan Bjornander" w:date="2015-04-25T17:46:00Z">
        <w:r w:rsidRPr="00D822A3">
          <w:rPr>
            <w:lang w:val="en-GB"/>
          </w:rPr>
          <w:t>constant</w:t>
        </w:r>
      </w:ins>
      <w:ins w:id="225" w:author="Stefan Bjornander" w:date="2015-04-25T17:34:00Z">
        <w:r w:rsidRPr="00D822A3">
          <w:rPr>
            <w:lang w:val="en-GB"/>
          </w:rPr>
          <w:t xml:space="preserve">, no memory block is created. Instead, </w:t>
        </w:r>
      </w:ins>
      <w:ins w:id="226" w:author="Stefan Bjornander" w:date="2015-04-25T17:46:00Z">
        <w:r w:rsidRPr="00D822A3">
          <w:rPr>
            <w:lang w:val="en-GB"/>
          </w:rPr>
          <w:t>a se</w:t>
        </w:r>
      </w:ins>
      <w:r w:rsidRPr="00D822A3">
        <w:rPr>
          <w:lang w:val="en-GB"/>
        </w:rPr>
        <w:t>quence</w:t>
      </w:r>
      <w:ins w:id="227" w:author="Stefan Bjornander" w:date="2015-04-25T17:46:00Z">
        <w:r w:rsidRPr="00D822A3">
          <w:rPr>
            <w:lang w:val="en-GB"/>
          </w:rPr>
          <w:t xml:space="preserve"> of assign</w:t>
        </w:r>
      </w:ins>
      <w:r w:rsidRPr="00D822A3">
        <w:rPr>
          <w:lang w:val="en-GB"/>
        </w:rPr>
        <w:t>ment</w:t>
      </w:r>
      <w:ins w:id="228" w:author="Stefan Bjornander" w:date="2015-04-25T17:46:00Z">
        <w:r w:rsidRPr="00D822A3">
          <w:rPr>
            <w:lang w:val="en-GB"/>
          </w:rPr>
          <w:t xml:space="preserve"> instruction</w:t>
        </w:r>
      </w:ins>
      <w:ins w:id="229" w:author="Stefan Bjornander" w:date="2015-04-25T18:25:00Z">
        <w:r w:rsidRPr="00D822A3">
          <w:rPr>
            <w:lang w:val="en-GB"/>
          </w:rPr>
          <w:t>s</w:t>
        </w:r>
      </w:ins>
      <w:ins w:id="230" w:author="Stefan Bjornander" w:date="2015-04-25T17:46:00Z">
        <w:r w:rsidRPr="00D822A3">
          <w:rPr>
            <w:lang w:val="en-GB"/>
          </w:rPr>
          <w:t xml:space="preserve"> is added</w:t>
        </w:r>
      </w:ins>
      <w:r w:rsidRPr="00D822A3">
        <w:rPr>
          <w:lang w:val="en-GB"/>
        </w:rPr>
        <w:t xml:space="preserve"> to the </w:t>
      </w:r>
      <w:ins w:id="231" w:author="Stefan Bjornander" w:date="2015-04-25T17:46:00Z">
        <w:r w:rsidRPr="00D822A3">
          <w:rPr>
            <w:lang w:val="en-GB"/>
          </w:rPr>
          <w:t>mid</w:t>
        </w:r>
      </w:ins>
      <w:ins w:id="232" w:author="Stefan Bjornander" w:date="2015-04-25T18:25:00Z">
        <w:r w:rsidRPr="00D822A3">
          <w:rPr>
            <w:lang w:val="en-GB"/>
          </w:rPr>
          <w:t>dle</w:t>
        </w:r>
      </w:ins>
      <w:ins w:id="233" w:author="Stefan Bjornander" w:date="2015-04-25T17:46:00Z">
        <w:r w:rsidRPr="00D822A3">
          <w:rPr>
            <w:lang w:val="en-GB"/>
          </w:rPr>
          <w:t xml:space="preserve"> code.</w:t>
        </w:r>
      </w:ins>
    </w:p>
    <w:p w14:paraId="023307E0" w14:textId="09D56C04" w:rsidR="009E04D0" w:rsidRPr="00D822A3" w:rsidRDefault="009E04D0" w:rsidP="009E04D0">
      <w:pPr>
        <w:pStyle w:val="Code"/>
        <w:rPr>
          <w:lang w:val="en-GB"/>
        </w:rPr>
      </w:pPr>
    </w:p>
    <w:p w14:paraId="3D1C8AC0" w14:textId="5E3F3CB9" w:rsidR="002A4B3E" w:rsidRPr="00D822A3" w:rsidRDefault="00B73D32" w:rsidP="003F62B8">
      <w:pPr>
        <w:pStyle w:val="Rubrik1"/>
        <w:rPr>
          <w:lang w:val="en-GB"/>
        </w:rPr>
      </w:pPr>
      <w:bookmarkStart w:id="234" w:name="_Toc54119909"/>
      <w:bookmarkStart w:id="235" w:name="_Ref54202176"/>
      <w:bookmarkStart w:id="236" w:name="_Ref54202192"/>
      <w:bookmarkStart w:id="237"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234"/>
      <w:bookmarkEnd w:id="235"/>
      <w:bookmarkEnd w:id="236"/>
      <w:bookmarkEnd w:id="237"/>
    </w:p>
    <w:p w14:paraId="3D7EEB91" w14:textId="31EE8ADE" w:rsidR="00F255BB" w:rsidRPr="00D822A3" w:rsidRDefault="00F255BB" w:rsidP="00F255BB">
      <w:pPr>
        <w:rPr>
          <w:color w:val="auto"/>
          <w:lang w:val="en-GB"/>
        </w:rPr>
      </w:pPr>
      <w:r w:rsidRPr="00D822A3">
        <w:rPr>
          <w:lang w:val="en-GB"/>
        </w:rPr>
        <w:t xml:space="preserve">The </w:t>
      </w:r>
      <w:r w:rsidRPr="00D822A3">
        <w:rPr>
          <w:rStyle w:val="KeyWord0"/>
          <w:lang w:val="en-GB"/>
        </w:rPr>
        <w:t>Mask</w:t>
      </w:r>
      <w:r w:rsidRPr="00D822A3">
        <w:rPr>
          <w:lang w:val="en-GB"/>
        </w:rPr>
        <w:t xml:space="preserve"> class is used to distinguish between the different type </w:t>
      </w:r>
      <w:r w:rsidR="00DC5DF9" w:rsidRPr="00D822A3">
        <w:rPr>
          <w:lang w:val="en-GB"/>
        </w:rPr>
        <w:t>specifiers and</w:t>
      </w:r>
      <w:r w:rsidRPr="00D822A3">
        <w:rPr>
          <w:lang w:val="en-GB"/>
        </w:rPr>
        <w:t xml:space="preserve"> </w:t>
      </w:r>
      <w:r w:rsidR="00B805AB" w:rsidRPr="00D822A3">
        <w:rPr>
          <w:lang w:val="en-GB"/>
        </w:rPr>
        <w:t xml:space="preserve">is </w:t>
      </w:r>
      <w:r w:rsidRPr="00D822A3">
        <w:rPr>
          <w:lang w:val="en-GB"/>
        </w:rPr>
        <w:t xml:space="preserve">used by the </w:t>
      </w:r>
      <w:r w:rsidRPr="00D822A3">
        <w:rPr>
          <w:rStyle w:val="KeyWord0"/>
          <w:lang w:val="en-GB"/>
        </w:rPr>
        <w:t>Specifier</w:t>
      </w:r>
      <w:r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77777777" w:rsidR="00626D3B" w:rsidRPr="00D822A3" w:rsidRDefault="00626D3B" w:rsidP="00626D3B">
      <w:pPr>
        <w:pStyle w:val="Code"/>
        <w:rPr>
          <w:highlight w:val="white"/>
          <w:lang w:val="en-GB"/>
        </w:rPr>
      </w:pP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lastRenderedPageBreak/>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238"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lastRenderedPageBreak/>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45570606"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77777777" w:rsidR="00A149ED" w:rsidRPr="00D822A3" w:rsidRDefault="00A149ED" w:rsidP="00A149ED">
      <w:pPr>
        <w:pStyle w:val="Code"/>
        <w:rPr>
          <w:highlight w:val="white"/>
          <w:lang w:val="en-GB"/>
        </w:rPr>
      </w:pPr>
      <w:r w:rsidRPr="00D822A3">
        <w:rPr>
          <w:highlight w:val="white"/>
          <w:lang w:val="en-GB"/>
        </w:rPr>
        <w:t xml:space="preserve">              SymbolTable.StaticSet.Add(ConstantExpression.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239" w:name="_Toc54119910"/>
      <w:r w:rsidRPr="00D822A3">
        <w:rPr>
          <w:lang w:val="en-GB"/>
        </w:rPr>
        <w:t>Declarators</w:t>
      </w:r>
      <w:bookmarkEnd w:id="239"/>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240" w:name="_Toc54119911"/>
      <w:r w:rsidRPr="00D822A3">
        <w:rPr>
          <w:lang w:val="en-GB"/>
        </w:rPr>
        <w:lastRenderedPageBreak/>
        <w:t>The Symbol Table</w:t>
      </w:r>
      <w:bookmarkEnd w:id="240"/>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CB1AB5" w:rsidRPr="00D2146B" w:rsidRDefault="00CB1AB5" w:rsidP="0050082D">
                              <w:pPr>
                                <w:spacing w:before="0" w:after="0"/>
                                <w:rPr>
                                  <w:sz w:val="18"/>
                                  <w:szCs w:val="18"/>
                                  <w:lang w:val="sv-SE"/>
                                </w:rPr>
                              </w:pPr>
                              <w:r>
                                <w:rPr>
                                  <w:sz w:val="18"/>
                                  <w:szCs w:val="18"/>
                                  <w:lang w:val="sv-SE"/>
                                </w:rPr>
                                <w:t>Static int globalInt</w:t>
                              </w:r>
                            </w:p>
                            <w:p w14:paraId="69A6032C" w14:textId="768161F7" w:rsidR="00CB1AB5" w:rsidRDefault="00CB1AB5" w:rsidP="0050082D">
                              <w:pPr>
                                <w:spacing w:before="0" w:after="0"/>
                                <w:rPr>
                                  <w:sz w:val="18"/>
                                  <w:szCs w:val="18"/>
                                  <w:lang w:val="sv-SE"/>
                                </w:rPr>
                              </w:pPr>
                              <w:r>
                                <w:rPr>
                                  <w:sz w:val="18"/>
                                  <w:szCs w:val="18"/>
                                  <w:lang w:val="sv-SE"/>
                                </w:rPr>
                                <w:t>Static int i</w:t>
                              </w:r>
                            </w:p>
                            <w:p w14:paraId="65DC2C71" w14:textId="7AEEED2D" w:rsidR="00CB1AB5" w:rsidRDefault="00CB1AB5" w:rsidP="0050082D">
                              <w:pPr>
                                <w:spacing w:before="0" w:after="0"/>
                                <w:rPr>
                                  <w:sz w:val="18"/>
                                  <w:szCs w:val="18"/>
                                  <w:lang w:val="sv-SE"/>
                                </w:rPr>
                              </w:pPr>
                            </w:p>
                            <w:p w14:paraId="3B0DD407" w14:textId="21D67AC3" w:rsidR="00CB1AB5" w:rsidRPr="001B6705" w:rsidRDefault="00CB1AB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CB1AB5" w:rsidRPr="00D2146B" w:rsidRDefault="00CB1AB5"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CB1AB5" w:rsidRPr="00D2146B" w:rsidRDefault="00CB1AB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CB1AB5" w:rsidRDefault="00CB1AB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CB1AB5" w:rsidRPr="00D2146B" w:rsidRDefault="00CB1AB5" w:rsidP="0050082D">
                              <w:pPr>
                                <w:spacing w:before="0" w:after="0" w:line="256" w:lineRule="auto"/>
                                <w:rPr>
                                  <w:sz w:val="18"/>
                                  <w:szCs w:val="18"/>
                                </w:rPr>
                              </w:pPr>
                              <w:r>
                                <w:rPr>
                                  <w:sz w:val="18"/>
                                  <w:szCs w:val="18"/>
                                </w:rPr>
                                <w:t>Auto mainChar : char</w:t>
                              </w:r>
                            </w:p>
                            <w:p w14:paraId="302437A3" w14:textId="77777777" w:rsidR="00CB1AB5" w:rsidRDefault="00CB1AB5" w:rsidP="0050082D">
                              <w:pPr>
                                <w:spacing w:before="0" w:after="0" w:line="256" w:lineRule="auto"/>
                                <w:rPr>
                                  <w:rFonts w:eastAsia="Calibri"/>
                                  <w:color w:val="000000"/>
                                  <w:sz w:val="18"/>
                                  <w:szCs w:val="18"/>
                                </w:rPr>
                              </w:pPr>
                            </w:p>
                            <w:p w14:paraId="71CC6A80" w14:textId="77C30F45" w:rsidR="00CB1AB5" w:rsidRPr="00D2146B" w:rsidRDefault="00CB1AB5" w:rsidP="008C458D">
                              <w:pPr>
                                <w:spacing w:before="0" w:after="0" w:line="256" w:lineRule="auto"/>
                                <w:rPr>
                                  <w:sz w:val="18"/>
                                  <w:szCs w:val="18"/>
                                </w:rPr>
                              </w:pPr>
                              <w:r>
                                <w:rPr>
                                  <w:rFonts w:eastAsia="Calibri"/>
                                  <w:color w:val="000000"/>
                                  <w:sz w:val="18"/>
                                  <w:szCs w:val="18"/>
                                </w:rPr>
                                <w:t>m_parentTable</w:t>
                              </w:r>
                            </w:p>
                            <w:p w14:paraId="4A1EB75F" w14:textId="77777777" w:rsidR="00CB1AB5" w:rsidRPr="00D2146B" w:rsidRDefault="00CB1AB5" w:rsidP="0050082D">
                              <w:pPr>
                                <w:spacing w:before="0" w:after="0" w:line="256" w:lineRule="auto"/>
                                <w:rPr>
                                  <w:sz w:val="18"/>
                                  <w:szCs w:val="18"/>
                                </w:rPr>
                              </w:pPr>
                              <w:r w:rsidRPr="00D2146B">
                                <w:rPr>
                                  <w:rFonts w:eastAsia="Calibri"/>
                                  <w:color w:val="000000"/>
                                  <w:sz w:val="18"/>
                                  <w:szCs w:val="18"/>
                                </w:rPr>
                                <w:t> </w:t>
                              </w:r>
                            </w:p>
                            <w:p w14:paraId="176D8F8E" w14:textId="77777777" w:rsidR="00CB1AB5" w:rsidRPr="00D2146B" w:rsidRDefault="00CB1AB5"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CB1AB5" w:rsidRPr="00D2146B" w:rsidRDefault="00CB1AB5"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CB1AB5" w:rsidRPr="00D2146B" w:rsidRDefault="00CB1AB5" w:rsidP="0050082D">
                              <w:pPr>
                                <w:spacing w:before="0" w:after="0" w:line="254" w:lineRule="auto"/>
                                <w:rPr>
                                  <w:sz w:val="18"/>
                                  <w:szCs w:val="18"/>
                                </w:rPr>
                              </w:pPr>
                              <w:r>
                                <w:rPr>
                                  <w:rFonts w:eastAsia="Calibri"/>
                                  <w:color w:val="000000"/>
                                  <w:sz w:val="18"/>
                                  <w:szCs w:val="18"/>
                                </w:rPr>
                                <w:t>auto int i</w:t>
                              </w:r>
                            </w:p>
                            <w:p w14:paraId="1EB866A9" w14:textId="57278A33" w:rsidR="00CB1AB5" w:rsidRDefault="00CB1AB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CB1AB5" w:rsidRDefault="00CB1AB5" w:rsidP="00073BF2">
                              <w:pPr>
                                <w:spacing w:before="0" w:after="0" w:line="254" w:lineRule="auto"/>
                                <w:rPr>
                                  <w:rFonts w:eastAsia="Calibri"/>
                                  <w:color w:val="000000"/>
                                  <w:sz w:val="18"/>
                                  <w:szCs w:val="18"/>
                                </w:rPr>
                              </w:pPr>
                            </w:p>
                            <w:p w14:paraId="55FF5C13" w14:textId="77777777" w:rsidR="00CB1AB5" w:rsidRPr="00D2146B" w:rsidRDefault="00CB1AB5" w:rsidP="00073BF2">
                              <w:pPr>
                                <w:spacing w:before="0" w:after="0" w:line="256" w:lineRule="auto"/>
                                <w:rPr>
                                  <w:sz w:val="18"/>
                                  <w:szCs w:val="18"/>
                                </w:rPr>
                              </w:pPr>
                              <w:r>
                                <w:rPr>
                                  <w:rFonts w:eastAsia="Calibri"/>
                                  <w:color w:val="000000"/>
                                  <w:sz w:val="18"/>
                                  <w:szCs w:val="18"/>
                                </w:rPr>
                                <w:t>m_parentTable</w:t>
                              </w:r>
                            </w:p>
                            <w:p w14:paraId="20CF0F08" w14:textId="77777777" w:rsidR="00CB1AB5" w:rsidRPr="00D2146B" w:rsidRDefault="00CB1AB5" w:rsidP="00073BF2">
                              <w:pPr>
                                <w:spacing w:before="0" w:after="0" w:line="254" w:lineRule="auto"/>
                                <w:rPr>
                                  <w:sz w:val="18"/>
                                  <w:szCs w:val="18"/>
                                </w:rPr>
                              </w:pPr>
                            </w:p>
                            <w:p w14:paraId="2347329E" w14:textId="77777777" w:rsidR="00CB1AB5" w:rsidRPr="00D2146B" w:rsidRDefault="00CB1AB5" w:rsidP="0050082D">
                              <w:pPr>
                                <w:spacing w:before="0" w:after="0" w:line="254" w:lineRule="auto"/>
                                <w:rPr>
                                  <w:sz w:val="18"/>
                                  <w:szCs w:val="18"/>
                                </w:rPr>
                              </w:pPr>
                              <w:r w:rsidRPr="00D2146B">
                                <w:rPr>
                                  <w:rFonts w:eastAsia="Calibri"/>
                                  <w:color w:val="000000"/>
                                  <w:sz w:val="18"/>
                                  <w:szCs w:val="18"/>
                                </w:rPr>
                                <w:t> </w:t>
                              </w:r>
                            </w:p>
                            <w:p w14:paraId="7D6DAD56" w14:textId="77777777" w:rsidR="00CB1AB5" w:rsidRPr="00D2146B" w:rsidRDefault="00CB1AB5"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CB1AB5" w:rsidRPr="00D2146B" w:rsidRDefault="00CB1AB5"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CB1AB5" w:rsidRPr="00100F82" w:rsidRDefault="00CB1AB5" w:rsidP="00100F82">
                              <w:pPr>
                                <w:spacing w:before="0" w:after="0"/>
                                <w:rPr>
                                  <w:sz w:val="18"/>
                                  <w:szCs w:val="18"/>
                                </w:rPr>
                              </w:pPr>
                              <w:r w:rsidRPr="00100F82">
                                <w:rPr>
                                  <w:sz w:val="18"/>
                                  <w:szCs w:val="18"/>
                                </w:rPr>
                                <w:t>auto int i</w:t>
                              </w:r>
                            </w:p>
                            <w:p w14:paraId="5D0A676C" w14:textId="673BC4F3" w:rsidR="00CB1AB5" w:rsidRPr="00100F82" w:rsidRDefault="00CB1AB5" w:rsidP="00100F82">
                              <w:pPr>
                                <w:spacing w:before="0" w:after="0"/>
                                <w:rPr>
                                  <w:sz w:val="18"/>
                                  <w:szCs w:val="18"/>
                                </w:rPr>
                              </w:pPr>
                              <w:r w:rsidRPr="00100F82">
                                <w:rPr>
                                  <w:sz w:val="18"/>
                                  <w:szCs w:val="18"/>
                                </w:rPr>
                                <w:t>auto double blockDouble</w:t>
                              </w:r>
                            </w:p>
                            <w:p w14:paraId="5B01AFF6" w14:textId="77777777" w:rsidR="00CB1AB5" w:rsidRDefault="00CB1AB5" w:rsidP="00100F82">
                              <w:pPr>
                                <w:spacing w:before="0" w:after="0" w:line="256" w:lineRule="auto"/>
                                <w:rPr>
                                  <w:rFonts w:eastAsia="Calibri"/>
                                  <w:color w:val="000000"/>
                                  <w:sz w:val="18"/>
                                  <w:szCs w:val="18"/>
                                </w:rPr>
                              </w:pPr>
                            </w:p>
                            <w:p w14:paraId="35EF25BA" w14:textId="6D9A7EDC" w:rsidR="00CB1AB5" w:rsidRPr="00D2146B" w:rsidRDefault="00CB1AB5" w:rsidP="00100F82">
                              <w:pPr>
                                <w:spacing w:before="0" w:after="0" w:line="256" w:lineRule="auto"/>
                                <w:rPr>
                                  <w:sz w:val="18"/>
                                  <w:szCs w:val="18"/>
                                </w:rPr>
                              </w:pPr>
                              <w:r>
                                <w:rPr>
                                  <w:rFonts w:eastAsia="Calibri"/>
                                  <w:color w:val="000000"/>
                                  <w:sz w:val="18"/>
                                  <w:szCs w:val="18"/>
                                </w:rPr>
                                <w:t>m_parentTable</w:t>
                              </w:r>
                            </w:p>
                            <w:p w14:paraId="274031CF" w14:textId="32871C06" w:rsidR="00CB1AB5" w:rsidRDefault="00CB1AB5"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CB1AB5" w:rsidRDefault="00CB1AB5"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CB1AB5" w:rsidRDefault="00CB1AB5" w:rsidP="00D44BB8">
                              <w:pPr>
                                <w:spacing w:line="252" w:lineRule="auto"/>
                              </w:pPr>
                              <w:r>
                                <w:rPr>
                                  <w:rFonts w:eastAsia="Calibri"/>
                                  <w:color w:val="000000"/>
                                  <w:sz w:val="18"/>
                                  <w:szCs w:val="18"/>
                                </w:rPr>
                                <w:t>SymbolTable.CurrentTable</w:t>
                              </w:r>
                            </w:p>
                            <w:p w14:paraId="332537CB" w14:textId="66AB52F1" w:rsidR="00CB1AB5" w:rsidRDefault="00CB1AB5" w:rsidP="00D44BB8">
                              <w:pPr>
                                <w:spacing w:line="252" w:lineRule="auto"/>
                              </w:pPr>
                            </w:p>
                            <w:p w14:paraId="35DA4169" w14:textId="77777777" w:rsidR="00CB1AB5" w:rsidRDefault="00CB1AB5"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CB1AB5" w:rsidRPr="00610E6C" w:rsidRDefault="00CB1AB5"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CB1AB5" w:rsidRPr="00D2146B" w:rsidRDefault="00CB1AB5" w:rsidP="0050082D">
                        <w:pPr>
                          <w:spacing w:before="0" w:after="0"/>
                          <w:rPr>
                            <w:sz w:val="18"/>
                            <w:szCs w:val="18"/>
                            <w:lang w:val="sv-SE"/>
                          </w:rPr>
                        </w:pPr>
                        <w:r>
                          <w:rPr>
                            <w:sz w:val="18"/>
                            <w:szCs w:val="18"/>
                            <w:lang w:val="sv-SE"/>
                          </w:rPr>
                          <w:t>Static int globalInt</w:t>
                        </w:r>
                      </w:p>
                      <w:p w14:paraId="69A6032C" w14:textId="768161F7" w:rsidR="00CB1AB5" w:rsidRDefault="00CB1AB5" w:rsidP="0050082D">
                        <w:pPr>
                          <w:spacing w:before="0" w:after="0"/>
                          <w:rPr>
                            <w:sz w:val="18"/>
                            <w:szCs w:val="18"/>
                            <w:lang w:val="sv-SE"/>
                          </w:rPr>
                        </w:pPr>
                        <w:r>
                          <w:rPr>
                            <w:sz w:val="18"/>
                            <w:szCs w:val="18"/>
                            <w:lang w:val="sv-SE"/>
                          </w:rPr>
                          <w:t>Static int i</w:t>
                        </w:r>
                      </w:p>
                      <w:p w14:paraId="65DC2C71" w14:textId="7AEEED2D" w:rsidR="00CB1AB5" w:rsidRDefault="00CB1AB5" w:rsidP="0050082D">
                        <w:pPr>
                          <w:spacing w:before="0" w:after="0"/>
                          <w:rPr>
                            <w:sz w:val="18"/>
                            <w:szCs w:val="18"/>
                            <w:lang w:val="sv-SE"/>
                          </w:rPr>
                        </w:pPr>
                      </w:p>
                      <w:p w14:paraId="3B0DD407" w14:textId="21D67AC3" w:rsidR="00CB1AB5" w:rsidRPr="001B6705" w:rsidRDefault="00CB1AB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CB1AB5" w:rsidRPr="00D2146B" w:rsidRDefault="00CB1AB5"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CB1AB5" w:rsidRPr="00D2146B" w:rsidRDefault="00CB1AB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CB1AB5" w:rsidRDefault="00CB1AB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CB1AB5" w:rsidRPr="00D2146B" w:rsidRDefault="00CB1AB5" w:rsidP="0050082D">
                        <w:pPr>
                          <w:spacing w:before="0" w:after="0" w:line="256" w:lineRule="auto"/>
                          <w:rPr>
                            <w:sz w:val="18"/>
                            <w:szCs w:val="18"/>
                          </w:rPr>
                        </w:pPr>
                        <w:r>
                          <w:rPr>
                            <w:sz w:val="18"/>
                            <w:szCs w:val="18"/>
                          </w:rPr>
                          <w:t>Auto mainChar : char</w:t>
                        </w:r>
                      </w:p>
                      <w:p w14:paraId="302437A3" w14:textId="77777777" w:rsidR="00CB1AB5" w:rsidRDefault="00CB1AB5" w:rsidP="0050082D">
                        <w:pPr>
                          <w:spacing w:before="0" w:after="0" w:line="256" w:lineRule="auto"/>
                          <w:rPr>
                            <w:rFonts w:eastAsia="Calibri"/>
                            <w:color w:val="000000"/>
                            <w:sz w:val="18"/>
                            <w:szCs w:val="18"/>
                          </w:rPr>
                        </w:pPr>
                      </w:p>
                      <w:p w14:paraId="71CC6A80" w14:textId="77C30F45" w:rsidR="00CB1AB5" w:rsidRPr="00D2146B" w:rsidRDefault="00CB1AB5" w:rsidP="008C458D">
                        <w:pPr>
                          <w:spacing w:before="0" w:after="0" w:line="256" w:lineRule="auto"/>
                          <w:rPr>
                            <w:sz w:val="18"/>
                            <w:szCs w:val="18"/>
                          </w:rPr>
                        </w:pPr>
                        <w:r>
                          <w:rPr>
                            <w:rFonts w:eastAsia="Calibri"/>
                            <w:color w:val="000000"/>
                            <w:sz w:val="18"/>
                            <w:szCs w:val="18"/>
                          </w:rPr>
                          <w:t>m_parentTable</w:t>
                        </w:r>
                      </w:p>
                      <w:p w14:paraId="4A1EB75F" w14:textId="77777777" w:rsidR="00CB1AB5" w:rsidRPr="00D2146B" w:rsidRDefault="00CB1AB5" w:rsidP="0050082D">
                        <w:pPr>
                          <w:spacing w:before="0" w:after="0" w:line="256" w:lineRule="auto"/>
                          <w:rPr>
                            <w:sz w:val="18"/>
                            <w:szCs w:val="18"/>
                          </w:rPr>
                        </w:pPr>
                        <w:r w:rsidRPr="00D2146B">
                          <w:rPr>
                            <w:rFonts w:eastAsia="Calibri"/>
                            <w:color w:val="000000"/>
                            <w:sz w:val="18"/>
                            <w:szCs w:val="18"/>
                          </w:rPr>
                          <w:t> </w:t>
                        </w:r>
                      </w:p>
                      <w:p w14:paraId="176D8F8E" w14:textId="77777777" w:rsidR="00CB1AB5" w:rsidRPr="00D2146B" w:rsidRDefault="00CB1AB5"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CB1AB5" w:rsidRPr="00D2146B" w:rsidRDefault="00CB1AB5"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CB1AB5" w:rsidRPr="00D2146B" w:rsidRDefault="00CB1AB5" w:rsidP="0050082D">
                        <w:pPr>
                          <w:spacing w:before="0" w:after="0" w:line="254" w:lineRule="auto"/>
                          <w:rPr>
                            <w:sz w:val="18"/>
                            <w:szCs w:val="18"/>
                          </w:rPr>
                        </w:pPr>
                        <w:r>
                          <w:rPr>
                            <w:rFonts w:eastAsia="Calibri"/>
                            <w:color w:val="000000"/>
                            <w:sz w:val="18"/>
                            <w:szCs w:val="18"/>
                          </w:rPr>
                          <w:t>auto int i</w:t>
                        </w:r>
                      </w:p>
                      <w:p w14:paraId="1EB866A9" w14:textId="57278A33" w:rsidR="00CB1AB5" w:rsidRDefault="00CB1AB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CB1AB5" w:rsidRDefault="00CB1AB5" w:rsidP="00073BF2">
                        <w:pPr>
                          <w:spacing w:before="0" w:after="0" w:line="254" w:lineRule="auto"/>
                          <w:rPr>
                            <w:rFonts w:eastAsia="Calibri"/>
                            <w:color w:val="000000"/>
                            <w:sz w:val="18"/>
                            <w:szCs w:val="18"/>
                          </w:rPr>
                        </w:pPr>
                      </w:p>
                      <w:p w14:paraId="55FF5C13" w14:textId="77777777" w:rsidR="00CB1AB5" w:rsidRPr="00D2146B" w:rsidRDefault="00CB1AB5" w:rsidP="00073BF2">
                        <w:pPr>
                          <w:spacing w:before="0" w:after="0" w:line="256" w:lineRule="auto"/>
                          <w:rPr>
                            <w:sz w:val="18"/>
                            <w:szCs w:val="18"/>
                          </w:rPr>
                        </w:pPr>
                        <w:r>
                          <w:rPr>
                            <w:rFonts w:eastAsia="Calibri"/>
                            <w:color w:val="000000"/>
                            <w:sz w:val="18"/>
                            <w:szCs w:val="18"/>
                          </w:rPr>
                          <w:t>m_parentTable</w:t>
                        </w:r>
                      </w:p>
                      <w:p w14:paraId="20CF0F08" w14:textId="77777777" w:rsidR="00CB1AB5" w:rsidRPr="00D2146B" w:rsidRDefault="00CB1AB5" w:rsidP="00073BF2">
                        <w:pPr>
                          <w:spacing w:before="0" w:after="0" w:line="254" w:lineRule="auto"/>
                          <w:rPr>
                            <w:sz w:val="18"/>
                            <w:szCs w:val="18"/>
                          </w:rPr>
                        </w:pPr>
                      </w:p>
                      <w:p w14:paraId="2347329E" w14:textId="77777777" w:rsidR="00CB1AB5" w:rsidRPr="00D2146B" w:rsidRDefault="00CB1AB5" w:rsidP="0050082D">
                        <w:pPr>
                          <w:spacing w:before="0" w:after="0" w:line="254" w:lineRule="auto"/>
                          <w:rPr>
                            <w:sz w:val="18"/>
                            <w:szCs w:val="18"/>
                          </w:rPr>
                        </w:pPr>
                        <w:r w:rsidRPr="00D2146B">
                          <w:rPr>
                            <w:rFonts w:eastAsia="Calibri"/>
                            <w:color w:val="000000"/>
                            <w:sz w:val="18"/>
                            <w:szCs w:val="18"/>
                          </w:rPr>
                          <w:t> </w:t>
                        </w:r>
                      </w:p>
                      <w:p w14:paraId="7D6DAD56" w14:textId="77777777" w:rsidR="00CB1AB5" w:rsidRPr="00D2146B" w:rsidRDefault="00CB1AB5"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CB1AB5" w:rsidRPr="00D2146B" w:rsidRDefault="00CB1AB5"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CB1AB5" w:rsidRPr="00100F82" w:rsidRDefault="00CB1AB5" w:rsidP="00100F82">
                        <w:pPr>
                          <w:spacing w:before="0" w:after="0"/>
                          <w:rPr>
                            <w:sz w:val="18"/>
                            <w:szCs w:val="18"/>
                          </w:rPr>
                        </w:pPr>
                        <w:r w:rsidRPr="00100F82">
                          <w:rPr>
                            <w:sz w:val="18"/>
                            <w:szCs w:val="18"/>
                          </w:rPr>
                          <w:t>auto int i</w:t>
                        </w:r>
                      </w:p>
                      <w:p w14:paraId="5D0A676C" w14:textId="673BC4F3" w:rsidR="00CB1AB5" w:rsidRPr="00100F82" w:rsidRDefault="00CB1AB5" w:rsidP="00100F82">
                        <w:pPr>
                          <w:spacing w:before="0" w:after="0"/>
                          <w:rPr>
                            <w:sz w:val="18"/>
                            <w:szCs w:val="18"/>
                          </w:rPr>
                        </w:pPr>
                        <w:r w:rsidRPr="00100F82">
                          <w:rPr>
                            <w:sz w:val="18"/>
                            <w:szCs w:val="18"/>
                          </w:rPr>
                          <w:t>auto double blockDouble</w:t>
                        </w:r>
                      </w:p>
                      <w:p w14:paraId="5B01AFF6" w14:textId="77777777" w:rsidR="00CB1AB5" w:rsidRDefault="00CB1AB5" w:rsidP="00100F82">
                        <w:pPr>
                          <w:spacing w:before="0" w:after="0" w:line="256" w:lineRule="auto"/>
                          <w:rPr>
                            <w:rFonts w:eastAsia="Calibri"/>
                            <w:color w:val="000000"/>
                            <w:sz w:val="18"/>
                            <w:szCs w:val="18"/>
                          </w:rPr>
                        </w:pPr>
                      </w:p>
                      <w:p w14:paraId="35EF25BA" w14:textId="6D9A7EDC" w:rsidR="00CB1AB5" w:rsidRPr="00D2146B" w:rsidRDefault="00CB1AB5" w:rsidP="00100F82">
                        <w:pPr>
                          <w:spacing w:before="0" w:after="0" w:line="256" w:lineRule="auto"/>
                          <w:rPr>
                            <w:sz w:val="18"/>
                            <w:szCs w:val="18"/>
                          </w:rPr>
                        </w:pPr>
                        <w:r>
                          <w:rPr>
                            <w:rFonts w:eastAsia="Calibri"/>
                            <w:color w:val="000000"/>
                            <w:sz w:val="18"/>
                            <w:szCs w:val="18"/>
                          </w:rPr>
                          <w:t>m_parentTable</w:t>
                        </w:r>
                      </w:p>
                      <w:p w14:paraId="274031CF" w14:textId="32871C06" w:rsidR="00CB1AB5" w:rsidRDefault="00CB1AB5"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CB1AB5" w:rsidRDefault="00CB1AB5"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CB1AB5" w:rsidRDefault="00CB1AB5" w:rsidP="00D44BB8">
                        <w:pPr>
                          <w:spacing w:line="252" w:lineRule="auto"/>
                        </w:pPr>
                        <w:r>
                          <w:rPr>
                            <w:rFonts w:eastAsia="Calibri"/>
                            <w:color w:val="000000"/>
                            <w:sz w:val="18"/>
                            <w:szCs w:val="18"/>
                          </w:rPr>
                          <w:t>SymbolTable.CurrentTable</w:t>
                        </w:r>
                      </w:p>
                      <w:p w14:paraId="332537CB" w14:textId="66AB52F1" w:rsidR="00CB1AB5" w:rsidRDefault="00CB1AB5" w:rsidP="00D44BB8">
                        <w:pPr>
                          <w:spacing w:line="252" w:lineRule="auto"/>
                        </w:pPr>
                      </w:p>
                      <w:p w14:paraId="35DA4169" w14:textId="77777777" w:rsidR="00CB1AB5" w:rsidRDefault="00CB1AB5"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CB1AB5" w:rsidRPr="00610E6C" w:rsidRDefault="00CB1AB5"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5FFE1D3D" w:rsidR="00872364" w:rsidRPr="00D822A3" w:rsidRDefault="006F324F" w:rsidP="00323ED4">
      <w:pPr>
        <w:rPr>
          <w:highlight w:val="white"/>
          <w:lang w:val="en-GB"/>
        </w:rPr>
      </w:pPr>
      <w:r w:rsidRPr="00D822A3">
        <w:rPr>
          <w:rStyle w:val="KeyWord0"/>
          <w:highlight w:val="white"/>
          <w:lang w:val="en-GB"/>
        </w:rPr>
        <w:t>S</w:t>
      </w:r>
      <w:r w:rsidR="00872364" w:rsidRPr="00D822A3">
        <w:rPr>
          <w:rStyle w:val="KeyWord0"/>
          <w:highlight w:val="white"/>
          <w:lang w:val="en-GB"/>
        </w:rPr>
        <w:t>tatic</w:t>
      </w:r>
      <w:r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D192B16" w:rsidR="006C1DAB" w:rsidRPr="00D822A3" w:rsidRDefault="006C1DAB" w:rsidP="006C1DAB">
      <w:pPr>
        <w:pStyle w:val="Code"/>
        <w:rPr>
          <w:highlight w:val="white"/>
          <w:lang w:val="en-GB"/>
        </w:rPr>
      </w:pPr>
      <w:r w:rsidRPr="00D822A3">
        <w:rPr>
          <w:highlight w:val="white"/>
          <w:lang w:val="en-GB"/>
        </w:rPr>
        <w:t xml:space="preserve">    public static ISet&lt;StaticSymbol&gt; 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16E7041E"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Pr="00D822A3">
        <w:rPr>
          <w:highlight w:val="white"/>
          <w:lang w:val="en-GB"/>
        </w:rPr>
        <w:t xml:space="preserve">the static set.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6A375FE0" w:rsidR="008F5511" w:rsidRPr="00D822A3" w:rsidRDefault="00D4186A" w:rsidP="00323ED4">
      <w:pPr>
        <w:pStyle w:val="Code"/>
        <w:rPr>
          <w:highlight w:val="white"/>
          <w:lang w:val="en-GB"/>
        </w:rPr>
      </w:pPr>
      <w:r w:rsidRPr="00D822A3">
        <w:rPr>
          <w:highlight w:val="white"/>
          <w:lang w:val="en-GB"/>
        </w:rPr>
        <w:t xml:space="preserve">          </w:t>
      </w:r>
      <w:r w:rsidR="008F5511" w:rsidRPr="00D822A3">
        <w:rPr>
          <w:highlight w:val="white"/>
          <w:lang w:val="en-GB"/>
        </w:rPr>
        <w:t>StaticSet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241" w:name="_Toc54119912"/>
      <w:r w:rsidRPr="00D822A3">
        <w:rPr>
          <w:lang w:val="en-GB"/>
        </w:rPr>
        <w:t>The Symbol</w:t>
      </w:r>
      <w:bookmarkEnd w:id="241"/>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242" w:author="Stefan Bjornander" w:date="2015-04-25T18:28:00Z">
        <w:r w:rsidR="008154C7" w:rsidRPr="00D822A3">
          <w:rPr>
            <w:lang w:val="en-GB"/>
          </w:rPr>
          <w:t>T</w:t>
        </w:r>
      </w:ins>
      <w:ins w:id="243" w:author="Stefan Bjornander" w:date="2015-04-25T16:11:00Z">
        <w:r w:rsidR="008154C7" w:rsidRPr="00D822A3">
          <w:rPr>
            <w:lang w:val="en-GB"/>
          </w:rPr>
          <w:t xml:space="preserve">he </w:t>
        </w:r>
      </w:ins>
      <w:r w:rsidR="00FB1C41" w:rsidRPr="00D822A3">
        <w:rPr>
          <w:lang w:val="en-GB"/>
        </w:rPr>
        <w:t>r</w:t>
      </w:r>
      <w:ins w:id="244" w:author="Stefan Bjornander" w:date="2015-04-25T16:11:00Z">
        <w:r w:rsidR="008154C7" w:rsidRPr="00D822A3">
          <w:rPr>
            <w:lang w:val="en-GB"/>
          </w:rPr>
          <w:t>egister storage has been included for the sake of completeness</w:t>
        </w:r>
      </w:ins>
      <w:r w:rsidR="00FB1C41" w:rsidRPr="00D822A3">
        <w:rPr>
          <w:lang w:val="en-GB"/>
        </w:rPr>
        <w:t>. T</w:t>
      </w:r>
      <w:ins w:id="245"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246" w:author="Stefan Bjornander" w:date="2015-04-25T18:27:00Z">
        <w:r w:rsidRPr="00D822A3">
          <w:rPr>
            <w:lang w:val="en-GB"/>
          </w:rPr>
          <w:t xml:space="preserve">If the storage specifier is omitted a global variable is regarded as static and a local variable is </w:t>
        </w:r>
      </w:ins>
      <w:ins w:id="247" w:author="Stefan Bjornander" w:date="2015-04-25T18:28:00Z">
        <w:r w:rsidRPr="00D822A3">
          <w:rPr>
            <w:lang w:val="en-GB"/>
          </w:rPr>
          <w:t>regarded as auto.</w:t>
        </w:r>
      </w:ins>
      <w:r w:rsidRPr="00D822A3">
        <w:rPr>
          <w:lang w:val="en-GB"/>
        </w:rPr>
        <w:t xml:space="preserve"> In this book, t</w:t>
      </w:r>
      <w:ins w:id="248"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0C76FCF"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Section </w:t>
      </w:r>
      <w:r w:rsidRPr="00D822A3">
        <w:rPr>
          <w:lang w:val="en-GB"/>
        </w:rPr>
        <w:fldChar w:fldCharType="begin"/>
      </w:r>
      <w:r w:rsidRPr="00D822A3">
        <w:rPr>
          <w:lang w:val="en-GB"/>
        </w:rPr>
        <w:instrText xml:space="preserve"> REF _Ref479084909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In case of the address, arrow, or index operator the address symbol is the dereferred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249" w:author="Stefan Bjornander" w:date="2015-04-25T10:11:00Z">
            <w:rPr>
              <w:rStyle w:val="CodeInText"/>
            </w:rPr>
          </w:rPrChange>
        </w:rPr>
        <w:t>typedef</w:t>
      </w:r>
      <w:r w:rsidRPr="00D822A3">
        <w:rPr>
          <w:lang w:val="en-GB"/>
        </w:rPr>
        <w:t>, in the table.</w:t>
      </w:r>
      <w:ins w:id="250" w:author="Stefan Bjornander" w:date="2015-04-25T10:11:00Z">
        <w:r w:rsidRPr="00D822A3">
          <w:rPr>
            <w:lang w:val="en-GB"/>
          </w:rPr>
          <w:t xml:space="preserve"> In some compiler technique </w:t>
        </w:r>
      </w:ins>
      <w:r w:rsidR="00440B10" w:rsidRPr="00D822A3">
        <w:rPr>
          <w:lang w:val="en-GB"/>
        </w:rPr>
        <w:t>textbooks,</w:t>
      </w:r>
      <w:ins w:id="251" w:author="Stefan Bjornander" w:date="2015-04-25T10:11:00Z">
        <w:r w:rsidRPr="00D822A3">
          <w:rPr>
            <w:lang w:val="en-GB"/>
          </w:rPr>
          <w:t xml:space="preserve"> the table is called</w:t>
        </w:r>
      </w:ins>
      <w:ins w:id="252" w:author="Stefan Bjornander" w:date="2015-04-25T10:14:00Z">
        <w:r w:rsidRPr="00D822A3">
          <w:rPr>
            <w:lang w:val="en-GB"/>
          </w:rPr>
          <w:t xml:space="preserve"> the </w:t>
        </w:r>
        <w:r w:rsidRPr="00D822A3">
          <w:rPr>
            <w:rStyle w:val="CodeInText"/>
            <w:i/>
            <w:lang w:val="en-GB"/>
            <w:rPrChange w:id="253"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D822A3" w:rsidRDefault="009F7A62" w:rsidP="009F7A62">
      <w:pPr>
        <w:pStyle w:val="Code"/>
        <w:rPr>
          <w:highlight w:val="white"/>
          <w:lang w:val="en-GB"/>
        </w:rPr>
      </w:pPr>
    </w:p>
    <w:p w14:paraId="3B743285" w14:textId="77777777" w:rsidR="009F7A62" w:rsidRPr="00D822A3" w:rsidRDefault="009F7A62" w:rsidP="009F7A62">
      <w:pPr>
        <w:pStyle w:val="Code"/>
        <w:rPr>
          <w:highlight w:val="white"/>
          <w:lang w:val="en-GB"/>
        </w:rPr>
      </w:pPr>
      <w:r w:rsidRPr="00D822A3">
        <w:rPr>
          <w:highlight w:val="white"/>
          <w:lang w:val="en-GB"/>
        </w:rPr>
        <w:t xml:space="preserve">    public override string ToString() {</w:t>
      </w:r>
    </w:p>
    <w:p w14:paraId="73C2EB42" w14:textId="77777777" w:rsidR="009F7A62" w:rsidRPr="00D822A3" w:rsidRDefault="009F7A62" w:rsidP="009F7A62">
      <w:pPr>
        <w:pStyle w:val="Code"/>
        <w:rPr>
          <w:highlight w:val="white"/>
          <w:lang w:val="en-GB"/>
        </w:rPr>
      </w:pPr>
      <w:r w:rsidRPr="00D822A3">
        <w:rPr>
          <w:highlight w:val="white"/>
          <w:lang w:val="en-GB"/>
        </w:rPr>
        <w:t xml:space="preserve">      if (m_name != null) {</w:t>
      </w:r>
    </w:p>
    <w:p w14:paraId="17C8461B"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251CF5E7" w14:textId="77777777" w:rsidR="00013F62" w:rsidRPr="00D822A3" w:rsidRDefault="009F7A62" w:rsidP="009F7A62">
      <w:pPr>
        <w:pStyle w:val="Code"/>
        <w:rPr>
          <w:highlight w:val="white"/>
          <w:lang w:val="en-GB"/>
        </w:rPr>
      </w:pPr>
      <w:r w:rsidRPr="00D822A3">
        <w:rPr>
          <w:highlight w:val="white"/>
          <w:lang w:val="en-GB"/>
        </w:rPr>
        <w:t xml:space="preserve">          return ((m_name != null) ? m_name : "") + " -&gt; " +</w:t>
      </w:r>
    </w:p>
    <w:p w14:paraId="7936287C" w14:textId="6527CD20"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2DBC2378" w14:textId="77777777" w:rsidR="009F7A62" w:rsidRPr="00D822A3" w:rsidRDefault="009F7A62" w:rsidP="009F7A62">
      <w:pPr>
        <w:pStyle w:val="Code"/>
        <w:rPr>
          <w:highlight w:val="white"/>
          <w:lang w:val="en-GB"/>
        </w:rPr>
      </w:pPr>
      <w:r w:rsidRPr="00D822A3">
        <w:rPr>
          <w:highlight w:val="white"/>
          <w:lang w:val="en-GB"/>
        </w:rPr>
        <w:t xml:space="preserve">        }</w:t>
      </w:r>
    </w:p>
    <w:p w14:paraId="25A98757" w14:textId="77777777" w:rsidR="009F7A62" w:rsidRPr="00D822A3" w:rsidRDefault="009F7A62" w:rsidP="009F7A62">
      <w:pPr>
        <w:pStyle w:val="Code"/>
        <w:rPr>
          <w:highlight w:val="white"/>
          <w:lang w:val="en-GB"/>
        </w:rPr>
      </w:pPr>
      <w:r w:rsidRPr="00D822A3">
        <w:rPr>
          <w:highlight w:val="white"/>
          <w:lang w:val="en-GB"/>
        </w:rPr>
        <w:t xml:space="preserve">        else {</w:t>
      </w:r>
    </w:p>
    <w:p w14:paraId="73B9D8CA" w14:textId="77777777" w:rsidR="009F7A62" w:rsidRPr="00D822A3" w:rsidRDefault="009F7A62" w:rsidP="009F7A62">
      <w:pPr>
        <w:pStyle w:val="Code"/>
        <w:rPr>
          <w:highlight w:val="white"/>
          <w:lang w:val="en-GB"/>
        </w:rPr>
      </w:pPr>
      <w:r w:rsidRPr="00D822A3">
        <w:rPr>
          <w:highlight w:val="white"/>
          <w:lang w:val="en-GB"/>
        </w:rPr>
        <w:t xml:space="preserve">          return ((m_name != null) ? m_name : "");</w:t>
      </w:r>
    </w:p>
    <w:p w14:paraId="3BBEA276" w14:textId="77777777" w:rsidR="009F7A62" w:rsidRPr="00D822A3" w:rsidRDefault="009F7A62" w:rsidP="009F7A62">
      <w:pPr>
        <w:pStyle w:val="Code"/>
        <w:rPr>
          <w:highlight w:val="white"/>
          <w:lang w:val="en-GB"/>
        </w:rPr>
      </w:pPr>
      <w:r w:rsidRPr="00D822A3">
        <w:rPr>
          <w:highlight w:val="white"/>
          <w:lang w:val="en-GB"/>
        </w:rPr>
        <w:t xml:space="preserve">        }</w:t>
      </w:r>
    </w:p>
    <w:p w14:paraId="1B6B640F" w14:textId="77777777" w:rsidR="009F7A62" w:rsidRPr="00D822A3" w:rsidRDefault="009F7A62" w:rsidP="009F7A62">
      <w:pPr>
        <w:pStyle w:val="Code"/>
        <w:rPr>
          <w:highlight w:val="white"/>
          <w:lang w:val="en-GB"/>
        </w:rPr>
      </w:pPr>
      <w:r w:rsidRPr="00D822A3">
        <w:rPr>
          <w:highlight w:val="white"/>
          <w:lang w:val="en-GB"/>
        </w:rPr>
        <w:t xml:space="preserve">      }</w:t>
      </w:r>
    </w:p>
    <w:p w14:paraId="01EA491A" w14:textId="77777777" w:rsidR="009F7A62" w:rsidRPr="00D822A3" w:rsidRDefault="009F7A62" w:rsidP="009F7A62">
      <w:pPr>
        <w:pStyle w:val="Code"/>
        <w:rPr>
          <w:highlight w:val="white"/>
          <w:lang w:val="en-GB"/>
        </w:rPr>
      </w:pPr>
      <w:r w:rsidRPr="00D822A3">
        <w:rPr>
          <w:highlight w:val="white"/>
          <w:lang w:val="en-GB"/>
        </w:rPr>
        <w:t xml:space="preserve">      else {</w:t>
      </w:r>
    </w:p>
    <w:p w14:paraId="14032006"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520E7C59" w14:textId="77777777" w:rsidR="00013F62" w:rsidRPr="00D822A3" w:rsidRDefault="009F7A62" w:rsidP="009F7A62">
      <w:pPr>
        <w:pStyle w:val="Code"/>
        <w:rPr>
          <w:highlight w:val="white"/>
          <w:lang w:val="en-GB"/>
        </w:rPr>
      </w:pPr>
      <w:r w:rsidRPr="00D822A3">
        <w:rPr>
          <w:highlight w:val="white"/>
          <w:lang w:val="en-GB"/>
        </w:rPr>
        <w:t xml:space="preserve">          return ((m_uniqueName != null) ? m_uniqueName : "") + " -&gt; " +</w:t>
      </w:r>
    </w:p>
    <w:p w14:paraId="56F034C9" w14:textId="411D343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5825F31C" w14:textId="77777777" w:rsidR="009F7A62" w:rsidRPr="00D822A3" w:rsidRDefault="009F7A62" w:rsidP="009F7A62">
      <w:pPr>
        <w:pStyle w:val="Code"/>
        <w:rPr>
          <w:highlight w:val="white"/>
          <w:lang w:val="en-GB"/>
        </w:rPr>
      </w:pPr>
      <w:r w:rsidRPr="00D822A3">
        <w:rPr>
          <w:highlight w:val="white"/>
          <w:lang w:val="en-GB"/>
        </w:rPr>
        <w:t xml:space="preserve">        }</w:t>
      </w:r>
    </w:p>
    <w:p w14:paraId="42EC6F2F" w14:textId="77777777" w:rsidR="009F7A62" w:rsidRPr="00D822A3" w:rsidRDefault="009F7A62" w:rsidP="009F7A62">
      <w:pPr>
        <w:pStyle w:val="Code"/>
        <w:rPr>
          <w:highlight w:val="white"/>
          <w:lang w:val="en-GB"/>
        </w:rPr>
      </w:pPr>
      <w:r w:rsidRPr="00D822A3">
        <w:rPr>
          <w:highlight w:val="white"/>
          <w:lang w:val="en-GB"/>
        </w:rPr>
        <w:t xml:space="preserve">        else {</w:t>
      </w:r>
    </w:p>
    <w:p w14:paraId="03723B24" w14:textId="77777777" w:rsidR="009F7A62" w:rsidRPr="00D822A3" w:rsidRDefault="009F7A62" w:rsidP="009F7A62">
      <w:pPr>
        <w:pStyle w:val="Code"/>
        <w:rPr>
          <w:highlight w:val="white"/>
          <w:lang w:val="en-GB"/>
        </w:rPr>
      </w:pPr>
      <w:r w:rsidRPr="00D822A3">
        <w:rPr>
          <w:highlight w:val="white"/>
          <w:lang w:val="en-GB"/>
        </w:rPr>
        <w:t xml:space="preserve">          return ((m_uniqueName != null) ? m_uniqueName : "");</w:t>
      </w:r>
    </w:p>
    <w:p w14:paraId="5053781E" w14:textId="77777777" w:rsidR="009F7A62" w:rsidRPr="00D822A3" w:rsidRDefault="009F7A62" w:rsidP="009F7A62">
      <w:pPr>
        <w:pStyle w:val="Code"/>
        <w:rPr>
          <w:highlight w:val="white"/>
          <w:lang w:val="en-GB"/>
        </w:rPr>
      </w:pPr>
      <w:r w:rsidRPr="00D822A3">
        <w:rPr>
          <w:highlight w:val="white"/>
          <w:lang w:val="en-GB"/>
        </w:rPr>
        <w:t xml:space="preserve">        }</w:t>
      </w:r>
    </w:p>
    <w:p w14:paraId="2D33FEE6" w14:textId="77777777" w:rsidR="009F7A62" w:rsidRPr="00D822A3" w:rsidRDefault="009F7A62" w:rsidP="009F7A62">
      <w:pPr>
        <w:pStyle w:val="Code"/>
        <w:rPr>
          <w:highlight w:val="white"/>
          <w:lang w:val="en-GB"/>
        </w:rPr>
      </w:pPr>
      <w:r w:rsidRPr="00D822A3">
        <w:rPr>
          <w:highlight w:val="white"/>
          <w:lang w:val="en-GB"/>
        </w:rPr>
        <w:t xml:space="preserve">      }</w:t>
      </w:r>
    </w:p>
    <w:p w14:paraId="3EC69BE4" w14:textId="77777777" w:rsidR="009F7A62" w:rsidRPr="00D822A3" w:rsidRDefault="009F7A62" w:rsidP="009F7A62">
      <w:pPr>
        <w:pStyle w:val="Code"/>
        <w:rPr>
          <w:highlight w:val="white"/>
          <w:lang w:val="en-GB"/>
        </w:rPr>
      </w:pPr>
      <w:r w:rsidRPr="00D822A3">
        <w:rPr>
          <w:highlight w:val="white"/>
          <w:lang w:val="en-GB"/>
        </w:rPr>
        <w:t xml:space="preserve">    }</w:t>
      </w:r>
    </w:p>
    <w:p w14:paraId="6457479A" w14:textId="77777777" w:rsidR="009F7A62" w:rsidRPr="00D822A3" w:rsidRDefault="009F7A62" w:rsidP="009F7A62">
      <w:pPr>
        <w:pStyle w:val="Code"/>
        <w:rPr>
          <w:highlight w:val="white"/>
          <w:lang w:val="en-GB"/>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54" w:name="_Toc54119913"/>
      <w:r w:rsidRPr="00D822A3">
        <w:rPr>
          <w:lang w:val="en-GB"/>
        </w:rPr>
        <w:t>Static Symbols</w:t>
      </w:r>
      <w:bookmarkEnd w:id="254"/>
    </w:p>
    <w:p w14:paraId="0AA5AF9F" w14:textId="3509F1EC"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7F21018C" w14:textId="77777777" w:rsidR="00AB7E45" w:rsidRPr="00D822A3" w:rsidRDefault="00AB7E45" w:rsidP="00AB7E45">
      <w:pPr>
        <w:pStyle w:val="Code"/>
        <w:rPr>
          <w:highlight w:val="white"/>
          <w:lang w:val="en-GB"/>
        </w:rPr>
      </w:pP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4E26B2A1" w14:textId="77777777" w:rsidR="00AB7E45" w:rsidRPr="00D822A3" w:rsidRDefault="00AB7E45" w:rsidP="00AB7E45">
      <w:pPr>
        <w:pStyle w:val="Code"/>
        <w:rPr>
          <w:highlight w:val="white"/>
          <w:lang w:val="en-GB"/>
        </w:rPr>
      </w:pPr>
    </w:p>
    <w:p w14:paraId="3D9FA993" w14:textId="77777777" w:rsidR="00AB7E45" w:rsidRPr="00D822A3" w:rsidRDefault="00AB7E45" w:rsidP="00AB7E45">
      <w:pPr>
        <w:pStyle w:val="Code"/>
        <w:rPr>
          <w:highlight w:val="white"/>
          <w:lang w:val="en-GB"/>
        </w:rPr>
      </w:pPr>
      <w:r w:rsidRPr="00D822A3">
        <w:rPr>
          <w:highlight w:val="white"/>
          <w:lang w:val="en-GB"/>
        </w:rPr>
        <w:t xml:space="preserve">    public string UniqueName {</w:t>
      </w:r>
    </w:p>
    <w:p w14:paraId="31393323" w14:textId="77777777" w:rsidR="00AB7E45" w:rsidRPr="00D822A3" w:rsidRDefault="00AB7E45" w:rsidP="00AB7E45">
      <w:pPr>
        <w:pStyle w:val="Code"/>
        <w:rPr>
          <w:highlight w:val="white"/>
          <w:lang w:val="en-GB"/>
        </w:rPr>
      </w:pPr>
      <w:r w:rsidRPr="00D822A3">
        <w:rPr>
          <w:highlight w:val="white"/>
          <w:lang w:val="en-GB"/>
        </w:rPr>
        <w:t xml:space="preserve">      get { return m_uniqueName; }</w:t>
      </w:r>
    </w:p>
    <w:p w14:paraId="7A6B8B2C"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77777777" w:rsidR="00AB7E45" w:rsidRPr="00D822A3" w:rsidRDefault="00AB7E45" w:rsidP="00AB7E45">
      <w:pPr>
        <w:pStyle w:val="Code"/>
        <w:rPr>
          <w:highlight w:val="white"/>
          <w:lang w:val="en-GB"/>
        </w:rPr>
      </w:pP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55" w:name="_Toc54119914"/>
      <w:r w:rsidRPr="00D822A3">
        <w:rPr>
          <w:lang w:val="en-GB"/>
        </w:rPr>
        <w:lastRenderedPageBreak/>
        <w:t>The Type System</w:t>
      </w:r>
      <w:bookmarkEnd w:id="255"/>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56" w:author="Stefan Bjornander" w:date="2015-04-25T10:33:00Z"/>
          <w:color w:val="auto"/>
          <w:lang w:val="en-GB"/>
        </w:rPr>
        <w:pPrChange w:id="257"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58" w:author="Stefan Bjornander" w:date="2015-04-25T10:40:00Z">
          <w:pPr>
            <w:pStyle w:val="Rubrik3"/>
          </w:pPr>
        </w:pPrChange>
      </w:pPr>
      <w:ins w:id="259" w:author="Stefan Bjornander" w:date="2015-04-25T10:41:00Z">
        <w:r w:rsidRPr="00D822A3">
          <w:rPr>
            <w:lang w:val="en-GB"/>
          </w:rPr>
          <w:t>Contrary</w:t>
        </w:r>
      </w:ins>
      <w:ins w:id="260" w:author="Stefan Bjornander" w:date="2015-04-25T10:40:00Z">
        <w:r w:rsidRPr="00D822A3">
          <w:rPr>
            <w:lang w:val="en-GB"/>
          </w:rPr>
          <w:t xml:space="preserve"> to some other languages, there is no logical type in C. </w:t>
        </w:r>
      </w:ins>
      <w:ins w:id="261"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62"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63" w:author="Stefan Bjornander" w:date="2015-04-25T10:42:00Z">
        <w:r w:rsidRPr="00D822A3">
          <w:rPr>
            <w:lang w:val="en-GB"/>
          </w:rPr>
          <w:t>The</w:t>
        </w:r>
      </w:ins>
      <w:r w:rsidRPr="00D822A3">
        <w:rPr>
          <w:lang w:val="en-GB"/>
        </w:rPr>
        <w:t xml:space="preserve"> logical</w:t>
      </w:r>
      <w:ins w:id="264" w:author="Stefan Bjornander" w:date="2015-04-25T10:42:00Z">
        <w:r w:rsidRPr="00D822A3">
          <w:rPr>
            <w:lang w:val="en-GB"/>
          </w:rPr>
          <w:t xml:space="preserve"> type holds the </w:t>
        </w:r>
      </w:ins>
      <w:ins w:id="265" w:author="Stefan Bjornander" w:date="2015-04-25T10:43:00Z">
        <w:r w:rsidRPr="00D822A3">
          <w:rPr>
            <w:lang w:val="en-GB"/>
          </w:rPr>
          <w:t xml:space="preserve">two </w:t>
        </w:r>
      </w:ins>
      <w:ins w:id="266" w:author="Stefan Bjornander" w:date="2015-04-25T10:42:00Z">
        <w:r w:rsidRPr="00D822A3">
          <w:rPr>
            <w:lang w:val="en-GB"/>
          </w:rPr>
          <w:t xml:space="preserve">sets </w:t>
        </w:r>
        <w:r w:rsidRPr="00D822A3">
          <w:rPr>
            <w:rStyle w:val="KeyWord0"/>
            <w:lang w:val="en-GB"/>
            <w:rPrChange w:id="267" w:author="Stefan Bjornander" w:date="2015-04-25T10:42:00Z">
              <w:rPr>
                <w:rStyle w:val="CodeInText"/>
              </w:rPr>
            </w:rPrChange>
          </w:rPr>
          <w:t>m_trueSet</w:t>
        </w:r>
        <w:r w:rsidRPr="00D822A3">
          <w:rPr>
            <w:lang w:val="en-GB"/>
          </w:rPr>
          <w:t xml:space="preserve"> and </w:t>
        </w:r>
        <w:r w:rsidRPr="00D822A3">
          <w:rPr>
            <w:rStyle w:val="KeyWord0"/>
            <w:lang w:val="en-GB"/>
            <w:rPrChange w:id="268" w:author="Stefan Bjornander" w:date="2015-04-25T10:42:00Z">
              <w:rPr>
                <w:rStyle w:val="CodeInText"/>
              </w:rPr>
            </w:rPrChange>
          </w:rPr>
          <w:t>m_falseSet</w:t>
        </w:r>
        <w:r w:rsidRPr="00D822A3">
          <w:rPr>
            <w:lang w:val="en-GB"/>
          </w:rPr>
          <w:t xml:space="preserve">, which hold </w:t>
        </w:r>
      </w:ins>
      <w:ins w:id="269" w:author="Stefan Bjornander" w:date="2015-04-25T10:43:00Z">
        <w:r w:rsidRPr="00D822A3">
          <w:rPr>
            <w:lang w:val="en-GB"/>
          </w:rPr>
          <w:t>middle code address</w:t>
        </w:r>
      </w:ins>
      <w:ins w:id="270" w:author="Stefan Bjornander" w:date="2015-04-25T10:44:00Z">
        <w:r w:rsidRPr="00D822A3">
          <w:rPr>
            <w:lang w:val="en-GB"/>
          </w:rPr>
          <w:t>es</w:t>
        </w:r>
      </w:ins>
      <w:ins w:id="271" w:author="Stefan Bjornander" w:date="2015-04-25T10:43:00Z">
        <w:r w:rsidRPr="00D822A3">
          <w:rPr>
            <w:lang w:val="en-GB"/>
          </w:rPr>
          <w:t xml:space="preserve"> to jumps </w:t>
        </w:r>
      </w:ins>
      <w:r w:rsidRPr="00D822A3">
        <w:rPr>
          <w:lang w:val="en-GB"/>
        </w:rPr>
        <w:t>instructions that</w:t>
      </w:r>
      <w:ins w:id="272" w:author="Stefan Bjornander" w:date="2015-04-25T10:44:00Z">
        <w:r w:rsidRPr="00D822A3">
          <w:rPr>
            <w:lang w:val="en-GB"/>
          </w:rPr>
          <w:t xml:space="preserve"> will later be filled with the address</w:t>
        </w:r>
      </w:ins>
      <w:r w:rsidRPr="00D822A3">
        <w:rPr>
          <w:lang w:val="en-GB"/>
        </w:rPr>
        <w:t>es</w:t>
      </w:r>
      <w:ins w:id="273" w:author="Stefan Bjornander" w:date="2015-04-25T10:44:00Z">
        <w:r w:rsidRPr="00D822A3">
          <w:rPr>
            <w:lang w:val="en-GB"/>
          </w:rPr>
          <w:t xml:space="preserve"> to jump </w:t>
        </w:r>
      </w:ins>
      <w:r w:rsidRPr="00D822A3">
        <w:rPr>
          <w:lang w:val="en-GB"/>
        </w:rPr>
        <w:t xml:space="preserve">to </w:t>
      </w:r>
      <w:ins w:id="274"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75"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76" w:author="Stefan Bjornander" w:date="2015-04-25T10:39:00Z">
        <w:r w:rsidR="00B402D5" w:rsidRPr="00D822A3">
          <w:rPr>
            <w:lang w:val="en-GB"/>
          </w:rPr>
          <w:t>The bi</w:t>
        </w:r>
      </w:ins>
      <w:r w:rsidR="00B402D5" w:rsidRPr="00D822A3">
        <w:rPr>
          <w:lang w:val="en-GB"/>
        </w:rPr>
        <w:t>t</w:t>
      </w:r>
      <w:ins w:id="277"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78" w:author="Stefan Bjornander" w:date="2015-04-25T10:39:00Z">
        <w:r w:rsidR="00B402D5" w:rsidRPr="00D822A3">
          <w:rPr>
            <w:lang w:val="en-GB"/>
          </w:rPr>
          <w:t xml:space="preserve">is used </w:t>
        </w:r>
      </w:ins>
      <w:ins w:id="279" w:author="Stefan Bjornander" w:date="2015-04-25T10:40:00Z">
        <w:r w:rsidR="00481C24" w:rsidRPr="00D822A3">
          <w:rPr>
            <w:lang w:val="en-GB"/>
          </w:rPr>
          <w:t>to set the unused bits to zero</w:t>
        </w:r>
      </w:ins>
      <w:r w:rsidR="00481C24" w:rsidRPr="00D822A3">
        <w:rPr>
          <w:lang w:val="en-GB"/>
        </w:rPr>
        <w:t xml:space="preserve"> </w:t>
      </w:r>
      <w:ins w:id="280"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81" w:author="Stefan Bjornander" w:date="2015-04-25T11:02:00Z">
        <w:r w:rsidRPr="00D822A3">
          <w:rPr>
            <w:lang w:val="en-GB"/>
          </w:rPr>
          <w:t xml:space="preserve">The type pointed at is null when the type is created, it will later be set by the </w:t>
        </w:r>
      </w:ins>
      <w:r w:rsidRPr="00D822A3">
        <w:rPr>
          <w:lang w:val="en-GB"/>
        </w:rPr>
        <w:t>declarator</w:t>
      </w:r>
      <w:ins w:id="282" w:author="Stefan Bjornander" w:date="2015-04-25T11:02:00Z">
        <w:r w:rsidRPr="00D822A3">
          <w:rPr>
            <w:lang w:val="en-GB"/>
          </w:rPr>
          <w:t xml:space="preserve"> type.</w:t>
        </w:r>
      </w:ins>
      <w:ins w:id="283"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84"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85" w:author="Stefan Bjornander" w:date="2015-04-25T11:00:00Z">
        <w:r w:rsidR="00270234" w:rsidRPr="00D822A3">
          <w:rPr>
            <w:lang w:val="en-GB"/>
          </w:rPr>
          <w:t>hen the type is created</w:t>
        </w:r>
      </w:ins>
      <w:r w:rsidR="00270234" w:rsidRPr="00D822A3">
        <w:rPr>
          <w:lang w:val="en-GB"/>
        </w:rPr>
        <w:t>, t</w:t>
      </w:r>
      <w:ins w:id="286" w:author="Stefan Bjornander" w:date="2015-04-25T11:00:00Z">
        <w:r w:rsidR="007071E3" w:rsidRPr="00D822A3">
          <w:rPr>
            <w:lang w:val="en-GB"/>
          </w:rPr>
          <w:t>he array size can be zero. In that case it will later be set by the length of its ini</w:t>
        </w:r>
      </w:ins>
      <w:ins w:id="287" w:author="Stefan Bjornander" w:date="2015-04-25T11:01:00Z">
        <w:r w:rsidR="007071E3" w:rsidRPr="00D822A3">
          <w:rPr>
            <w:lang w:val="en-GB"/>
          </w:rPr>
          <w:t xml:space="preserve">tialization </w:t>
        </w:r>
      </w:ins>
      <w:ins w:id="288"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89"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69F003DC" w:rsidR="006E1FB9" w:rsidRPr="00D822A3" w:rsidRDefault="006E1FB9" w:rsidP="006E1FB9">
      <w:pPr>
        <w:pStyle w:val="Code"/>
        <w:rPr>
          <w:highlight w:val="white"/>
          <w:lang w:val="en-GB"/>
        </w:rPr>
      </w:pPr>
      <w:r w:rsidRPr="00D822A3">
        <w:rPr>
          <w:highlight w:val="white"/>
          <w:lang w:val="en-GB"/>
        </w:rPr>
        <w:t xml:space="preserve">    private List&lt;Pair&lt;string,Symbol&gt;&gt;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25E9335E" w:rsidR="00747851" w:rsidRPr="00D822A3" w:rsidRDefault="006E1FB9" w:rsidP="006E1FB9">
      <w:pPr>
        <w:pStyle w:val="Code"/>
        <w:rPr>
          <w:highlight w:val="white"/>
          <w:lang w:val="en-GB"/>
        </w:rPr>
      </w:pPr>
      <w:r w:rsidRPr="00D822A3">
        <w:rPr>
          <w:highlight w:val="white"/>
          <w:lang w:val="en-GB"/>
        </w:rPr>
        <w:t xml:space="preserve">    public Type(Type returnType, List&lt;Pair&lt;string,Symbol&gt;&gt;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lastRenderedPageBreak/>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77777777" w:rsidR="006E1FB9" w:rsidRPr="00D822A3" w:rsidRDefault="006E1FB9" w:rsidP="006E1FB9">
      <w:pPr>
        <w:pStyle w:val="Code"/>
        <w:rPr>
          <w:highlight w:val="white"/>
          <w:lang w:val="en-GB"/>
        </w:rPr>
      </w:pPr>
      <w:r w:rsidRPr="00D822A3">
        <w:rPr>
          <w:highlight w:val="white"/>
          <w:lang w:val="en-GB"/>
        </w:rPr>
        <w:t xml:space="preserve">        foreach (Pair&lt;string,Symbol&gt; pair in parameterList) {</w:t>
      </w:r>
    </w:p>
    <w:p w14:paraId="365D8B90" w14:textId="77777777" w:rsidR="006E1FB9" w:rsidRPr="00D822A3" w:rsidRDefault="006E1FB9" w:rsidP="006E1FB9">
      <w:pPr>
        <w:pStyle w:val="Code"/>
        <w:rPr>
          <w:highlight w:val="white"/>
          <w:lang w:val="en-GB"/>
        </w:rPr>
      </w:pPr>
      <w:r w:rsidRPr="00D822A3">
        <w:rPr>
          <w:highlight w:val="white"/>
          <w:lang w:val="en-GB"/>
        </w:rPr>
        <w:t xml:space="preserve">          m_typeList.Add(pair.Second.Type);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77777777" w:rsidR="006E1FB9" w:rsidRPr="00D822A3" w:rsidRDefault="006E1FB9" w:rsidP="006E1FB9">
      <w:pPr>
        <w:pStyle w:val="Code"/>
        <w:rPr>
          <w:highlight w:val="white"/>
          <w:lang w:val="en-GB"/>
        </w:rPr>
      </w:pPr>
      <w:r w:rsidRPr="00D822A3">
        <w:rPr>
          <w:highlight w:val="white"/>
          <w:lang w:val="en-GB"/>
        </w:rPr>
        <w:t xml:space="preserve">    public List&lt;Pair&lt;string,Symbol&gt;&gt;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lastRenderedPageBreak/>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90" w:author="Stefan Bjornander" w:date="2015-04-25T10:38:00Z">
          <w:pPr>
            <w:pStyle w:val="Rubrik3"/>
          </w:pPr>
        </w:pPrChange>
      </w:pPr>
      <w:ins w:id="291" w:author="Stefan Bjornander" w:date="2015-04-25T10:38:00Z">
        <w:r w:rsidRPr="00D822A3">
          <w:rPr>
            <w:lang w:val="en-GB"/>
          </w:rPr>
          <w:t>The enumeration type (</w:t>
        </w:r>
        <w:r w:rsidRPr="00D822A3">
          <w:rPr>
            <w:rStyle w:val="KeyWord0"/>
            <w:lang w:val="en-GB"/>
            <w:rPrChange w:id="292"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93"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94"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95"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96" w:author="Stefan Bjornander" w:date="2015-04-25T10:38:00Z">
        <w:r w:rsidRPr="00D822A3">
          <w:rPr>
            <w:lang w:val="en-GB"/>
          </w:rPr>
          <w:t xml:space="preserve"> initialize its value. </w:t>
        </w:r>
      </w:ins>
      <w:r w:rsidRPr="00D822A3">
        <w:rPr>
          <w:lang w:val="en-GB"/>
        </w:rPr>
        <w:t>Therefore,</w:t>
      </w:r>
      <w:ins w:id="297" w:author="Stefan Bjornander" w:date="2015-04-25T10:38:00Z">
        <w:r w:rsidRPr="00D822A3">
          <w:rPr>
            <w:lang w:val="en-GB"/>
          </w:rPr>
          <w:t xml:space="preserve"> we add the </w:t>
        </w:r>
        <w:r w:rsidRPr="00D822A3">
          <w:rPr>
            <w:rStyle w:val="KeyWord0"/>
            <w:lang w:val="en-GB"/>
            <w:rPrChange w:id="298"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99"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300" w:author="Stefan Bjornander" w:date="2015-04-25T11:15:00Z"/>
          <w:lang w:val="en-GB"/>
        </w:rPr>
        <w:pPrChange w:id="301" w:author="Stefan Bjornander" w:date="2015-04-25T14:54:00Z">
          <w:pPr>
            <w:pStyle w:val="Rubrik3"/>
          </w:pPr>
        </w:pPrChange>
      </w:pPr>
      <w:ins w:id="302" w:author="Stefan Bjornander" w:date="2015-04-25T14:54:00Z">
        <w:r w:rsidRPr="00D822A3">
          <w:rPr>
            <w:lang w:val="en-GB"/>
          </w:rPr>
          <w:t xml:space="preserve">Each type has a size, even though void </w:t>
        </w:r>
      </w:ins>
      <w:ins w:id="303" w:author="Stefan Bjornander" w:date="2015-04-25T16:04:00Z">
        <w:r w:rsidRPr="00D822A3">
          <w:rPr>
            <w:lang w:val="en-GB"/>
          </w:rPr>
          <w:t>and</w:t>
        </w:r>
      </w:ins>
      <w:ins w:id="304" w:author="Stefan Bjornander" w:date="2015-04-25T14:54:00Z">
        <w:r w:rsidRPr="00D822A3">
          <w:rPr>
            <w:lang w:val="en-GB"/>
          </w:rPr>
          <w:t xml:space="preserve"> function ha</w:t>
        </w:r>
      </w:ins>
      <w:ins w:id="305" w:author="Stefan Bjornander" w:date="2015-04-25T16:04:00Z">
        <w:r w:rsidRPr="00D822A3">
          <w:rPr>
            <w:lang w:val="en-GB"/>
          </w:rPr>
          <w:t>ve</w:t>
        </w:r>
      </w:ins>
      <w:ins w:id="306" w:author="Stefan Bjornander" w:date="2015-04-25T14:54:00Z">
        <w:r w:rsidRPr="00D822A3">
          <w:rPr>
            <w:lang w:val="en-GB"/>
          </w:rPr>
          <w:t xml:space="preserve"> size zero. The size of an array is its size times the size of its type</w:t>
        </w:r>
      </w:ins>
      <w:ins w:id="307" w:author="Stefan Bjornander" w:date="2015-04-25T14:55:00Z">
        <w:r w:rsidRPr="00D822A3">
          <w:rPr>
            <w:lang w:val="en-GB"/>
          </w:rPr>
          <w:t xml:space="preserve">, the size of a struct is the sum of the sizes of its members, and the size of a union is the size of its </w:t>
        </w:r>
      </w:ins>
      <w:ins w:id="308" w:author="Stefan Bjornander" w:date="2015-04-25T16:04:00Z">
        <w:r w:rsidRPr="00D822A3">
          <w:rPr>
            <w:lang w:val="en-GB"/>
          </w:rPr>
          <w:t>largest</w:t>
        </w:r>
      </w:ins>
      <w:ins w:id="309" w:author="Stefan Bjornander" w:date="2015-04-25T14:55:00Z">
        <w:r w:rsidRPr="00D822A3">
          <w:rPr>
            <w:lang w:val="en-GB"/>
          </w:rPr>
          <w:t xml:space="preserve"> member. Not</w:t>
        </w:r>
      </w:ins>
      <w:ins w:id="310" w:author="Stefan Bjornander" w:date="2015-04-25T16:04:00Z">
        <w:r w:rsidRPr="00D822A3">
          <w:rPr>
            <w:lang w:val="en-GB"/>
          </w:rPr>
          <w:t>e</w:t>
        </w:r>
      </w:ins>
      <w:ins w:id="311"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lastRenderedPageBreak/>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312" w:author="Stefan Bjornander" w:date="2015-04-25T11:37:00Z">
        <w:r w:rsidRPr="00D822A3">
          <w:rPr>
            <w:lang w:val="en-GB"/>
          </w:rPr>
          <w:t xml:space="preserve">It is possible to define an array without </w:t>
        </w:r>
      </w:ins>
      <w:ins w:id="313" w:author="Stefan Bjornander" w:date="2015-04-25T11:38:00Z">
        <w:r w:rsidRPr="00D822A3">
          <w:rPr>
            <w:noProof/>
            <w:lang w:val="en-GB"/>
          </w:rPr>
          <w:t xml:space="preserve">stating its size, </w:t>
        </w:r>
      </w:ins>
      <w:ins w:id="314" w:author="Stefan Bjornander" w:date="2015-04-25T14:31:00Z">
        <w:r w:rsidRPr="00D822A3">
          <w:rPr>
            <w:noProof/>
            <w:lang w:val="en-GB"/>
          </w:rPr>
          <w:t>in which case the array is given the size zero. I</w:t>
        </w:r>
      </w:ins>
      <w:ins w:id="315" w:author="Stefan Bjornander" w:date="2015-04-25T11:38:00Z">
        <w:r w:rsidRPr="00D822A3">
          <w:rPr>
            <w:noProof/>
            <w:lang w:val="en-GB"/>
          </w:rPr>
          <w:t>n that case</w:t>
        </w:r>
      </w:ins>
      <w:ins w:id="316" w:author="Stefan Bjornander" w:date="2015-04-25T14:31:00Z">
        <w:r w:rsidRPr="00D822A3">
          <w:rPr>
            <w:noProof/>
            <w:lang w:val="en-GB"/>
          </w:rPr>
          <w:t>,</w:t>
        </w:r>
      </w:ins>
      <w:ins w:id="317" w:author="Stefan Bjornander" w:date="2015-04-25T11:38:00Z">
        <w:r w:rsidRPr="00D822A3">
          <w:rPr>
            <w:noProof/>
            <w:lang w:val="en-GB"/>
          </w:rPr>
          <w:t xml:space="preserve"> </w:t>
        </w:r>
      </w:ins>
      <w:ins w:id="318" w:author="Stefan Bjornander" w:date="2015-04-25T14:31:00Z">
        <w:r w:rsidRPr="00D822A3">
          <w:rPr>
            <w:noProof/>
            <w:lang w:val="en-GB"/>
          </w:rPr>
          <w:t>the</w:t>
        </w:r>
      </w:ins>
      <w:ins w:id="319" w:author="Stefan Bjornander" w:date="2015-04-25T11:38:00Z">
        <w:r w:rsidRPr="00D822A3">
          <w:rPr>
            <w:noProof/>
            <w:lang w:val="en-GB"/>
          </w:rPr>
          <w:t xml:space="preserve"> </w:t>
        </w:r>
      </w:ins>
      <w:ins w:id="320" w:author="Stefan Bjornander" w:date="2015-04-25T14:31:00Z">
        <w:r w:rsidRPr="00D822A3">
          <w:rPr>
            <w:noProof/>
            <w:lang w:val="en-GB"/>
          </w:rPr>
          <w:t xml:space="preserve">array </w:t>
        </w:r>
      </w:ins>
      <w:ins w:id="321" w:author="Stefan Bjornander" w:date="2015-04-25T11:38:00Z">
        <w:r w:rsidRPr="00D822A3">
          <w:rPr>
            <w:noProof/>
            <w:lang w:val="en-GB"/>
          </w:rPr>
          <w:t xml:space="preserve">size must be determined by the size of its initialization list. </w:t>
        </w:r>
      </w:ins>
      <w:ins w:id="322" w:author="Stefan Bjornander" w:date="2015-04-25T11:39:00Z">
        <w:r w:rsidRPr="00D822A3">
          <w:rPr>
            <w:noProof/>
            <w:lang w:val="en-GB"/>
          </w:rPr>
          <w:t xml:space="preserve">However, if the </w:t>
        </w:r>
      </w:ins>
      <w:ins w:id="323" w:author="Stefan Bjornander" w:date="2015-04-25T11:40:00Z">
        <w:r w:rsidRPr="00D822A3">
          <w:rPr>
            <w:noProof/>
            <w:lang w:val="en-GB"/>
          </w:rPr>
          <w:t xml:space="preserve">array </w:t>
        </w:r>
      </w:ins>
      <w:ins w:id="324" w:author="Stefan Bjornander" w:date="2015-04-25T11:39:00Z">
        <w:r w:rsidRPr="00D822A3">
          <w:rPr>
            <w:noProof/>
            <w:lang w:val="en-GB"/>
          </w:rPr>
          <w:t xml:space="preserve">definition </w:t>
        </w:r>
      </w:ins>
      <w:ins w:id="325" w:author="Stefan Bjornander" w:date="2015-04-25T11:40:00Z">
        <w:r w:rsidRPr="00D822A3">
          <w:rPr>
            <w:noProof/>
            <w:lang w:val="en-GB"/>
          </w:rPr>
          <w:t>lacks</w:t>
        </w:r>
      </w:ins>
      <w:ins w:id="326" w:author="Stefan Bjornander" w:date="2015-04-25T11:39:00Z">
        <w:r w:rsidRPr="00D822A3">
          <w:rPr>
            <w:noProof/>
            <w:lang w:val="en-GB"/>
          </w:rPr>
          <w:t xml:space="preserve"> an initialization list</w:t>
        </w:r>
      </w:ins>
      <w:ins w:id="327" w:author="Stefan Bjornander" w:date="2015-04-25T11:40:00Z">
        <w:r w:rsidRPr="00D822A3">
          <w:rPr>
            <w:noProof/>
            <w:lang w:val="en-GB"/>
          </w:rPr>
          <w:t xml:space="preserve">, the array </w:t>
        </w:r>
      </w:ins>
      <w:ins w:id="328" w:author="Stefan Bjornander" w:date="2015-04-25T14:31:00Z">
        <w:r w:rsidRPr="00D822A3">
          <w:rPr>
            <w:noProof/>
            <w:lang w:val="en-GB"/>
          </w:rPr>
          <w:t xml:space="preserve">keeps the size zero and is considered </w:t>
        </w:r>
      </w:ins>
      <w:ins w:id="329" w:author="Stefan Bjornander" w:date="2015-04-25T11:40:00Z">
        <w:r w:rsidRPr="00D822A3">
          <w:rPr>
            <w:noProof/>
            <w:lang w:val="en-GB"/>
          </w:rPr>
          <w:t>incomplete</w:t>
        </w:r>
      </w:ins>
      <w:ins w:id="330" w:author="Stefan Bjornander" w:date="2015-04-25T11:39:00Z">
        <w:r w:rsidRPr="00D822A3">
          <w:rPr>
            <w:noProof/>
            <w:lang w:val="en-GB"/>
          </w:rPr>
          <w:t>.</w:t>
        </w:r>
      </w:ins>
      <w:ins w:id="331" w:author="Stefan Bjornander" w:date="2015-04-25T14:30:00Z">
        <w:r w:rsidRPr="00D822A3">
          <w:rPr>
            <w:noProof/>
            <w:lang w:val="en-GB"/>
          </w:rPr>
          <w:t xml:space="preserve"> In the same</w:t>
        </w:r>
      </w:ins>
      <w:ins w:id="332" w:author="Stefan Bjornander" w:date="2015-04-25T14:33:00Z">
        <w:r w:rsidRPr="00D822A3">
          <w:rPr>
            <w:noProof/>
            <w:lang w:val="en-GB"/>
          </w:rPr>
          <w:t xml:space="preserve"> way</w:t>
        </w:r>
      </w:ins>
      <w:ins w:id="333" w:author="Stefan Bjornander" w:date="2015-04-25T14:30:00Z">
        <w:r w:rsidRPr="00D822A3">
          <w:rPr>
            <w:noProof/>
            <w:lang w:val="en-GB"/>
          </w:rPr>
          <w:t xml:space="preserve">, it is possible to define only the </w:t>
        </w:r>
      </w:ins>
      <w:ins w:id="334" w:author="Stefan Bjornander" w:date="2015-04-25T14:32:00Z">
        <w:r w:rsidRPr="00D822A3">
          <w:rPr>
            <w:noProof/>
            <w:lang w:val="en-GB"/>
          </w:rPr>
          <w:t>n</w:t>
        </w:r>
      </w:ins>
      <w:ins w:id="335" w:author="Stefan Bjornander" w:date="2015-04-25T14:33:00Z">
        <w:r w:rsidRPr="00D822A3">
          <w:rPr>
            <w:noProof/>
            <w:lang w:val="en-GB"/>
          </w:rPr>
          <w:t>ame tag</w:t>
        </w:r>
      </w:ins>
      <w:ins w:id="336" w:author="Stefan Bjornander" w:date="2015-04-25T14:30:00Z">
        <w:r w:rsidRPr="00D822A3">
          <w:rPr>
            <w:noProof/>
            <w:lang w:val="en-GB"/>
          </w:rPr>
          <w:t xml:space="preserve"> of a struct</w:t>
        </w:r>
      </w:ins>
      <w:ins w:id="337" w:author="Stefan Bjornander" w:date="2015-04-25T14:33:00Z">
        <w:r w:rsidRPr="00D822A3">
          <w:rPr>
            <w:noProof/>
            <w:lang w:val="en-GB"/>
          </w:rPr>
          <w:t xml:space="preserve"> or union</w:t>
        </w:r>
      </w:ins>
      <w:ins w:id="338" w:author="Stefan Bjornander" w:date="2015-04-25T14:30:00Z">
        <w:r w:rsidRPr="00D822A3">
          <w:rPr>
            <w:noProof/>
            <w:lang w:val="en-GB"/>
          </w:rPr>
          <w:t xml:space="preserve">, with its </w:t>
        </w:r>
      </w:ins>
      <w:ins w:id="339" w:author="Stefan Bjornander" w:date="2015-04-25T14:33:00Z">
        <w:r w:rsidRPr="00D822A3">
          <w:rPr>
            <w:noProof/>
            <w:lang w:val="en-GB"/>
          </w:rPr>
          <w:t xml:space="preserve">member </w:t>
        </w:r>
      </w:ins>
      <w:r w:rsidRPr="00D822A3">
        <w:rPr>
          <w:noProof/>
          <w:lang w:val="en-GB"/>
        </w:rPr>
        <w:t>map</w:t>
      </w:r>
      <w:ins w:id="340" w:author="Stefan Bjornander" w:date="2015-04-25T14:33:00Z">
        <w:r w:rsidRPr="00D822A3">
          <w:rPr>
            <w:noProof/>
            <w:lang w:val="en-GB"/>
          </w:rPr>
          <w:t xml:space="preserve"> </w:t>
        </w:r>
      </w:ins>
      <w:ins w:id="341" w:author="Stefan Bjornander" w:date="2015-04-25T14:30:00Z">
        <w:r w:rsidRPr="00D822A3">
          <w:rPr>
            <w:noProof/>
            <w:lang w:val="en-GB"/>
          </w:rPr>
          <w:t xml:space="preserve">to be defined later. </w:t>
        </w:r>
      </w:ins>
      <w:ins w:id="342" w:author="Stefan Bjornander" w:date="2015-04-25T14:32:00Z">
        <w:r w:rsidRPr="00D822A3">
          <w:rPr>
            <w:noProof/>
            <w:lang w:val="en-GB"/>
          </w:rPr>
          <w:t xml:space="preserve">In that case, the member </w:t>
        </w:r>
      </w:ins>
      <w:r w:rsidRPr="00D822A3">
        <w:rPr>
          <w:noProof/>
          <w:lang w:val="en-GB"/>
        </w:rPr>
        <w:t>map</w:t>
      </w:r>
      <w:ins w:id="343" w:author="Stefan Bjornander" w:date="2015-04-25T14:32:00Z">
        <w:r w:rsidRPr="00D822A3">
          <w:rPr>
            <w:noProof/>
            <w:lang w:val="en-GB"/>
          </w:rPr>
          <w:t xml:space="preserve"> is given the value null, which is keep if the </w:t>
        </w:r>
      </w:ins>
      <w:ins w:id="344" w:author="Stefan Bjornander" w:date="2015-04-25T14:33:00Z">
        <w:r w:rsidRPr="00D822A3">
          <w:rPr>
            <w:noProof/>
            <w:lang w:val="en-GB"/>
          </w:rPr>
          <w:t xml:space="preserve">member </w:t>
        </w:r>
      </w:ins>
      <w:r w:rsidRPr="00D822A3">
        <w:rPr>
          <w:noProof/>
          <w:lang w:val="en-GB"/>
        </w:rPr>
        <w:t>map</w:t>
      </w:r>
      <w:ins w:id="345" w:author="Stefan Bjornander" w:date="2015-04-25T14:33:00Z">
        <w:r w:rsidRPr="00D822A3">
          <w:rPr>
            <w:noProof/>
            <w:lang w:val="en-GB"/>
          </w:rPr>
          <w:t xml:space="preserve"> is n</w:t>
        </w:r>
      </w:ins>
      <w:r w:rsidRPr="00D822A3">
        <w:rPr>
          <w:noProof/>
          <w:lang w:val="en-GB"/>
        </w:rPr>
        <w:t>ot</w:t>
      </w:r>
      <w:ins w:id="346" w:author="Stefan Bjornander" w:date="2015-04-25T14:33:00Z">
        <w:r w:rsidRPr="00D822A3">
          <w:rPr>
            <w:noProof/>
            <w:lang w:val="en-GB"/>
          </w:rPr>
          <w:t xml:space="preserve"> defined, and the struct or union is consider incomplete.</w:t>
        </w:r>
      </w:ins>
      <w:ins w:id="347"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48"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lastRenderedPageBreak/>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349" w:author="Stefan Bjornander" w:date="2015-04-25T10:27:00Z">
          <w:pPr>
            <w:pStyle w:val="Rubrik3"/>
          </w:pPr>
        </w:pPrChange>
      </w:pPr>
      <w:ins w:id="350" w:author="Stefan Bjornander" w:date="2015-04-25T10:30:00Z">
        <w:r w:rsidRPr="00D822A3">
          <w:rPr>
            <w:lang w:val="en-GB"/>
          </w:rPr>
          <w:t xml:space="preserve">The idea of the volatile </w:t>
        </w:r>
      </w:ins>
      <w:ins w:id="351" w:author="Stefan Bjornander" w:date="2015-04-25T10:31:00Z">
        <w:r w:rsidRPr="00D822A3">
          <w:rPr>
            <w:lang w:val="en-GB"/>
          </w:rPr>
          <w:t xml:space="preserve">qualifier is to </w:t>
        </w:r>
      </w:ins>
      <w:ins w:id="352" w:author="Stefan Bjornander" w:date="2015-04-25T10:30:00Z">
        <w:r w:rsidRPr="00D822A3">
          <w:rPr>
            <w:lang w:val="en-GB"/>
          </w:rPr>
          <w:t xml:space="preserve">prevent optimization, and since this book </w:t>
        </w:r>
      </w:ins>
      <w:ins w:id="353" w:author="Stefan Bjornander" w:date="2015-04-25T10:31:00Z">
        <w:r w:rsidRPr="00D822A3">
          <w:rPr>
            <w:lang w:val="en-GB"/>
          </w:rPr>
          <w:t>is focused on optimization techniques</w:t>
        </w:r>
      </w:ins>
      <w:r w:rsidR="001832E0" w:rsidRPr="00D822A3">
        <w:rPr>
          <w:lang w:val="en-GB"/>
        </w:rPr>
        <w:t>,</w:t>
      </w:r>
      <w:ins w:id="354" w:author="Stefan Bjornander" w:date="2015-04-25T10:31:00Z">
        <w:r w:rsidRPr="00D822A3">
          <w:rPr>
            <w:lang w:val="en-GB"/>
          </w:rPr>
          <w:t xml:space="preserve"> we have no real use for the volatile </w:t>
        </w:r>
      </w:ins>
      <w:r w:rsidRPr="00D822A3">
        <w:rPr>
          <w:lang w:val="en-GB"/>
        </w:rPr>
        <w:t>qualifier</w:t>
      </w:r>
      <w:ins w:id="355" w:author="Stefan Bjornander" w:date="2015-04-25T10:31:00Z">
        <w:r w:rsidRPr="00D822A3">
          <w:rPr>
            <w:lang w:val="en-GB"/>
          </w:rPr>
          <w:t xml:space="preserve">. However, for the sake of </w:t>
        </w:r>
      </w:ins>
      <w:r w:rsidRPr="00D822A3">
        <w:rPr>
          <w:lang w:val="en-GB"/>
        </w:rPr>
        <w:t>completeness</w:t>
      </w:r>
      <w:ins w:id="356" w:author="Stefan Bjornander" w:date="2015-04-25T10:31:00Z">
        <w:r w:rsidRPr="00D822A3">
          <w:rPr>
            <w:lang w:val="en-GB"/>
          </w:rPr>
          <w:t xml:space="preserve"> we include the </w:t>
        </w:r>
        <w:r w:rsidRPr="00D822A3">
          <w:rPr>
            <w:rStyle w:val="KeyWord0"/>
            <w:lang w:val="en-GB"/>
            <w:rPrChange w:id="357" w:author="Stefan Bjornander" w:date="2015-04-25T10:32:00Z">
              <w:rPr>
                <w:rStyle w:val="CodeInText"/>
              </w:rPr>
            </w:rPrChange>
          </w:rPr>
          <w:t>m_volatile</w:t>
        </w:r>
        <w:r w:rsidRPr="00D822A3">
          <w:rPr>
            <w:lang w:val="en-GB"/>
          </w:rPr>
          <w:t xml:space="preserve"> field in the </w:t>
        </w:r>
        <w:r w:rsidRPr="00D822A3">
          <w:rPr>
            <w:rStyle w:val="KeyWord0"/>
            <w:lang w:val="en-GB"/>
            <w:rPrChange w:id="358"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05671B96" w:rsidR="006E1FB9" w:rsidRPr="00D822A3" w:rsidRDefault="0026755D" w:rsidP="0026755D">
      <w:pPr>
        <w:rPr>
          <w:color w:val="auto"/>
          <w:lang w:val="en-GB"/>
        </w:rPr>
      </w:pPr>
      <w:r w:rsidRPr="00D822A3">
        <w:rPr>
          <w:lang w:val="en-GB"/>
        </w:rPr>
        <w:t>A</w:t>
      </w:r>
      <w:ins w:id="359" w:author="Stefan Bjornander" w:date="2015-04-25T10:28:00Z">
        <w:r w:rsidRPr="00D822A3">
          <w:rPr>
            <w:lang w:val="en-GB"/>
          </w:rPr>
          <w:t xml:space="preserve"> type is constant if its field </w:t>
        </w:r>
        <w:r w:rsidRPr="00D822A3">
          <w:rPr>
            <w:rStyle w:val="KeyWord0"/>
            <w:lang w:val="en-GB"/>
            <w:rPrChange w:id="360" w:author="Stefan Bjornander" w:date="2015-04-25T10:28:00Z">
              <w:rPr>
                <w:rStyle w:val="CodeInText"/>
              </w:rPr>
            </w:rPrChange>
          </w:rPr>
          <w:t>m_constant</w:t>
        </w:r>
        <w:r w:rsidRPr="00D822A3">
          <w:rPr>
            <w:lang w:val="en-GB"/>
          </w:rPr>
          <w:t xml:space="preserve"> is true. However, </w:t>
        </w:r>
      </w:ins>
      <w:r w:rsidRPr="00D822A3">
        <w:rPr>
          <w:lang w:val="en-GB"/>
        </w:rPr>
        <w:t>a</w:t>
      </w:r>
      <w:ins w:id="361" w:author="Stefan Bjornander" w:date="2015-04-25T10:28:00Z">
        <w:r w:rsidRPr="00D822A3">
          <w:rPr>
            <w:lang w:val="en-GB"/>
          </w:rPr>
          <w:t xml:space="preserve"> struct or union is </w:t>
        </w:r>
      </w:ins>
      <w:r w:rsidR="00D96162" w:rsidRPr="00D822A3">
        <w:rPr>
          <w:lang w:val="en-GB"/>
        </w:rPr>
        <w:t>c</w:t>
      </w:r>
      <w:ins w:id="362" w:author="Stefan Bjornander" w:date="2015-04-25T10:29:00Z">
        <w:r w:rsidRPr="00D822A3">
          <w:rPr>
            <w:lang w:val="en-GB"/>
          </w:rPr>
          <w:t>onstant</w:t>
        </w:r>
      </w:ins>
      <w:ins w:id="363" w:author="Stefan Bjornander" w:date="2015-04-25T10:28:00Z">
        <w:r w:rsidRPr="00D822A3">
          <w:rPr>
            <w:lang w:val="en-GB"/>
          </w:rPr>
          <w:t xml:space="preserve"> if </w:t>
        </w:r>
      </w:ins>
      <w:ins w:id="364"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65" w:author="Stefan Bjornander" w:date="2015-04-25T10:29:00Z">
        <w:r w:rsidRPr="00D822A3">
          <w:rPr>
            <w:lang w:val="en-GB"/>
          </w:rPr>
          <w:t xml:space="preserve"> </w:t>
        </w:r>
      </w:ins>
      <w:r w:rsidR="00C04FC7" w:rsidRPr="00D822A3">
        <w:rPr>
          <w:lang w:val="en-GB"/>
        </w:rPr>
        <w:t xml:space="preserve">if </w:t>
      </w:r>
      <w:ins w:id="366" w:author="Stefan Bjornander" w:date="2015-04-25T10:29:00Z">
        <w:r w:rsidRPr="00D822A3">
          <w:rPr>
            <w:lang w:val="en-GB"/>
          </w:rPr>
          <w:t>is any of its members if (</w:t>
        </w:r>
      </w:ins>
      <w:ins w:id="367" w:author="Stefan Bjornander" w:date="2015-04-25T10:30:00Z">
        <w:r w:rsidRPr="00D822A3">
          <w:rPr>
            <w:lang w:val="en-GB"/>
          </w:rPr>
          <w:t>recursively</w:t>
        </w:r>
      </w:ins>
      <w:ins w:id="368" w:author="Stefan Bjornander" w:date="2015-04-25T10:29:00Z">
        <w:r w:rsidRPr="00D822A3">
          <w:rPr>
            <w:lang w:val="en-GB"/>
          </w:rPr>
          <w:t>)</w:t>
        </w:r>
      </w:ins>
      <w:ins w:id="369" w:author="Stefan Bjornander" w:date="2015-04-25T10:30:00Z">
        <w:r w:rsidRPr="00D822A3">
          <w:rPr>
            <w:lang w:val="en-GB"/>
          </w:rPr>
          <w:t xml:space="preserve"> constant.</w:t>
        </w:r>
      </w:ins>
      <w:r w:rsidR="006E1FB9" w:rsidRPr="00D822A3">
        <w:rPr>
          <w:highlight w:val="white"/>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completeness, since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70" w:author="Stefan Bjornander" w:date="2015-04-25T14:35:00Z">
        <w:r w:rsidRPr="00D822A3">
          <w:rPr>
            <w:lang w:val="en-GB"/>
          </w:rPr>
          <w:t>Two pointer</w:t>
        </w:r>
      </w:ins>
      <w:r w:rsidRPr="00D822A3">
        <w:rPr>
          <w:noProof/>
          <w:lang w:val="en-GB"/>
        </w:rPr>
        <w:t>s</w:t>
      </w:r>
      <w:ins w:id="371" w:author="Stefan Bjornander" w:date="2015-04-25T14:35:00Z">
        <w:r w:rsidRPr="00D822A3">
          <w:rPr>
            <w:noProof/>
            <w:lang w:val="en-GB"/>
          </w:rPr>
          <w:t xml:space="preserve"> are </w:t>
        </w:r>
      </w:ins>
      <w:r w:rsidRPr="00D822A3">
        <w:rPr>
          <w:noProof/>
          <w:lang w:val="en-GB"/>
        </w:rPr>
        <w:t xml:space="preserve">considered to be </w:t>
      </w:r>
      <w:ins w:id="372" w:author="Stefan Bjornander" w:date="2015-04-25T14:35:00Z">
        <w:r w:rsidRPr="00D822A3">
          <w:rPr>
            <w:noProof/>
            <w:lang w:val="en-GB"/>
          </w:rPr>
          <w:t>equal if the type</w:t>
        </w:r>
      </w:ins>
      <w:r w:rsidRPr="00D822A3">
        <w:rPr>
          <w:noProof/>
          <w:lang w:val="en-GB"/>
        </w:rPr>
        <w:t>s</w:t>
      </w:r>
      <w:ins w:id="373"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74" w:author="Stefan Bjornander" w:date="2015-04-25T14:56:00Z">
        <w:r w:rsidRPr="00D822A3">
          <w:rPr>
            <w:noProof/>
            <w:lang w:val="en-GB"/>
          </w:rPr>
          <w:t xml:space="preserve">wo arrays are </w:t>
        </w:r>
      </w:ins>
      <w:r w:rsidRPr="00D822A3">
        <w:rPr>
          <w:noProof/>
          <w:lang w:val="en-GB"/>
        </w:rPr>
        <w:t xml:space="preserve">equal </w:t>
      </w:r>
      <w:ins w:id="375" w:author="Stefan Bjornander" w:date="2015-04-25T17:26:00Z">
        <w:r w:rsidRPr="00D822A3">
          <w:rPr>
            <w:noProof/>
            <w:lang w:val="en-GB"/>
          </w:rPr>
          <w:t>if</w:t>
        </w:r>
      </w:ins>
      <w:r w:rsidRPr="00D822A3">
        <w:rPr>
          <w:noProof/>
          <w:lang w:val="en-GB"/>
        </w:rPr>
        <w:t xml:space="preserve"> </w:t>
      </w:r>
      <w:ins w:id="376"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77" w:author="Stefan Bjornander" w:date="2015-04-25T14:58:00Z">
        <w:r w:rsidRPr="00D822A3">
          <w:rPr>
            <w:noProof/>
            <w:lang w:val="en-GB"/>
          </w:rPr>
          <w:t>Two struct</w:t>
        </w:r>
      </w:ins>
      <w:ins w:id="378" w:author="Stefan Bjornander" w:date="2015-04-25T16:07:00Z">
        <w:r w:rsidRPr="00D822A3">
          <w:rPr>
            <w:noProof/>
            <w:lang w:val="en-GB"/>
          </w:rPr>
          <w:t>s</w:t>
        </w:r>
      </w:ins>
      <w:ins w:id="379" w:author="Stefan Bjornander" w:date="2015-04-25T14:58:00Z">
        <w:r w:rsidRPr="00D822A3">
          <w:rPr>
            <w:noProof/>
            <w:lang w:val="en-GB"/>
          </w:rPr>
          <w:t xml:space="preserve"> or unions are equals if </w:t>
        </w:r>
      </w:ins>
      <w:ins w:id="380" w:author="Stefan Bjornander" w:date="2015-04-25T16:06:00Z">
        <w:r w:rsidRPr="00D822A3">
          <w:rPr>
            <w:noProof/>
            <w:lang w:val="en-GB"/>
          </w:rPr>
          <w:t xml:space="preserve">they both are incomplete </w:t>
        </w:r>
      </w:ins>
      <w:r w:rsidRPr="00D822A3">
        <w:rPr>
          <w:noProof/>
          <w:lang w:val="en-GB"/>
        </w:rPr>
        <w:t xml:space="preserve">(their member maps are null) </w:t>
      </w:r>
      <w:ins w:id="381" w:author="Stefan Bjornander" w:date="2015-04-25T16:06:00Z">
        <w:r w:rsidRPr="00D822A3">
          <w:rPr>
            <w:noProof/>
            <w:lang w:val="en-GB"/>
          </w:rPr>
          <w:t xml:space="preserve">or if </w:t>
        </w:r>
      </w:ins>
      <w:ins w:id="382" w:author="Stefan Bjornander" w:date="2015-04-25T14:58:00Z">
        <w:r w:rsidRPr="00D822A3">
          <w:rPr>
            <w:noProof/>
            <w:lang w:val="en-GB"/>
          </w:rPr>
          <w:t xml:space="preserve">their member </w:t>
        </w:r>
      </w:ins>
      <w:r w:rsidRPr="00D822A3">
        <w:rPr>
          <w:noProof/>
          <w:lang w:val="en-GB"/>
        </w:rPr>
        <w:t>maps</w:t>
      </w:r>
      <w:ins w:id="383" w:author="Stefan Bjornander" w:date="2015-04-25T14:58:00Z">
        <w:r w:rsidRPr="00D822A3">
          <w:rPr>
            <w:noProof/>
            <w:lang w:val="en-GB"/>
          </w:rPr>
          <w:t xml:space="preserve"> are equal</w:t>
        </w:r>
      </w:ins>
      <w:ins w:id="384" w:author="Stefan Bjornander" w:date="2015-04-25T16:07:00Z">
        <w:r w:rsidRPr="00D822A3">
          <w:rPr>
            <w:noProof/>
            <w:lang w:val="en-GB"/>
          </w:rPr>
          <w:t>. N</w:t>
        </w:r>
      </w:ins>
      <w:ins w:id="385" w:author="Stefan Bjornander" w:date="2015-04-25T16:05:00Z">
        <w:r w:rsidRPr="00D822A3">
          <w:rPr>
            <w:noProof/>
            <w:lang w:val="en-GB"/>
          </w:rPr>
          <w:t xml:space="preserve">ote that they </w:t>
        </w:r>
      </w:ins>
      <w:r w:rsidRPr="00D822A3">
        <w:rPr>
          <w:noProof/>
          <w:lang w:val="en-GB"/>
        </w:rPr>
        <w:t xml:space="preserve">must not only </w:t>
      </w:r>
      <w:ins w:id="386" w:author="Stefan Bjornander" w:date="2015-04-25T16:06:00Z">
        <w:r w:rsidRPr="00D822A3">
          <w:rPr>
            <w:noProof/>
            <w:lang w:val="en-GB"/>
          </w:rPr>
          <w:t>have the same members, the</w:t>
        </w:r>
      </w:ins>
      <w:r w:rsidRPr="00D822A3">
        <w:rPr>
          <w:noProof/>
          <w:lang w:val="en-GB"/>
        </w:rPr>
        <w:t xml:space="preserve"> members</w:t>
      </w:r>
      <w:ins w:id="387" w:author="Stefan Bjornander" w:date="2015-04-25T16:06:00Z">
        <w:r w:rsidRPr="00D822A3">
          <w:rPr>
            <w:noProof/>
            <w:lang w:val="en-GB"/>
          </w:rPr>
          <w:t xml:space="preserve"> </w:t>
        </w:r>
      </w:ins>
      <w:r w:rsidRPr="00D822A3">
        <w:rPr>
          <w:noProof/>
          <w:lang w:val="en-GB"/>
        </w:rPr>
        <w:t xml:space="preserve">must also appear in the </w:t>
      </w:r>
      <w:ins w:id="388"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89"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90" w:name="_Toc54119915"/>
      <w:r w:rsidRPr="00D822A3">
        <w:rPr>
          <w:lang w:val="en-GB"/>
        </w:rPr>
        <w:lastRenderedPageBreak/>
        <w:t>Type Cast</w:t>
      </w:r>
      <w:bookmarkEnd w:id="390"/>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If the source value is zero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Finally, the target symbol holds the ture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lastRenderedPageBreak/>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91" w:name="_Toc54119916"/>
      <w:r w:rsidRPr="00D822A3">
        <w:rPr>
          <w:lang w:val="en-GB"/>
        </w:rPr>
        <w:lastRenderedPageBreak/>
        <w:t>Type Promotion</w:t>
      </w:r>
      <w:bookmarkEnd w:id="391"/>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Ansi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92" w:name="_Ref54016854"/>
      <w:bookmarkStart w:id="393" w:name="_Toc54119917"/>
      <w:r w:rsidRPr="00D822A3">
        <w:rPr>
          <w:lang w:val="en-GB"/>
        </w:rPr>
        <w:lastRenderedPageBreak/>
        <w:t>Constant Expression</w:t>
      </w:r>
      <w:bookmarkEnd w:id="392"/>
      <w:bookmarkEnd w:id="393"/>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if-directives.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94" w:name="_Toc54119918"/>
      <w:r w:rsidRPr="00D822A3">
        <w:rPr>
          <w:highlight w:val="white"/>
          <w:lang w:val="en-GB"/>
        </w:rPr>
        <w:t>Relation Expressions</w:t>
      </w:r>
      <w:bookmarkEnd w:id="394"/>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95" w:name="_Toc54119919"/>
      <w:r w:rsidRPr="00D822A3">
        <w:rPr>
          <w:highlight w:val="white"/>
          <w:lang w:val="en-GB"/>
        </w:rPr>
        <w:t>Arithmetic Expressions</w:t>
      </w:r>
      <w:bookmarkEnd w:id="395"/>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1DF0D2F4"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96" w:name="_Toc54119920"/>
      <w:r w:rsidRPr="00D822A3">
        <w:rPr>
          <w:highlight w:val="white"/>
          <w:lang w:val="en-GB"/>
        </w:rPr>
        <w:t>Type Cast</w:t>
      </w:r>
      <w:bookmarkEnd w:id="396"/>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1D64E3BC"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B63092" w:rsidRPr="00D822A3">
        <w:rPr>
          <w:highlight w:val="white"/>
          <w:lang w:val="en-GB"/>
        </w:rPr>
        <w:t>.</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97"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97"/>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98" w:name="_Toc54119922"/>
      <w:r w:rsidRPr="00D822A3">
        <w:rPr>
          <w:lang w:val="en-GB"/>
        </w:rPr>
        <w:lastRenderedPageBreak/>
        <w:t>Initialization</w:t>
      </w:r>
      <w:bookmarkEnd w:id="398"/>
    </w:p>
    <w:p w14:paraId="099B3542" w14:textId="0AD5F12B" w:rsidR="00F418DE" w:rsidRPr="00D822A3" w:rsidRDefault="00F418DE" w:rsidP="00F418DE">
      <w:pPr>
        <w:rPr>
          <w:lang w:val="en-GB"/>
        </w:rPr>
      </w:pPr>
      <w:r w:rsidRPr="00D822A3">
        <w:rPr>
          <w:lang w:val="en-GB"/>
        </w:rPr>
        <w:t xml:space="preserve">There are two kinds of </w:t>
      </w:r>
      <w:r w:rsidR="00F4217C" w:rsidRPr="00D822A3">
        <w:rPr>
          <w:lang w:val="en-GB"/>
        </w:rPr>
        <w:t>initialization</w:t>
      </w:r>
      <w:r w:rsidRPr="00D822A3">
        <w:rPr>
          <w:lang w:val="en-GB"/>
        </w:rPr>
        <w:t>: auto and static.</w:t>
      </w:r>
      <w:r w:rsidR="00C85899" w:rsidRPr="00D822A3">
        <w:rPr>
          <w:lang w:val="en-GB"/>
        </w:rPr>
        <w:t xml:space="preserve"> Basically, they </w:t>
      </w:r>
      <w:r w:rsidR="005B0E8B" w:rsidRPr="00D822A3">
        <w:rPr>
          <w:lang w:val="en-GB"/>
        </w:rPr>
        <w:t>perform the same task</w:t>
      </w:r>
      <w:r w:rsidR="00C85899" w:rsidRPr="00D822A3">
        <w:rPr>
          <w:lang w:val="en-GB"/>
        </w:rPr>
        <w:t>: match</w:t>
      </w:r>
      <w:r w:rsidR="00F817CD" w:rsidRPr="00D822A3">
        <w:rPr>
          <w:lang w:val="en-GB"/>
        </w:rPr>
        <w:t>ing</w:t>
      </w:r>
      <w:r w:rsidR="00C85899" w:rsidRPr="00D822A3">
        <w:rPr>
          <w:lang w:val="en-GB"/>
        </w:rPr>
        <w:t xml:space="preserve"> a type against an </w:t>
      </w:r>
      <w:r w:rsidR="002F35C1" w:rsidRPr="00D822A3">
        <w:rPr>
          <w:lang w:val="en-GB"/>
        </w:rPr>
        <w:t>initializer</w:t>
      </w:r>
      <w:r w:rsidR="00FD53DC" w:rsidRPr="00D822A3">
        <w:rPr>
          <w:lang w:val="en-GB"/>
        </w:rPr>
        <w:t>. The</w:t>
      </w:r>
      <w:r w:rsidR="00134566" w:rsidRPr="00D822A3">
        <w:rPr>
          <w:lang w:val="en-GB"/>
        </w:rPr>
        <w:t xml:space="preserve"> initializer </w:t>
      </w:r>
      <w:r w:rsidR="00C85899" w:rsidRPr="00D822A3">
        <w:rPr>
          <w:lang w:val="en-GB"/>
        </w:rPr>
        <w:t xml:space="preserve">may be </w:t>
      </w:r>
      <w:r w:rsidR="00E95889" w:rsidRPr="00D822A3">
        <w:rPr>
          <w:lang w:val="en-GB"/>
        </w:rPr>
        <w:t xml:space="preserve">an expression or a </w:t>
      </w:r>
      <w:r w:rsidR="00F817CD" w:rsidRPr="00D822A3">
        <w:rPr>
          <w:lang w:val="en-GB"/>
        </w:rPr>
        <w:t xml:space="preserve">recursive </w:t>
      </w:r>
      <w:r w:rsidR="00E95889" w:rsidRPr="00D822A3">
        <w:rPr>
          <w:lang w:val="en-GB"/>
        </w:rPr>
        <w:t>list of expressions</w:t>
      </w:r>
      <w:r w:rsidR="00F817CD" w:rsidRPr="00D822A3">
        <w:rPr>
          <w:lang w:val="en-GB"/>
        </w:rPr>
        <w:t>; that is, the list may hold sub lists.</w:t>
      </w:r>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lastRenderedPageBreak/>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w:t>
      </w:r>
      <w:r w:rsidR="001C2A70" w:rsidRPr="00D822A3">
        <w:rPr>
          <w:highlight w:val="white"/>
          <w:lang w:val="en-GB"/>
        </w:rPr>
        <w:lastRenderedPageBreak/>
        <w:t>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lastRenderedPageBreak/>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3937E26E"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lastRenderedPageBreak/>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77777777" w:rsidR="00517768" w:rsidRPr="00D822A3" w:rsidRDefault="00517768" w:rsidP="00673567">
      <w:pPr>
        <w:pStyle w:val="Code"/>
        <w:rPr>
          <w:highlight w:val="white"/>
          <w:lang w:val="en-GB"/>
        </w:rPr>
      </w:pPr>
      <w:r w:rsidRPr="00D822A3">
        <w:rPr>
          <w:highlight w:val="white"/>
          <w:lang w:val="en-GB"/>
        </w:rPr>
        <w:t>}</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lastRenderedPageBreak/>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lastRenderedPageBreak/>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99" w:name="_Ref54016586"/>
      <w:bookmarkStart w:id="400" w:name="_Ref54016644"/>
      <w:bookmarkStart w:id="401" w:name="_Toc54119923"/>
      <w:r w:rsidRPr="00D822A3">
        <w:rPr>
          <w:lang w:val="en-GB"/>
        </w:rPr>
        <w:lastRenderedPageBreak/>
        <w:t>Middle Code Optimization</w:t>
      </w:r>
      <w:bookmarkEnd w:id="238"/>
      <w:bookmarkEnd w:id="399"/>
      <w:bookmarkEnd w:id="400"/>
      <w:bookmarkEnd w:id="40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402" w:name="_Toc54119924"/>
      <w:r w:rsidRPr="00D822A3">
        <w:rPr>
          <w:lang w:val="en-GB"/>
        </w:rPr>
        <w:t>Object to Integer Addresses</w:t>
      </w:r>
      <w:bookmarkEnd w:id="40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4AEA0E6B"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403" w:name="_Toc54119925"/>
      <w:r w:rsidRPr="00D822A3">
        <w:rPr>
          <w:lang w:val="en-GB"/>
        </w:rPr>
        <w:t>Goto Next Instructions</w:t>
      </w:r>
      <w:bookmarkEnd w:id="40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404" w:name="_Toc5411992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40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405" w:name="_Toc54119927"/>
      <w:r w:rsidRPr="00D822A3">
        <w:rPr>
          <w:lang w:val="en-GB"/>
        </w:rPr>
        <w:t>Goto Chains</w:t>
      </w:r>
      <w:bookmarkEnd w:id="40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24B6F601"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DE34EE" w:rsidRPr="00D822A3">
        <w:rPr>
          <w:lang w:val="en-GB"/>
        </w:rPr>
        <w:t xml:space="preserve"> 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406" w:name="_Toc54119928"/>
      <w:r w:rsidRPr="00D822A3">
        <w:rPr>
          <w:lang w:val="en-GB"/>
        </w:rPr>
        <w:t>Remove</w:t>
      </w:r>
      <w:r w:rsidR="00036C5E" w:rsidRPr="00D822A3">
        <w:rPr>
          <w:lang w:val="en-GB"/>
        </w:rPr>
        <w:t xml:space="preserve"> Unreachable Code</w:t>
      </w:r>
      <w:bookmarkEnd w:id="40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407" w:name="_Toc54119929"/>
      <w:r w:rsidRPr="00D822A3">
        <w:rPr>
          <w:lang w:val="en-GB"/>
        </w:rPr>
        <w:t>Remove Push-Pop Chains</w:t>
      </w:r>
      <w:bookmarkEnd w:id="40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408" w:name="_Toc54119930"/>
      <w:r w:rsidRPr="00D822A3">
        <w:rPr>
          <w:lang w:val="en-GB"/>
        </w:rPr>
        <w:t>Merge</w:t>
      </w:r>
      <w:r w:rsidR="00E33CCC" w:rsidRPr="00D822A3">
        <w:rPr>
          <w:lang w:val="en-GB"/>
        </w:rPr>
        <w:t xml:space="preserve"> Pop-Push Chains</w:t>
      </w:r>
      <w:bookmarkEnd w:id="40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409" w:name="_Toc54119931"/>
      <w:r w:rsidRPr="00D822A3">
        <w:rPr>
          <w:lang w:val="en-GB"/>
        </w:rPr>
        <w:t>Change Top-Pop to Pop</w:t>
      </w:r>
      <w:bookmarkEnd w:id="40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10" w:name="_Toc54119932"/>
      <w:r w:rsidRPr="00D822A3">
        <w:rPr>
          <w:highlight w:val="white"/>
          <w:lang w:val="en-GB"/>
        </w:rPr>
        <w:t>Sematic Optimization</w:t>
      </w:r>
      <w:bookmarkEnd w:id="41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11" w:name="_Toc54119933"/>
      <w:r w:rsidRPr="00D822A3">
        <w:rPr>
          <w:highlight w:val="white"/>
          <w:lang w:val="en-GB"/>
        </w:rPr>
        <w:t>Optimize Relation Expression</w:t>
      </w:r>
      <w:bookmarkEnd w:id="41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12"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1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13" w:name="_Toc54119935"/>
      <w:r w:rsidRPr="00D822A3">
        <w:rPr>
          <w:lang w:val="en-GB"/>
        </w:rPr>
        <w:t>Remove Trivial Assignment</w:t>
      </w:r>
      <w:bookmarkEnd w:id="413"/>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14"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41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15" w:name="_Ref54016612"/>
      <w:bookmarkStart w:id="416" w:name="_Ref54016688"/>
      <w:bookmarkStart w:id="417" w:name="_Toc54119937"/>
      <w:r w:rsidRPr="00D822A3">
        <w:rPr>
          <w:lang w:val="en-GB"/>
        </w:rPr>
        <w:lastRenderedPageBreak/>
        <w:t>Assembly Code Generation</w:t>
      </w:r>
      <w:bookmarkEnd w:id="415"/>
      <w:bookmarkEnd w:id="416"/>
      <w:bookmarkEnd w:id="41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18" w:name="_Toc54119938"/>
      <w:r w:rsidRPr="00D822A3">
        <w:rPr>
          <w:lang w:val="en-GB"/>
        </w:rPr>
        <w:t>Runtime Management</w:t>
      </w:r>
      <w:bookmarkEnd w:id="41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CB1AB5" w:rsidRPr="00D2146B" w:rsidRDefault="00CB1AB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CB1AB5" w:rsidRPr="00D2146B" w:rsidRDefault="00CB1AB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CB1AB5" w:rsidRPr="00D2146B" w:rsidRDefault="00CB1AB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CB1AB5" w:rsidRPr="00D2146B" w:rsidRDefault="00CB1AB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CB1AB5" w:rsidRPr="00D2146B" w:rsidRDefault="00CB1AB5" w:rsidP="00D2146B">
                              <w:pPr>
                                <w:spacing w:before="0" w:after="0"/>
                                <w:rPr>
                                  <w:sz w:val="18"/>
                                  <w:szCs w:val="18"/>
                                  <w:lang w:val="sv-SE"/>
                                </w:rPr>
                              </w:pPr>
                              <w:r w:rsidRPr="00D2146B">
                                <w:rPr>
                                  <w:sz w:val="18"/>
                                  <w:szCs w:val="18"/>
                                  <w:lang w:val="sv-SE"/>
                                </w:rPr>
                                <w:t>Ellipse Frame Pointer</w:t>
                              </w:r>
                            </w:p>
                            <w:p w14:paraId="366E1AE1" w14:textId="757FAE9A" w:rsidR="00CB1AB5" w:rsidRPr="00D2146B" w:rsidRDefault="00CB1AB5" w:rsidP="00D2146B">
                              <w:pPr>
                                <w:spacing w:before="0" w:after="0"/>
                                <w:rPr>
                                  <w:sz w:val="18"/>
                                  <w:szCs w:val="18"/>
                                  <w:lang w:val="sv-SE"/>
                                </w:rPr>
                              </w:pPr>
                              <w:r w:rsidRPr="00D2146B">
                                <w:rPr>
                                  <w:sz w:val="18"/>
                                  <w:szCs w:val="18"/>
                                  <w:lang w:val="sv-SE"/>
                                </w:rPr>
                                <w:t>Regular Frame Pointer</w:t>
                              </w:r>
                            </w:p>
                            <w:p w14:paraId="3E5A4966" w14:textId="38836501" w:rsidR="00CB1AB5" w:rsidRPr="00D2146B" w:rsidRDefault="00CB1AB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CB1AB5" w:rsidRPr="00D2146B" w:rsidRDefault="00CB1AB5" w:rsidP="00D2146B">
                              <w:pPr>
                                <w:spacing w:before="0" w:after="0"/>
                                <w:rPr>
                                  <w:sz w:val="18"/>
                                  <w:szCs w:val="18"/>
                                  <w:lang w:val="sv-SE"/>
                                </w:rPr>
                              </w:pPr>
                            </w:p>
                            <w:p w14:paraId="48B5950A" w14:textId="77777777" w:rsidR="00CB1AB5" w:rsidRPr="00D2146B" w:rsidRDefault="00CB1AB5"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CB1AB5" w:rsidRPr="00D2146B" w:rsidRDefault="00CB1AB5"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CB1AB5" w:rsidRPr="00D2146B" w:rsidRDefault="00CB1AB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CB1AB5" w:rsidRPr="00D2146B" w:rsidRDefault="00CB1AB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CB1AB5" w:rsidRPr="00D2146B" w:rsidRDefault="00CB1AB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CB1AB5" w:rsidRPr="00D2146B" w:rsidRDefault="00CB1AB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CB1AB5" w:rsidRPr="00D2146B" w:rsidRDefault="00CB1AB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CB1AB5" w:rsidRPr="00D2146B" w:rsidRDefault="00CB1AB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CB1AB5" w:rsidRPr="00D2146B" w:rsidRDefault="00CB1AB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CB1AB5" w:rsidRPr="00D2146B" w:rsidRDefault="00CB1AB5" w:rsidP="00D2146B">
                              <w:pPr>
                                <w:spacing w:before="0" w:after="0" w:line="256" w:lineRule="auto"/>
                                <w:rPr>
                                  <w:sz w:val="18"/>
                                  <w:szCs w:val="18"/>
                                </w:rPr>
                              </w:pPr>
                              <w:r w:rsidRPr="00D2146B">
                                <w:rPr>
                                  <w:rFonts w:eastAsia="Calibri"/>
                                  <w:color w:val="000000"/>
                                  <w:sz w:val="18"/>
                                  <w:szCs w:val="18"/>
                                </w:rPr>
                                <w:t> </w:t>
                              </w:r>
                            </w:p>
                            <w:p w14:paraId="2924CD49" w14:textId="77777777" w:rsidR="00CB1AB5" w:rsidRPr="00D2146B" w:rsidRDefault="00CB1AB5"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CB1AB5" w:rsidRPr="00D2146B" w:rsidRDefault="00CB1AB5"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CB1AB5" w:rsidRPr="00D2146B" w:rsidRDefault="00CB1AB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CB1AB5" w:rsidRPr="00D2146B" w:rsidRDefault="00CB1AB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CB1AB5" w:rsidRPr="00D2146B" w:rsidRDefault="00CB1AB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CB1AB5" w:rsidRPr="00D2146B" w:rsidRDefault="00CB1AB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CB1AB5" w:rsidRPr="00D2146B" w:rsidRDefault="00CB1AB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CB1AB5" w:rsidRPr="00D2146B" w:rsidRDefault="00CB1AB5" w:rsidP="00D2146B">
                              <w:pPr>
                                <w:spacing w:before="0" w:after="0" w:line="254" w:lineRule="auto"/>
                                <w:rPr>
                                  <w:sz w:val="18"/>
                                  <w:szCs w:val="18"/>
                                </w:rPr>
                              </w:pPr>
                              <w:r w:rsidRPr="00D2146B">
                                <w:rPr>
                                  <w:rFonts w:eastAsia="Calibri"/>
                                  <w:color w:val="000000"/>
                                  <w:sz w:val="18"/>
                                  <w:szCs w:val="18"/>
                                </w:rPr>
                                <w:t> </w:t>
                              </w:r>
                            </w:p>
                            <w:p w14:paraId="1ECBE518" w14:textId="77777777" w:rsidR="00CB1AB5" w:rsidRPr="00D2146B" w:rsidRDefault="00CB1AB5"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CB1AB5" w:rsidRPr="00D2146B" w:rsidRDefault="00CB1AB5"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CB1AB5" w:rsidRPr="00D2146B" w:rsidRDefault="00CB1AB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CB1AB5" w:rsidRPr="00D2146B" w:rsidRDefault="00CB1AB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CB1AB5" w:rsidRPr="00D2146B" w:rsidRDefault="00CB1AB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CB1AB5" w:rsidRPr="00D2146B" w:rsidRDefault="00CB1AB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CB1AB5" w:rsidRPr="00D2146B" w:rsidRDefault="00CB1AB5" w:rsidP="00D2146B">
                        <w:pPr>
                          <w:spacing w:before="0" w:after="0"/>
                          <w:rPr>
                            <w:sz w:val="18"/>
                            <w:szCs w:val="18"/>
                            <w:lang w:val="sv-SE"/>
                          </w:rPr>
                        </w:pPr>
                        <w:r w:rsidRPr="00D2146B">
                          <w:rPr>
                            <w:sz w:val="18"/>
                            <w:szCs w:val="18"/>
                            <w:lang w:val="sv-SE"/>
                          </w:rPr>
                          <w:t>Ellipse Frame Pointer</w:t>
                        </w:r>
                      </w:p>
                      <w:p w14:paraId="366E1AE1" w14:textId="757FAE9A" w:rsidR="00CB1AB5" w:rsidRPr="00D2146B" w:rsidRDefault="00CB1AB5" w:rsidP="00D2146B">
                        <w:pPr>
                          <w:spacing w:before="0" w:after="0"/>
                          <w:rPr>
                            <w:sz w:val="18"/>
                            <w:szCs w:val="18"/>
                            <w:lang w:val="sv-SE"/>
                          </w:rPr>
                        </w:pPr>
                        <w:r w:rsidRPr="00D2146B">
                          <w:rPr>
                            <w:sz w:val="18"/>
                            <w:szCs w:val="18"/>
                            <w:lang w:val="sv-SE"/>
                          </w:rPr>
                          <w:t>Regular Frame Pointer</w:t>
                        </w:r>
                      </w:p>
                      <w:p w14:paraId="3E5A4966" w14:textId="38836501" w:rsidR="00CB1AB5" w:rsidRPr="00D2146B" w:rsidRDefault="00CB1AB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CB1AB5" w:rsidRPr="00D2146B" w:rsidRDefault="00CB1AB5" w:rsidP="00D2146B">
                        <w:pPr>
                          <w:spacing w:before="0" w:after="0"/>
                          <w:rPr>
                            <w:sz w:val="18"/>
                            <w:szCs w:val="18"/>
                            <w:lang w:val="sv-SE"/>
                          </w:rPr>
                        </w:pPr>
                      </w:p>
                      <w:p w14:paraId="48B5950A" w14:textId="77777777" w:rsidR="00CB1AB5" w:rsidRPr="00D2146B" w:rsidRDefault="00CB1AB5"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CB1AB5" w:rsidRPr="00D2146B" w:rsidRDefault="00CB1AB5"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CB1AB5" w:rsidRPr="00D2146B" w:rsidRDefault="00CB1AB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CB1AB5" w:rsidRPr="00D2146B" w:rsidRDefault="00CB1AB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CB1AB5" w:rsidRPr="00D2146B" w:rsidRDefault="00CB1AB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CB1AB5" w:rsidRPr="00D2146B" w:rsidRDefault="00CB1AB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CB1AB5" w:rsidRPr="00D2146B" w:rsidRDefault="00CB1AB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CB1AB5" w:rsidRPr="00D2146B" w:rsidRDefault="00CB1AB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CB1AB5" w:rsidRPr="00D2146B" w:rsidRDefault="00CB1AB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CB1AB5" w:rsidRPr="00D2146B" w:rsidRDefault="00CB1AB5" w:rsidP="00D2146B">
                        <w:pPr>
                          <w:spacing w:before="0" w:after="0" w:line="256" w:lineRule="auto"/>
                          <w:rPr>
                            <w:sz w:val="18"/>
                            <w:szCs w:val="18"/>
                          </w:rPr>
                        </w:pPr>
                        <w:r w:rsidRPr="00D2146B">
                          <w:rPr>
                            <w:rFonts w:eastAsia="Calibri"/>
                            <w:color w:val="000000"/>
                            <w:sz w:val="18"/>
                            <w:szCs w:val="18"/>
                          </w:rPr>
                          <w:t> </w:t>
                        </w:r>
                      </w:p>
                      <w:p w14:paraId="2924CD49" w14:textId="77777777" w:rsidR="00CB1AB5" w:rsidRPr="00D2146B" w:rsidRDefault="00CB1AB5"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CB1AB5" w:rsidRPr="00D2146B" w:rsidRDefault="00CB1AB5"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CB1AB5" w:rsidRPr="00D2146B" w:rsidRDefault="00CB1AB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CB1AB5" w:rsidRPr="00D2146B" w:rsidRDefault="00CB1AB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CB1AB5" w:rsidRPr="00D2146B" w:rsidRDefault="00CB1AB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CB1AB5" w:rsidRPr="00D2146B" w:rsidRDefault="00CB1AB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CB1AB5" w:rsidRPr="00D2146B" w:rsidRDefault="00CB1AB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CB1AB5" w:rsidRPr="00D2146B" w:rsidRDefault="00CB1AB5" w:rsidP="00D2146B">
                        <w:pPr>
                          <w:spacing w:before="0" w:after="0" w:line="254" w:lineRule="auto"/>
                          <w:rPr>
                            <w:sz w:val="18"/>
                            <w:szCs w:val="18"/>
                          </w:rPr>
                        </w:pPr>
                        <w:r w:rsidRPr="00D2146B">
                          <w:rPr>
                            <w:rFonts w:eastAsia="Calibri"/>
                            <w:color w:val="000000"/>
                            <w:sz w:val="18"/>
                            <w:szCs w:val="18"/>
                          </w:rPr>
                          <w:t> </w:t>
                        </w:r>
                      </w:p>
                      <w:p w14:paraId="1ECBE518" w14:textId="77777777" w:rsidR="00CB1AB5" w:rsidRPr="00D2146B" w:rsidRDefault="00CB1AB5"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CB1AB5" w:rsidRPr="00D2146B" w:rsidRDefault="00CB1AB5"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CB1AB5" w:rsidRPr="00D2146B" w:rsidRDefault="00CB1AB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CB1AB5" w:rsidRDefault="00CB1AB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CB1AB5" w:rsidRDefault="00CB1AB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CB1AB5" w:rsidRPr="00D2146B" w:rsidRDefault="00CB1AB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CB1AB5" w:rsidRPr="00D2146B" w:rsidRDefault="00CB1AB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CB1AB5" w:rsidRPr="00D2146B" w:rsidRDefault="00CB1AB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CB1AB5" w:rsidRPr="00D2146B" w:rsidRDefault="00CB1AB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CB1AB5" w:rsidRPr="00D2146B" w:rsidRDefault="00CB1AB5" w:rsidP="002903DF">
                              <w:pPr>
                                <w:spacing w:before="0" w:after="0"/>
                                <w:rPr>
                                  <w:sz w:val="18"/>
                                  <w:szCs w:val="18"/>
                                  <w:lang w:val="sv-SE"/>
                                </w:rPr>
                              </w:pPr>
                              <w:r w:rsidRPr="00D2146B">
                                <w:rPr>
                                  <w:sz w:val="18"/>
                                  <w:szCs w:val="18"/>
                                  <w:lang w:val="sv-SE"/>
                                </w:rPr>
                                <w:t>Ellipse Frame Pointer</w:t>
                              </w:r>
                            </w:p>
                            <w:p w14:paraId="5718813E" w14:textId="77777777" w:rsidR="00CB1AB5" w:rsidRPr="00D2146B" w:rsidRDefault="00CB1AB5" w:rsidP="002903DF">
                              <w:pPr>
                                <w:spacing w:before="0" w:after="0"/>
                                <w:rPr>
                                  <w:sz w:val="18"/>
                                  <w:szCs w:val="18"/>
                                  <w:lang w:val="sv-SE"/>
                                </w:rPr>
                              </w:pPr>
                              <w:r w:rsidRPr="00D2146B">
                                <w:rPr>
                                  <w:sz w:val="18"/>
                                  <w:szCs w:val="18"/>
                                  <w:lang w:val="sv-SE"/>
                                </w:rPr>
                                <w:t>Regular Frame Pointer</w:t>
                              </w:r>
                            </w:p>
                            <w:p w14:paraId="62230721" w14:textId="77777777" w:rsidR="00CB1AB5" w:rsidRPr="00D2146B" w:rsidRDefault="00CB1AB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CB1AB5" w:rsidRPr="00D2146B" w:rsidRDefault="00CB1AB5" w:rsidP="002903DF">
                              <w:pPr>
                                <w:spacing w:before="0" w:after="0"/>
                                <w:rPr>
                                  <w:sz w:val="18"/>
                                  <w:szCs w:val="18"/>
                                  <w:lang w:val="sv-SE"/>
                                </w:rPr>
                              </w:pPr>
                            </w:p>
                            <w:p w14:paraId="3BE3217A" w14:textId="77777777" w:rsidR="00CB1AB5" w:rsidRPr="00D2146B" w:rsidRDefault="00CB1AB5"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CB1AB5" w:rsidRPr="00D2146B" w:rsidRDefault="00CB1AB5"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CB1AB5" w:rsidRDefault="00CB1AB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CB1AB5" w:rsidRPr="00D2146B" w:rsidRDefault="00CB1AB5" w:rsidP="002903DF">
                              <w:pPr>
                                <w:spacing w:before="0" w:after="0" w:line="256" w:lineRule="auto"/>
                                <w:rPr>
                                  <w:sz w:val="18"/>
                                  <w:szCs w:val="18"/>
                                </w:rPr>
                              </w:pPr>
                              <w:r>
                                <w:rPr>
                                  <w:rFonts w:eastAsia="Calibri"/>
                                  <w:color w:val="000000"/>
                                  <w:sz w:val="18"/>
                                  <w:szCs w:val="18"/>
                                </w:rPr>
                                <w:t>Elliptic parameter: 21</w:t>
                              </w:r>
                            </w:p>
                            <w:p w14:paraId="0F8126A1"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 </w:t>
                              </w:r>
                            </w:p>
                            <w:p w14:paraId="28313E96"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CB1AB5" w:rsidRPr="00D2146B" w:rsidRDefault="00CB1AB5"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CB1AB5" w:rsidRPr="00D2146B" w:rsidRDefault="00CB1AB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 </w:t>
                              </w:r>
                            </w:p>
                            <w:p w14:paraId="48FC4ABF"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CB1AB5" w:rsidRPr="00D2146B" w:rsidRDefault="00CB1AB5"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CB1AB5" w:rsidRPr="00D2146B" w:rsidRDefault="00CB1AB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CB1AB5" w:rsidRDefault="00CB1AB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CB1AB5" w:rsidRDefault="00CB1AB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CB1AB5" w:rsidRPr="00D2146B" w:rsidRDefault="00CB1AB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CB1AB5" w:rsidRPr="00D2146B" w:rsidRDefault="00CB1AB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CB1AB5" w:rsidRPr="00D2146B" w:rsidRDefault="00CB1AB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CB1AB5" w:rsidRPr="00D2146B" w:rsidRDefault="00CB1AB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CB1AB5" w:rsidRPr="00D2146B" w:rsidRDefault="00CB1AB5" w:rsidP="002903DF">
                        <w:pPr>
                          <w:spacing w:before="0" w:after="0"/>
                          <w:rPr>
                            <w:sz w:val="18"/>
                            <w:szCs w:val="18"/>
                            <w:lang w:val="sv-SE"/>
                          </w:rPr>
                        </w:pPr>
                        <w:r w:rsidRPr="00D2146B">
                          <w:rPr>
                            <w:sz w:val="18"/>
                            <w:szCs w:val="18"/>
                            <w:lang w:val="sv-SE"/>
                          </w:rPr>
                          <w:t>Ellipse Frame Pointer</w:t>
                        </w:r>
                      </w:p>
                      <w:p w14:paraId="5718813E" w14:textId="77777777" w:rsidR="00CB1AB5" w:rsidRPr="00D2146B" w:rsidRDefault="00CB1AB5" w:rsidP="002903DF">
                        <w:pPr>
                          <w:spacing w:before="0" w:after="0"/>
                          <w:rPr>
                            <w:sz w:val="18"/>
                            <w:szCs w:val="18"/>
                            <w:lang w:val="sv-SE"/>
                          </w:rPr>
                        </w:pPr>
                        <w:r w:rsidRPr="00D2146B">
                          <w:rPr>
                            <w:sz w:val="18"/>
                            <w:szCs w:val="18"/>
                            <w:lang w:val="sv-SE"/>
                          </w:rPr>
                          <w:t>Regular Frame Pointer</w:t>
                        </w:r>
                      </w:p>
                      <w:p w14:paraId="62230721" w14:textId="77777777" w:rsidR="00CB1AB5" w:rsidRPr="00D2146B" w:rsidRDefault="00CB1AB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CB1AB5" w:rsidRPr="00D2146B" w:rsidRDefault="00CB1AB5" w:rsidP="002903DF">
                        <w:pPr>
                          <w:spacing w:before="0" w:after="0"/>
                          <w:rPr>
                            <w:sz w:val="18"/>
                            <w:szCs w:val="18"/>
                            <w:lang w:val="sv-SE"/>
                          </w:rPr>
                        </w:pPr>
                      </w:p>
                      <w:p w14:paraId="3BE3217A" w14:textId="77777777" w:rsidR="00CB1AB5" w:rsidRPr="00D2146B" w:rsidRDefault="00CB1AB5"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CB1AB5" w:rsidRPr="00D2146B" w:rsidRDefault="00CB1AB5"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CB1AB5" w:rsidRDefault="00CB1AB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CB1AB5" w:rsidRPr="00D2146B" w:rsidRDefault="00CB1AB5" w:rsidP="002903DF">
                        <w:pPr>
                          <w:spacing w:before="0" w:after="0" w:line="256" w:lineRule="auto"/>
                          <w:rPr>
                            <w:sz w:val="18"/>
                            <w:szCs w:val="18"/>
                          </w:rPr>
                        </w:pPr>
                        <w:r>
                          <w:rPr>
                            <w:rFonts w:eastAsia="Calibri"/>
                            <w:color w:val="000000"/>
                            <w:sz w:val="18"/>
                            <w:szCs w:val="18"/>
                          </w:rPr>
                          <w:t>Elliptic parameter: 21</w:t>
                        </w:r>
                      </w:p>
                      <w:p w14:paraId="0F8126A1"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 </w:t>
                        </w:r>
                      </w:p>
                      <w:p w14:paraId="28313E96" w14:textId="77777777" w:rsidR="00CB1AB5" w:rsidRPr="00D2146B" w:rsidRDefault="00CB1AB5"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CB1AB5" w:rsidRPr="00D2146B" w:rsidRDefault="00CB1AB5"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CB1AB5" w:rsidRPr="00D2146B" w:rsidRDefault="00CB1AB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 </w:t>
                        </w:r>
                      </w:p>
                      <w:p w14:paraId="48FC4ABF" w14:textId="77777777" w:rsidR="00CB1AB5" w:rsidRPr="00D2146B" w:rsidRDefault="00CB1AB5"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CB1AB5" w:rsidRPr="00D2146B" w:rsidRDefault="00CB1AB5"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19" w:name="_Toc54119939"/>
      <w:r w:rsidRPr="00D822A3">
        <w:rPr>
          <w:lang w:val="en-GB"/>
        </w:rPr>
        <w:t>Assembly Operator</w:t>
      </w:r>
      <w:bookmarkEnd w:id="41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20" w:name="_Toc54119940"/>
      <w:r w:rsidRPr="00D822A3">
        <w:rPr>
          <w:lang w:val="en-GB"/>
        </w:rPr>
        <w:t>Assembly Code</w:t>
      </w:r>
      <w:bookmarkEnd w:id="42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21" w:name="_Toc54119941"/>
      <w:r w:rsidRPr="00D822A3">
        <w:rPr>
          <w:highlight w:val="white"/>
          <w:lang w:val="en-GB"/>
        </w:rPr>
        <w:t>Assembly Code Optimization</w:t>
      </w:r>
      <w:bookmarkEnd w:id="421"/>
    </w:p>
    <w:p w14:paraId="60537E46" w14:textId="33E4A110"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22" w:name="_Toc54119942"/>
      <w:r w:rsidRPr="00D822A3">
        <w:rPr>
          <w:highlight w:val="white"/>
          <w:lang w:val="en-GB"/>
        </w:rPr>
        <w:t xml:space="preserve">Operator </w:t>
      </w:r>
      <w:r w:rsidR="00CA5764" w:rsidRPr="00D822A3">
        <w:rPr>
          <w:highlight w:val="white"/>
          <w:lang w:val="en-GB"/>
        </w:rPr>
        <w:t>Test Methods</w:t>
      </w:r>
      <w:bookmarkEnd w:id="42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23" w:name="_Toc54119943"/>
      <w:r w:rsidRPr="00D822A3">
        <w:rPr>
          <w:highlight w:val="white"/>
          <w:lang w:val="en-GB"/>
        </w:rPr>
        <w:t>Register Overlapping</w:t>
      </w:r>
      <w:bookmarkEnd w:id="42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If one of the register sets holds both the registers, they overlap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24" w:name="_Toc54119944"/>
      <w:r w:rsidRPr="00D822A3">
        <w:rPr>
          <w:highlight w:val="white"/>
          <w:lang w:val="en-GB"/>
        </w:rPr>
        <w:t>Register Size</w:t>
      </w:r>
      <w:bookmarkEnd w:id="42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157DE4" w:rsidRPr="00D822A3">
        <w:rPr>
          <w:highlight w:val="white"/>
          <w:lang w:val="en-GB"/>
        </w:rPr>
        <w:t>suffixed by the word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25" w:name="_Toc54119945"/>
      <w:r w:rsidRPr="00D822A3">
        <w:rPr>
          <w:highlight w:val="white"/>
          <w:lang w:val="en-GB"/>
        </w:rPr>
        <w:t>ToString</w:t>
      </w:r>
      <w:bookmarkEnd w:id="42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26" w:name="_Toc54119946"/>
      <w:r w:rsidRPr="00D822A3">
        <w:rPr>
          <w:lang w:val="en-GB"/>
        </w:rPr>
        <w:t>Tracks</w:t>
      </w:r>
      <w:bookmarkEnd w:id="42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27" w:name="_Toc54119947"/>
      <w:r w:rsidRPr="00D822A3">
        <w:rPr>
          <w:lang w:val="en-GB"/>
        </w:rPr>
        <w:t>Register Allocation</w:t>
      </w:r>
      <w:bookmarkEnd w:id="42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28" w:name="_Toc54119948"/>
      <w:r w:rsidRPr="00D822A3">
        <w:rPr>
          <w:lang w:val="en-GB"/>
        </w:rPr>
        <w:t>Assembly Code Generation</w:t>
      </w:r>
      <w:bookmarkEnd w:id="42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3ADCCF68"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29"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2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30"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3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31" w:name="_Toc54119951"/>
      <w:r w:rsidRPr="00D822A3">
        <w:rPr>
          <w:highlight w:val="white"/>
          <w:lang w:val="en-GB"/>
        </w:rPr>
        <w:t>Function Calls</w:t>
      </w:r>
      <w:bookmarkEnd w:id="43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3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3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33" w:name="_Toc54119952"/>
      <w:r w:rsidRPr="00D822A3">
        <w:rPr>
          <w:highlight w:val="white"/>
          <w:lang w:val="en-GB"/>
        </w:rPr>
        <w:t>Loading Values into Registers</w:t>
      </w:r>
      <w:bookmarkEnd w:id="43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34"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3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35" w:name="_Toc54119954"/>
      <w:r w:rsidRPr="00D822A3">
        <w:rPr>
          <w:highlight w:val="white"/>
          <w:lang w:val="en-GB"/>
        </w:rPr>
        <w:t>Load and Inspect Registers</w:t>
      </w:r>
      <w:bookmarkEnd w:id="43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36" w:name="_Toc54119955"/>
      <w:r w:rsidRPr="00D822A3">
        <w:rPr>
          <w:highlight w:val="white"/>
          <w:lang w:val="en-GB"/>
        </w:rPr>
        <w:t>Initialization</w:t>
      </w:r>
      <w:bookmarkEnd w:id="43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37"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3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38" w:name="_Toc54119957"/>
      <w:r w:rsidRPr="00D822A3">
        <w:rPr>
          <w:highlight w:val="white"/>
          <w:lang w:val="en-GB"/>
        </w:rPr>
        <w:lastRenderedPageBreak/>
        <w:t>Integral Assignment and Parameters</w:t>
      </w:r>
      <w:bookmarkEnd w:id="43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39" w:name="_Toc54119958"/>
      <w:r w:rsidRPr="00D822A3">
        <w:rPr>
          <w:highlight w:val="white"/>
          <w:lang w:val="en-GB"/>
        </w:rPr>
        <w:t>Unary Integral Operations</w:t>
      </w:r>
      <w:bookmarkEnd w:id="43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77777777" w:rsidR="00184AA8" w:rsidRPr="00D822A3" w:rsidRDefault="00184AA8" w:rsidP="00184AA8">
      <w:pPr>
        <w:pStyle w:val="Code"/>
        <w:rPr>
          <w:highlight w:val="white"/>
          <w:lang w:val="en-GB"/>
        </w:rPr>
      </w:pPr>
      <w:r w:rsidRPr="00D822A3">
        <w:rPr>
          <w:highlight w:val="white"/>
          <w:lang w:val="en-GB"/>
        </w:rPr>
        <w:t xml:space="preserve">        SymbolTable.StaticSet.Add(ConstantExpression.Value(unarySymbol));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40" w:name="_Toc54119959"/>
      <w:r w:rsidRPr="00D822A3">
        <w:rPr>
          <w:highlight w:val="white"/>
          <w:lang w:val="en-GB"/>
        </w:rPr>
        <w:t>Integral Binary</w:t>
      </w:r>
      <w:bookmarkEnd w:id="44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41" w:name="_Toc54119960"/>
      <w:r w:rsidRPr="00D822A3">
        <w:rPr>
          <w:highlight w:val="white"/>
          <w:lang w:val="en-GB"/>
        </w:rPr>
        <w:t>Base and Offset</w:t>
      </w:r>
      <w:bookmarkEnd w:id="44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42" w:name="_Toc54119961"/>
      <w:r w:rsidRPr="00D822A3">
        <w:rPr>
          <w:highlight w:val="white"/>
          <w:lang w:val="en-GB"/>
        </w:rPr>
        <w:lastRenderedPageBreak/>
        <w:t>Case</w:t>
      </w:r>
      <w:bookmarkEnd w:id="44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43" w:name="_Toc54119962"/>
      <w:r w:rsidRPr="00D822A3">
        <w:rPr>
          <w:highlight w:val="white"/>
          <w:lang w:val="en-GB"/>
        </w:rPr>
        <w:t>Address</w:t>
      </w:r>
      <w:bookmarkEnd w:id="44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44" w:name="_Toc54119963"/>
      <w:r w:rsidRPr="00D822A3">
        <w:rPr>
          <w:highlight w:val="white"/>
          <w:lang w:val="en-GB"/>
        </w:rPr>
        <w:t>Floating Binary</w:t>
      </w:r>
      <w:bookmarkEnd w:id="44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45" w:name="_Toc54119964"/>
      <w:r w:rsidRPr="00D822A3">
        <w:rPr>
          <w:highlight w:val="white"/>
          <w:lang w:val="en-GB"/>
        </w:rPr>
        <w:lastRenderedPageBreak/>
        <w:t>Floating Relation</w:t>
      </w:r>
      <w:bookmarkEnd w:id="44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46" w:name="_Toc54119965"/>
      <w:r w:rsidRPr="00D822A3">
        <w:rPr>
          <w:highlight w:val="white"/>
          <w:lang w:val="en-GB"/>
        </w:rPr>
        <w:t>Floating Push and Pop</w:t>
      </w:r>
      <w:bookmarkEnd w:id="44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6B687708"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 xml:space="preserve">. </w:t>
      </w:r>
      <w:r w:rsidR="00B94488" w:rsidRPr="00D822A3">
        <w:rPr>
          <w:highlight w:val="white"/>
          <w:lang w:val="en-GB"/>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77777777" w:rsidR="008F2D38" w:rsidRPr="00D822A3" w:rsidRDefault="008F2D38" w:rsidP="008F2D38">
      <w:pPr>
        <w:pStyle w:val="Code"/>
        <w:rPr>
          <w:highlight w:val="white"/>
          <w:lang w:val="en-GB"/>
        </w:rPr>
      </w:pPr>
      <w:r w:rsidRPr="00D822A3">
        <w:rPr>
          <w:highlight w:val="white"/>
          <w:lang w:val="en-GB"/>
        </w:rPr>
        <w:t xml:space="preserve">          SymbolTable.StaticSet.Add(ConstantExpression.Value(symbol));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7777777" w:rsidR="00F8692E" w:rsidRPr="00D822A3" w:rsidRDefault="00F024B0" w:rsidP="00F024B0">
      <w:pPr>
        <w:pStyle w:val="Code"/>
        <w:rPr>
          <w:highlight w:val="white"/>
          <w:lang w:val="en-GB"/>
        </w:rPr>
      </w:pPr>
      <w:r w:rsidRPr="00D822A3">
        <w:rPr>
          <w:highlight w:val="white"/>
          <w:lang w:val="en-GB"/>
        </w:rPr>
        <w:t xml:space="preserve">      SymbolTable.StaticSet.Add(ConstantExpression.Value(containerName,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2DAC7B43"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 </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47" w:name="_Toc54119966"/>
      <w:r w:rsidRPr="00D822A3">
        <w:rPr>
          <w:highlight w:val="white"/>
          <w:lang w:val="en-GB"/>
        </w:rPr>
        <w:t>Type Conversion</w:t>
      </w:r>
      <w:bookmarkEnd w:id="44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48" w:name="_Toc54119967"/>
      <w:r w:rsidRPr="00D822A3">
        <w:rPr>
          <w:highlight w:val="white"/>
          <w:lang w:val="en-GB"/>
        </w:rPr>
        <w:t>Struct and Union</w:t>
      </w:r>
      <w:bookmarkEnd w:id="44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49" w:name="_Toc54119968"/>
      <w:r w:rsidRPr="00D822A3">
        <w:rPr>
          <w:highlight w:val="white"/>
          <w:lang w:val="en-GB"/>
        </w:rPr>
        <w:t>Initialization Code</w:t>
      </w:r>
      <w:bookmarkEnd w:id="449"/>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50" w:name="_Toc54119969"/>
      <w:r w:rsidRPr="00D822A3">
        <w:rPr>
          <w:highlight w:val="white"/>
          <w:lang w:val="en-GB"/>
        </w:rPr>
        <w:t>Command Line Arguments</w:t>
      </w:r>
      <w:bookmarkEnd w:id="45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CB1AB5" w:rsidRPr="00DF14A9" w:rsidRDefault="00CB1AB5"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CB1AB5" w:rsidRPr="00490BCB" w:rsidRDefault="00CB1AB5"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CB1AB5" w:rsidRPr="00490BCB" w:rsidRDefault="00CB1AB5"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CB1AB5" w:rsidRPr="00490BCB" w:rsidRDefault="00CB1AB5"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CB1AB5" w:rsidRPr="00490BCB" w:rsidRDefault="00CB1AB5"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CB1AB5" w:rsidRPr="00490BCB" w:rsidRDefault="00CB1AB5"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CB1AB5" w:rsidRPr="00490BCB" w:rsidRDefault="00CB1AB5"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CB1AB5" w:rsidRPr="00090144" w:rsidRDefault="00CB1AB5"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CB1AB5" w:rsidRPr="00090144" w:rsidRDefault="00CB1AB5" w:rsidP="00B70491">
                              <w:pPr>
                                <w:spacing w:before="0" w:after="0" w:line="240" w:lineRule="auto"/>
                                <w:rPr>
                                  <w:rFonts w:eastAsia="Calibri"/>
                                  <w:color w:val="000000"/>
                                </w:rPr>
                              </w:pPr>
                              <w:r w:rsidRPr="00090144">
                                <w:rPr>
                                  <w:rFonts w:eastAsia="Calibri"/>
                                  <w:color w:val="000000"/>
                                </w:rPr>
                                <w:t>Frame pointer of</w:t>
                              </w:r>
                            </w:p>
                            <w:p w14:paraId="77E191A3" w14:textId="77777777" w:rsidR="00CB1AB5" w:rsidRPr="00090144" w:rsidRDefault="00CB1AB5"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CB1AB5" w:rsidRPr="00090144" w:rsidRDefault="00CB1AB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CB1AB5" w:rsidRPr="00090144" w:rsidRDefault="00CB1AB5"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CB1AB5" w:rsidRPr="00090144" w:rsidRDefault="00CB1AB5"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CB1AB5" w:rsidRPr="00090144" w:rsidRDefault="00CB1AB5"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CB1AB5" w:rsidRDefault="00CB1AB5"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CB1AB5" w:rsidRDefault="00CB1AB5"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CB1AB5" w:rsidRDefault="00CB1AB5"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CB1AB5" w:rsidRDefault="00CB1AB5"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CB1AB5" w:rsidRPr="00DF14A9" w:rsidRDefault="00CB1AB5"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CB1AB5" w:rsidRPr="00490BCB" w:rsidRDefault="00CB1AB5"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CB1AB5" w:rsidRPr="00490BCB" w:rsidRDefault="00CB1AB5"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CB1AB5" w:rsidRPr="00490BCB" w:rsidRDefault="00CB1AB5"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CB1AB5" w:rsidRPr="00490BCB" w:rsidRDefault="00CB1AB5"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CB1AB5" w:rsidRPr="00490BCB" w:rsidRDefault="00CB1AB5"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CB1AB5" w:rsidRPr="00490BCB" w:rsidRDefault="00CB1AB5"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CB1AB5" w:rsidRPr="00490BCB" w:rsidRDefault="00CB1AB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CB1AB5" w:rsidRPr="00090144" w:rsidRDefault="00CB1AB5"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CB1AB5" w:rsidRPr="00090144" w:rsidRDefault="00CB1AB5" w:rsidP="00B70491">
                        <w:pPr>
                          <w:spacing w:before="0" w:after="0" w:line="240" w:lineRule="auto"/>
                          <w:rPr>
                            <w:rFonts w:eastAsia="Calibri"/>
                            <w:color w:val="000000"/>
                          </w:rPr>
                        </w:pPr>
                        <w:r w:rsidRPr="00090144">
                          <w:rPr>
                            <w:rFonts w:eastAsia="Calibri"/>
                            <w:color w:val="000000"/>
                          </w:rPr>
                          <w:t>Frame pointer of</w:t>
                        </w:r>
                      </w:p>
                      <w:p w14:paraId="77E191A3" w14:textId="77777777" w:rsidR="00CB1AB5" w:rsidRPr="00090144" w:rsidRDefault="00CB1AB5"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CB1AB5" w:rsidRPr="00090144" w:rsidRDefault="00CB1AB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CB1AB5" w:rsidRPr="00090144" w:rsidRDefault="00CB1AB5"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CB1AB5" w:rsidRPr="00090144" w:rsidRDefault="00CB1AB5"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CB1AB5" w:rsidRPr="00090144" w:rsidRDefault="00CB1AB5"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CB1AB5" w:rsidRDefault="00CB1AB5"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CB1AB5" w:rsidRDefault="00CB1AB5"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CB1AB5" w:rsidRDefault="00CB1AB5"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CB1AB5" w:rsidRDefault="00CB1AB5"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51" w:name="_Toc54119970"/>
      <w:r w:rsidRPr="00D822A3">
        <w:rPr>
          <w:highlight w:val="white"/>
          <w:lang w:val="en-GB"/>
        </w:rPr>
        <w:t>Text List</w:t>
      </w:r>
      <w:bookmarkEnd w:id="45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52" w:name="_Ref54009755"/>
      <w:bookmarkStart w:id="453" w:name="_Toc54119971"/>
      <w:bookmarkStart w:id="454" w:name="_Ref420874022"/>
      <w:r w:rsidRPr="00D822A3">
        <w:rPr>
          <w:lang w:val="en-GB"/>
        </w:rPr>
        <w:lastRenderedPageBreak/>
        <w:t>Executable Code Generation</w:t>
      </w:r>
      <w:bookmarkEnd w:id="452"/>
      <w:bookmarkEnd w:id="45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55" w:name="_Toc54119972"/>
      <w:r w:rsidRPr="00D822A3">
        <w:rPr>
          <w:lang w:val="en-GB"/>
        </w:rPr>
        <w:t xml:space="preserve">The </w:t>
      </w:r>
      <w:r w:rsidR="00E6483C" w:rsidRPr="00D822A3">
        <w:rPr>
          <w:lang w:val="en-GB"/>
        </w:rPr>
        <w:t>Windows Mode</w:t>
      </w:r>
      <w:bookmarkEnd w:id="45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56" w:name="_Toc54119973"/>
      <w:r w:rsidRPr="00D822A3">
        <w:rPr>
          <w:highlight w:val="white"/>
          <w:lang w:val="en-GB"/>
        </w:rPr>
        <w:t>Main</w:t>
      </w:r>
      <w:bookmarkEnd w:id="45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77777777" w:rsidR="00F86C24" w:rsidRPr="00D822A3" w:rsidRDefault="00F86C24" w:rsidP="00F86C24">
      <w:pPr>
        <w:pStyle w:val="Code"/>
        <w:rPr>
          <w:highlight w:val="white"/>
          <w:lang w:val="en-GB"/>
        </w:rPr>
      </w:pPr>
      <w:r w:rsidRPr="00D822A3">
        <w:rPr>
          <w:highlight w:val="white"/>
          <w:lang w:val="en-GB"/>
        </w:rPr>
        <w:t xml:space="preserve">        binaryWriter.Write(SymbolTable.StaticSet.Count);    </w:t>
      </w:r>
    </w:p>
    <w:p w14:paraId="45AF3455" w14:textId="77777777" w:rsidR="00F86C24" w:rsidRPr="00D822A3" w:rsidRDefault="00F86C24" w:rsidP="00F86C24">
      <w:pPr>
        <w:pStyle w:val="Code"/>
        <w:rPr>
          <w:highlight w:val="white"/>
          <w:lang w:val="en-GB"/>
        </w:rPr>
      </w:pPr>
      <w:r w:rsidRPr="00D822A3">
        <w:rPr>
          <w:highlight w:val="white"/>
          <w:lang w:val="en-GB"/>
        </w:rPr>
        <w:t xml:space="preserve">        foreach (StaticSymbol staticSymbol in SymbolTable.StaticSet)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57" w:name="_Toc54119974"/>
      <w:r w:rsidRPr="00D822A3">
        <w:rPr>
          <w:highlight w:val="white"/>
          <w:lang w:val="en-GB"/>
        </w:rPr>
        <w:t>Type Size</w:t>
      </w:r>
      <w:bookmarkEnd w:id="45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58" w:name="_Toc54119975"/>
      <w:r w:rsidRPr="00D822A3">
        <w:rPr>
          <w:highlight w:val="white"/>
          <w:lang w:val="en-GB"/>
        </w:rPr>
        <w:t>Static Symbol</w:t>
      </w:r>
      <w:bookmarkEnd w:id="45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59" w:name="_Toc54119976"/>
      <w:r w:rsidRPr="00D822A3">
        <w:rPr>
          <w:highlight w:val="white"/>
          <w:lang w:val="en-GB"/>
        </w:rPr>
        <w:t>Static Value</w:t>
      </w:r>
      <w:bookmarkEnd w:id="45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60" w:name="_Toc54119977"/>
      <w:r w:rsidRPr="00D822A3">
        <w:rPr>
          <w:highlight w:val="white"/>
          <w:lang w:val="en-GB"/>
        </w:rPr>
        <w:t>Function End</w:t>
      </w:r>
      <w:bookmarkEnd w:id="46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77777777" w:rsidR="00AB1196" w:rsidRPr="00D822A3" w:rsidRDefault="00AB1196" w:rsidP="00AB1196">
      <w:pPr>
        <w:pStyle w:val="Code"/>
        <w:rPr>
          <w:highlight w:val="white"/>
          <w:lang w:val="en-GB"/>
        </w:rPr>
      </w:pPr>
      <w:r w:rsidRPr="00D822A3">
        <w:rPr>
          <w:highlight w:val="white"/>
          <w:lang w:val="en-GB"/>
        </w:rPr>
        <w:t xml:space="preserve">        SymbolTable.StaticSet.Add(staticSymbol);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61" w:name="_Toc54119978"/>
      <w:r w:rsidRPr="00D822A3">
        <w:rPr>
          <w:highlight w:val="white"/>
          <w:lang w:val="en-GB"/>
        </w:rPr>
        <w:t>Target Code Generation</w:t>
      </w:r>
      <w:bookmarkEnd w:id="46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62" w:name="_Toc54119979"/>
      <w:r w:rsidRPr="00D822A3">
        <w:rPr>
          <w:highlight w:val="white"/>
          <w:lang w:val="en-GB"/>
        </w:rPr>
        <w:t>Exit</w:t>
      </w:r>
      <w:bookmarkEnd w:id="46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63" w:name="_Toc54119980"/>
      <w:r w:rsidRPr="00D822A3">
        <w:rPr>
          <w:highlight w:val="white"/>
          <w:lang w:val="en-GB"/>
        </w:rPr>
        <w:t>Initialization Code</w:t>
      </w:r>
      <w:bookmarkEnd w:id="46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77777777" w:rsidR="008E3DC4" w:rsidRPr="00D822A3" w:rsidRDefault="008E3DC4" w:rsidP="008E3DC4">
      <w:pPr>
        <w:pStyle w:val="Code"/>
        <w:rPr>
          <w:highlight w:val="white"/>
          <w:lang w:val="en-GB"/>
        </w:rPr>
      </w:pPr>
      <w:r w:rsidRPr="00D822A3">
        <w:rPr>
          <w:highlight w:val="white"/>
          <w:lang w:val="en-GB"/>
        </w:rPr>
        <w:t xml:space="preserve">        SymbolTable.StaticSet.Add(staticSymbol);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64" w:name="_Toc54119981"/>
      <w:r w:rsidRPr="00D822A3">
        <w:rPr>
          <w:highlight w:val="white"/>
          <w:lang w:val="en-GB"/>
        </w:rPr>
        <w:t>Command Line Arguments</w:t>
      </w:r>
      <w:bookmarkEnd w:id="46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CB1AB5" w:rsidRPr="00DF14A9" w:rsidRDefault="00CB1AB5"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CB1AB5" w:rsidRPr="00490BCB" w:rsidRDefault="00CB1AB5"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CB1AB5" w:rsidRPr="00490BCB" w:rsidRDefault="00CB1AB5"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CB1AB5" w:rsidRPr="00490BCB" w:rsidRDefault="00CB1AB5"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CB1AB5" w:rsidRPr="00490BCB" w:rsidRDefault="00CB1AB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CB1AB5" w:rsidRPr="00090144" w:rsidRDefault="00CB1AB5"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CB1AB5" w:rsidRPr="00090144" w:rsidRDefault="00CB1AB5" w:rsidP="00605AE9">
                              <w:pPr>
                                <w:spacing w:before="0" w:after="0" w:line="240" w:lineRule="auto"/>
                                <w:rPr>
                                  <w:rFonts w:eastAsia="Calibri"/>
                                  <w:color w:val="000000"/>
                                </w:rPr>
                              </w:pPr>
                              <w:r w:rsidRPr="00090144">
                                <w:rPr>
                                  <w:rFonts w:eastAsia="Calibri"/>
                                  <w:color w:val="000000"/>
                                </w:rPr>
                                <w:t>Frame pointer of</w:t>
                              </w:r>
                            </w:p>
                            <w:p w14:paraId="68E90914" w14:textId="77777777" w:rsidR="00CB1AB5" w:rsidRPr="00090144" w:rsidRDefault="00CB1AB5"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CB1AB5" w:rsidRPr="00090144" w:rsidRDefault="00CB1AB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CB1AB5" w:rsidRPr="00090144" w:rsidRDefault="00CB1AB5"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CB1AB5" w:rsidRPr="00090144" w:rsidRDefault="00CB1AB5"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CB1AB5" w:rsidRPr="00090144" w:rsidRDefault="00CB1AB5"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CB1AB5" w:rsidRDefault="00CB1AB5"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CB1AB5" w:rsidRDefault="00CB1AB5"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CB1AB5" w:rsidRDefault="00CB1AB5"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CB1AB5" w:rsidRDefault="00CB1AB5"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CB1AB5" w:rsidRDefault="00CB1AB5"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CB1AB5" w:rsidRDefault="00CB1AB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CB1AB5" w:rsidRPr="00582B75" w:rsidRDefault="00CB1AB5"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CB1AB5" w:rsidRPr="00490BCB" w:rsidRDefault="00CB1AB5"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CB1AB5" w:rsidRPr="00490BCB" w:rsidRDefault="00CB1AB5"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CB1AB5" w:rsidRDefault="00CB1AB5"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CB1AB5" w:rsidRPr="00E55D4A" w:rsidRDefault="00CB1AB5"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CB1AB5" w:rsidRDefault="00CB1AB5"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CB1AB5" w:rsidRDefault="00CB1AB5"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CB1AB5" w:rsidRDefault="00CB1AB5"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CB1AB5" w:rsidRDefault="00CB1AB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CB1AB5" w:rsidRDefault="00CB1AB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CB1AB5" w:rsidRDefault="00CB1AB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CB1AB5" w:rsidRDefault="00CB1AB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CB1AB5" w:rsidRDefault="00CB1AB5"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CB1AB5" w:rsidRDefault="00CB1AB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CB1AB5" w:rsidRDefault="00CB1AB5"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CB1AB5" w:rsidRDefault="00CB1AB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CB1AB5" w:rsidRDefault="00CB1AB5"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CB1AB5" w:rsidRDefault="00CB1AB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CB1AB5" w:rsidRDefault="00CB1AB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CB1AB5" w:rsidRDefault="00CB1AB5" w:rsidP="00496983">
                              <w:pPr>
                                <w:spacing w:before="0" w:line="257" w:lineRule="auto"/>
                                <w:jc w:val="center"/>
                                <w:rPr>
                                  <w:sz w:val="24"/>
                                  <w:szCs w:val="24"/>
                                </w:rPr>
                              </w:pPr>
                              <w:r>
                                <w:rPr>
                                  <w:rFonts w:eastAsia="Calibri"/>
                                  <w:color w:val="000000"/>
                                  <w:sz w:val="16"/>
                                  <w:szCs w:val="16"/>
                                </w:rPr>
                                <w:t>129</w:t>
                              </w:r>
                            </w:p>
                            <w:p w14:paraId="3E4A06D3" w14:textId="77777777" w:rsidR="00CB1AB5" w:rsidRDefault="00CB1AB5"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CB1AB5" w:rsidRDefault="00CB1AB5"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CB1AB5" w:rsidRDefault="00CB1AB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CB1AB5" w:rsidRDefault="00CB1AB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CB1AB5" w:rsidRDefault="00CB1AB5" w:rsidP="006A7496">
                              <w:pPr>
                                <w:spacing w:before="100" w:line="257" w:lineRule="auto"/>
                                <w:jc w:val="left"/>
                                <w:rPr>
                                  <w:sz w:val="24"/>
                                  <w:szCs w:val="24"/>
                                </w:rPr>
                              </w:pPr>
                              <w:r>
                                <w:rPr>
                                  <w:rFonts w:eastAsia="Calibri"/>
                                  <w:color w:val="000000"/>
                                  <w:sz w:val="16"/>
                                  <w:szCs w:val="16"/>
                                </w:rPr>
                                <w:t>Before</w:t>
                              </w:r>
                            </w:p>
                            <w:p w14:paraId="6B197F32" w14:textId="77777777" w:rsidR="00CB1AB5" w:rsidRDefault="00CB1AB5"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CB1AB5" w:rsidRDefault="00CB1AB5" w:rsidP="006A7496">
                              <w:pPr>
                                <w:spacing w:before="100" w:line="256" w:lineRule="auto"/>
                                <w:rPr>
                                  <w:sz w:val="24"/>
                                  <w:szCs w:val="24"/>
                                </w:rPr>
                              </w:pPr>
                              <w:r>
                                <w:rPr>
                                  <w:rFonts w:eastAsia="Calibri"/>
                                  <w:color w:val="000000"/>
                                  <w:sz w:val="16"/>
                                  <w:szCs w:val="16"/>
                                </w:rPr>
                                <w:t>After</w:t>
                              </w:r>
                            </w:p>
                            <w:p w14:paraId="7E3E04C8" w14:textId="77777777" w:rsidR="00CB1AB5" w:rsidRDefault="00CB1AB5"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CB1AB5" w:rsidRPr="00DF14A9" w:rsidRDefault="00CB1AB5"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CB1AB5" w:rsidRPr="00490BCB" w:rsidRDefault="00CB1AB5"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CB1AB5" w:rsidRPr="00490BCB" w:rsidRDefault="00CB1AB5"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CB1AB5" w:rsidRPr="00490BCB" w:rsidRDefault="00CB1AB5"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CB1AB5" w:rsidRPr="00490BCB" w:rsidRDefault="00CB1AB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CB1AB5" w:rsidRPr="00490BCB" w:rsidRDefault="00CB1AB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CB1AB5" w:rsidRPr="00090144" w:rsidRDefault="00CB1AB5"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CB1AB5" w:rsidRPr="00090144" w:rsidRDefault="00CB1AB5" w:rsidP="00605AE9">
                        <w:pPr>
                          <w:spacing w:before="0" w:after="0" w:line="240" w:lineRule="auto"/>
                          <w:rPr>
                            <w:rFonts w:eastAsia="Calibri"/>
                            <w:color w:val="000000"/>
                          </w:rPr>
                        </w:pPr>
                        <w:r w:rsidRPr="00090144">
                          <w:rPr>
                            <w:rFonts w:eastAsia="Calibri"/>
                            <w:color w:val="000000"/>
                          </w:rPr>
                          <w:t>Frame pointer of</w:t>
                        </w:r>
                      </w:p>
                      <w:p w14:paraId="68E90914" w14:textId="77777777" w:rsidR="00CB1AB5" w:rsidRPr="00090144" w:rsidRDefault="00CB1AB5"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CB1AB5" w:rsidRPr="00090144" w:rsidRDefault="00CB1AB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CB1AB5" w:rsidRPr="00090144" w:rsidRDefault="00CB1AB5"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CB1AB5" w:rsidRPr="00090144" w:rsidRDefault="00CB1AB5"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CB1AB5" w:rsidRPr="00090144" w:rsidRDefault="00CB1AB5"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CB1AB5" w:rsidRDefault="00CB1AB5"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CB1AB5" w:rsidRDefault="00CB1AB5"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CB1AB5" w:rsidRDefault="00CB1AB5"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CB1AB5" w:rsidRDefault="00CB1AB5"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CB1AB5" w:rsidRDefault="00CB1AB5"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CB1AB5" w:rsidRDefault="00CB1AB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CB1AB5" w:rsidRPr="00582B75" w:rsidRDefault="00CB1AB5"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CB1AB5" w:rsidRPr="00490BCB" w:rsidRDefault="00CB1AB5"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CB1AB5" w:rsidRPr="00490BCB" w:rsidRDefault="00CB1AB5"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CB1AB5" w:rsidRDefault="00CB1AB5"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CB1AB5" w:rsidRPr="00E55D4A" w:rsidRDefault="00CB1AB5"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CB1AB5" w:rsidRDefault="00CB1AB5"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CB1AB5" w:rsidRDefault="00CB1AB5"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CB1AB5" w:rsidRDefault="00CB1AB5"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CB1AB5" w:rsidRDefault="00CB1AB5"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CB1AB5" w:rsidRDefault="00CB1AB5"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CB1AB5" w:rsidRDefault="00CB1AB5"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CB1AB5" w:rsidRDefault="00CB1AB5"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CB1AB5" w:rsidRDefault="00CB1AB5"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CB1AB5" w:rsidRDefault="00CB1AB5"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CB1AB5" w:rsidRDefault="00CB1AB5"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CB1AB5" w:rsidRDefault="00CB1AB5"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CB1AB5" w:rsidRDefault="00CB1AB5"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CB1AB5" w:rsidRDefault="00CB1AB5"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CB1AB5" w:rsidRDefault="00CB1AB5"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CB1AB5" w:rsidRDefault="00CB1AB5" w:rsidP="00496983">
                        <w:pPr>
                          <w:spacing w:before="0" w:line="257" w:lineRule="auto"/>
                          <w:jc w:val="center"/>
                          <w:rPr>
                            <w:sz w:val="24"/>
                            <w:szCs w:val="24"/>
                          </w:rPr>
                        </w:pPr>
                        <w:r>
                          <w:rPr>
                            <w:rFonts w:eastAsia="Calibri"/>
                            <w:color w:val="000000"/>
                            <w:sz w:val="16"/>
                            <w:szCs w:val="16"/>
                          </w:rPr>
                          <w:t>129</w:t>
                        </w:r>
                      </w:p>
                      <w:p w14:paraId="3E4A06D3" w14:textId="77777777" w:rsidR="00CB1AB5" w:rsidRDefault="00CB1AB5"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CB1AB5" w:rsidRDefault="00CB1AB5"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CB1AB5" w:rsidRDefault="00CB1AB5"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CB1AB5" w:rsidRDefault="00CB1AB5"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CB1AB5" w:rsidRDefault="00CB1AB5" w:rsidP="006A7496">
                        <w:pPr>
                          <w:spacing w:before="100" w:line="257" w:lineRule="auto"/>
                          <w:jc w:val="left"/>
                          <w:rPr>
                            <w:sz w:val="24"/>
                            <w:szCs w:val="24"/>
                          </w:rPr>
                        </w:pPr>
                        <w:r>
                          <w:rPr>
                            <w:rFonts w:eastAsia="Calibri"/>
                            <w:color w:val="000000"/>
                            <w:sz w:val="16"/>
                            <w:szCs w:val="16"/>
                          </w:rPr>
                          <w:t>Before</w:t>
                        </w:r>
                      </w:p>
                      <w:p w14:paraId="6B197F32" w14:textId="77777777" w:rsidR="00CB1AB5" w:rsidRDefault="00CB1AB5"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CB1AB5" w:rsidRDefault="00CB1AB5" w:rsidP="006A7496">
                        <w:pPr>
                          <w:spacing w:before="100" w:line="256" w:lineRule="auto"/>
                          <w:rPr>
                            <w:sz w:val="24"/>
                            <w:szCs w:val="24"/>
                          </w:rPr>
                        </w:pPr>
                        <w:r>
                          <w:rPr>
                            <w:rFonts w:eastAsia="Calibri"/>
                            <w:color w:val="000000"/>
                            <w:sz w:val="16"/>
                            <w:szCs w:val="16"/>
                          </w:rPr>
                          <w:t>After</w:t>
                        </w:r>
                      </w:p>
                      <w:p w14:paraId="7E3E04C8" w14:textId="77777777" w:rsidR="00CB1AB5" w:rsidRDefault="00CB1AB5"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77777777" w:rsidR="00AF5631" w:rsidRPr="00D822A3" w:rsidRDefault="00AF5631" w:rsidP="00AF5631">
      <w:pPr>
        <w:pStyle w:val="Code"/>
        <w:rPr>
          <w:highlight w:val="white"/>
          <w:lang w:val="en-GB"/>
        </w:rPr>
      </w:pPr>
      <w:r w:rsidRPr="00D822A3">
        <w:rPr>
          <w:highlight w:val="white"/>
          <w:lang w:val="en-GB"/>
        </w:rPr>
        <w:t xml:space="preserve">        SymbolTable.StaticSet.Add(staticSymbol);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65" w:name="_Toc54119982"/>
      <w:r w:rsidRPr="00D822A3">
        <w:rPr>
          <w:highlight w:val="white"/>
          <w:lang w:val="en-GB"/>
        </w:rPr>
        <w:t>Windows Jump Info</w:t>
      </w:r>
      <w:bookmarkEnd w:id="46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66" w:name="_Toc54119983"/>
      <w:r w:rsidRPr="00D822A3">
        <w:rPr>
          <w:highlight w:val="white"/>
          <w:lang w:val="en-GB"/>
        </w:rPr>
        <w:t>Windows Byte List</w:t>
      </w:r>
      <w:bookmarkEnd w:id="46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67" w:name="_Hlk51314142"/>
      <w:r w:rsidRPr="00D822A3">
        <w:rPr>
          <w:highlight w:val="white"/>
          <w:lang w:val="en-GB"/>
        </w:rPr>
        <w:t>WindowsByteList</w:t>
      </w:r>
      <w:bookmarkEnd w:id="46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68"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6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6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6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70" w:name="_Ref419646553"/>
      <w:bookmarkStart w:id="471" w:name="_Toc54119985"/>
      <w:r w:rsidRPr="00D822A3">
        <w:rPr>
          <w:lang w:val="en-GB"/>
        </w:rPr>
        <w:t>Linking</w:t>
      </w:r>
      <w:bookmarkEnd w:id="470"/>
      <w:bookmarkEnd w:id="471"/>
    </w:p>
    <w:bookmarkEnd w:id="45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72" w:name="_Toc54119986"/>
      <w:r w:rsidRPr="00D822A3">
        <w:rPr>
          <w:lang w:val="en-GB"/>
        </w:rPr>
        <w:lastRenderedPageBreak/>
        <w:t>The Linker Class</w:t>
      </w:r>
      <w:bookmarkEnd w:id="47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3"/>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DB458B" w:rsidRPr="00D822A3">
        <w:rPr>
          <w:rStyle w:val="Fotnotsreferens"/>
          <w:lang w:val="en-GB"/>
        </w:rPr>
        <w:footnoteReference w:id="4"/>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7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7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74" w:name="_Toc54119987"/>
      <w:r w:rsidRPr="00D822A3">
        <w:rPr>
          <w:lang w:val="en-GB"/>
        </w:rPr>
        <w:lastRenderedPageBreak/>
        <w:t xml:space="preserve">The </w:t>
      </w:r>
      <w:r w:rsidR="002554E1" w:rsidRPr="00D822A3">
        <w:rPr>
          <w:lang w:val="en-GB"/>
        </w:rPr>
        <w:t>Standard Library</w:t>
      </w:r>
      <w:bookmarkEnd w:id="474"/>
    </w:p>
    <w:p w14:paraId="21B660CB" w14:textId="0EAC07D4" w:rsidR="00EE220E" w:rsidRPr="00D822A3" w:rsidRDefault="00503728" w:rsidP="00265BDF">
      <w:pPr>
        <w:pStyle w:val="Rubrik2"/>
        <w:rPr>
          <w:lang w:val="en-GB"/>
        </w:rPr>
      </w:pPr>
      <w:bookmarkStart w:id="475" w:name="_Toc54119988"/>
      <w:r w:rsidRPr="00D822A3">
        <w:rPr>
          <w:lang w:val="en-GB"/>
        </w:rPr>
        <w:t>Integral and Floating Limits</w:t>
      </w:r>
      <w:bookmarkEnd w:id="475"/>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76"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76"/>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77" w:name="_Toc54119990"/>
      <w:r w:rsidRPr="00D822A3">
        <w:rPr>
          <w:lang w:val="en-GB"/>
        </w:rPr>
        <w:t>Locale Data</w:t>
      </w:r>
      <w:bookmarkEnd w:id="477"/>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78" w:name="_Toc54119991"/>
      <w:r w:rsidRPr="00D822A3">
        <w:rPr>
          <w:lang w:val="en-GB"/>
        </w:rPr>
        <w:t>Character Types</w:t>
      </w:r>
      <w:bookmarkEnd w:id="478"/>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79" w:name="_Toc54119992"/>
      <w:r w:rsidRPr="00D822A3">
        <w:rPr>
          <w:lang w:val="en-GB"/>
        </w:rPr>
        <w:t>S</w:t>
      </w:r>
      <w:r w:rsidR="00EE220E" w:rsidRPr="00D822A3">
        <w:rPr>
          <w:lang w:val="en-GB"/>
        </w:rPr>
        <w:t>tring</w:t>
      </w:r>
      <w:r w:rsidRPr="00D822A3">
        <w:rPr>
          <w:lang w:val="en-GB"/>
        </w:rPr>
        <w:t>s</w:t>
      </w:r>
      <w:bookmarkEnd w:id="479"/>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80" w:name="_Toc54119993"/>
      <w:r w:rsidRPr="00D822A3">
        <w:rPr>
          <w:lang w:val="en-GB"/>
        </w:rPr>
        <w:lastRenderedPageBreak/>
        <w:t>Long Jumps</w:t>
      </w:r>
      <w:bookmarkEnd w:id="480"/>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81" w:name="_Toc54119994"/>
      <w:r w:rsidRPr="00D822A3">
        <w:rPr>
          <w:lang w:val="en-GB"/>
        </w:rPr>
        <w:t>Mathematical Functions</w:t>
      </w:r>
      <w:bookmarkEnd w:id="481"/>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82" w:name="_Toc54119995"/>
      <w:r w:rsidRPr="00D822A3">
        <w:rPr>
          <w:lang w:val="en-GB"/>
        </w:rPr>
        <w:t>Standard Input/Output</w:t>
      </w:r>
      <w:bookmarkEnd w:id="482"/>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83" w:name="_Toc54119996"/>
      <w:r w:rsidRPr="00D822A3">
        <w:rPr>
          <w:lang w:val="en-GB"/>
        </w:rPr>
        <w:t>Printing</w:t>
      </w:r>
      <w:bookmarkEnd w:id="483"/>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84" w:name="_Toc54119997"/>
      <w:r w:rsidRPr="00D822A3">
        <w:rPr>
          <w:lang w:val="en-GB"/>
        </w:rPr>
        <w:t>Scanning</w:t>
      </w:r>
      <w:bookmarkEnd w:id="484"/>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lastRenderedPageBreak/>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85"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85"/>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86" w:name="_Toc54119999"/>
      <w:r w:rsidRPr="00D822A3">
        <w:rPr>
          <w:lang w:val="en-GB"/>
        </w:rPr>
        <w:t>The Standard Library</w:t>
      </w:r>
      <w:bookmarkEnd w:id="486"/>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87" w:name="_Toc54120000"/>
      <w:r w:rsidRPr="00D822A3">
        <w:rPr>
          <w:lang w:val="en-GB"/>
        </w:rPr>
        <w:t>T</w:t>
      </w:r>
      <w:r w:rsidR="00D62A8B" w:rsidRPr="00D822A3">
        <w:rPr>
          <w:lang w:val="en-GB"/>
        </w:rPr>
        <w:t>ime</w:t>
      </w:r>
      <w:bookmarkEnd w:id="487"/>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88" w:name="_Ref54018755"/>
      <w:bookmarkStart w:id="489" w:name="_Toc54120001"/>
      <w:bookmarkStart w:id="490" w:name="_Ref417644950"/>
      <w:r w:rsidRPr="00D822A3">
        <w:lastRenderedPageBreak/>
        <w:t>The Preprocessor</w:t>
      </w:r>
      <w:bookmarkEnd w:id="488"/>
      <w:bookmarkEnd w:id="489"/>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r w:rsidRPr="00D822A3">
        <w:rPr>
          <w:lang w:val="en-GB"/>
        </w:rPr>
        <w:t xml:space="preserve">preprocessor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91" w:name="_Ref418256130"/>
      <w:bookmarkStart w:id="492" w:name="_Toc54120002"/>
      <w:r w:rsidRPr="00D822A3">
        <w:rPr>
          <w:lang w:val="en-GB"/>
        </w:rPr>
        <w:t>The Expression Parser</w:t>
      </w:r>
      <w:bookmarkEnd w:id="491"/>
      <w:bookmarkEnd w:id="492"/>
    </w:p>
    <w:p w14:paraId="176A4CB8" w14:textId="77777777" w:rsidR="005B1C6D" w:rsidRPr="00D822A3" w:rsidRDefault="005B1C6D" w:rsidP="005B1C6D">
      <w:pPr>
        <w:pStyle w:val="Rubrik3"/>
        <w:rPr>
          <w:lang w:val="en-GB"/>
        </w:rPr>
      </w:pPr>
      <w:bookmarkStart w:id="493" w:name="_Toc54120003"/>
      <w:r w:rsidRPr="00D822A3">
        <w:rPr>
          <w:lang w:val="en-GB"/>
        </w:rPr>
        <w:t>The Grammar</w:t>
      </w:r>
      <w:bookmarkEnd w:id="493"/>
    </w:p>
    <w:p w14:paraId="640DDAFA" w14:textId="766D9C66" w:rsidR="005B1C6D" w:rsidRPr="00D822A3" w:rsidRDefault="005B1C6D" w:rsidP="005B1C6D">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To do so, we need a parser and a scanner, and we use GPLEX and GPPG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94" w:name="_Toc54120004"/>
      <w:r w:rsidRPr="00D822A3">
        <w:rPr>
          <w:lang w:val="en-GB"/>
        </w:rPr>
        <w:t>The Parser</w:t>
      </w:r>
      <w:bookmarkEnd w:id="494"/>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the parser defined in GPPG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95"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96" w:name="_Toc54120005"/>
      <w:r w:rsidRPr="00D822A3">
        <w:rPr>
          <w:lang w:val="en-GB"/>
        </w:rPr>
        <w:t>The Scanner</w:t>
      </w:r>
      <w:bookmarkEnd w:id="495"/>
      <w:bookmarkEnd w:id="496"/>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97" w:name="_Toc54120006"/>
      <w:r w:rsidRPr="00D822A3">
        <w:rPr>
          <w:lang w:val="en-GB"/>
        </w:rPr>
        <w:t>The Pre</w:t>
      </w:r>
      <w:r w:rsidR="00921465" w:rsidRPr="00D822A3">
        <w:rPr>
          <w:lang w:val="en-GB"/>
        </w:rPr>
        <w:t xml:space="preserve">processor </w:t>
      </w:r>
      <w:r w:rsidRPr="00D822A3">
        <w:rPr>
          <w:lang w:val="en-GB"/>
        </w:rPr>
        <w:t>Parser</w:t>
      </w:r>
      <w:bookmarkEnd w:id="497"/>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98" w:name="_Toc54120007"/>
      <w:r w:rsidRPr="00D822A3">
        <w:rPr>
          <w:lang w:val="en-GB"/>
        </w:rPr>
        <w:t>The Preprocessor</w:t>
      </w:r>
      <w:bookmarkEnd w:id="498"/>
    </w:p>
    <w:p w14:paraId="2BB354C5" w14:textId="77777777" w:rsidR="005B1C6D" w:rsidRPr="00D822A3" w:rsidRDefault="005B1C6D" w:rsidP="005B1C6D">
      <w:pPr>
        <w:rPr>
          <w:lang w:val="en-GB"/>
        </w:rPr>
      </w:pPr>
      <w:r w:rsidRPr="00D822A3">
        <w:rPr>
          <w:lang w:val="en-GB"/>
        </w:rPr>
        <w:t>The preprocessor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54E0309E" w14:textId="77777777" w:rsidR="005B1C6D" w:rsidRPr="00D822A3" w:rsidRDefault="005B1C6D" w:rsidP="005B1C6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9" w:name="_Toc54120008"/>
      <w:r w:rsidRPr="00D822A3">
        <w:rPr>
          <w:lang w:val="en-GB"/>
        </w:rPr>
        <w:t>Tri Graphs</w:t>
      </w:r>
      <w:bookmarkEnd w:id="499"/>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500" w:name="_Toc54120009"/>
      <w:r w:rsidRPr="00D822A3">
        <w:rPr>
          <w:lang w:val="en-GB"/>
        </w:rPr>
        <w:t>Comments, Strings, and Characters</w:t>
      </w:r>
      <w:bookmarkEnd w:id="50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501" w:name="_Ref418258402"/>
      <w:bookmarkStart w:id="502" w:name="_Toc54120010"/>
      <w:r w:rsidRPr="00D822A3">
        <w:rPr>
          <w:lang w:val="en-GB"/>
        </w:rPr>
        <w:t>Slash Codes</w:t>
      </w:r>
      <w:bookmarkEnd w:id="501"/>
      <w:bookmarkEnd w:id="502"/>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503" w:name="_Toc54120011"/>
      <w:r w:rsidRPr="00D822A3">
        <w:rPr>
          <w:lang w:val="en-GB"/>
        </w:rPr>
        <w:t>The Line List</w:t>
      </w:r>
      <w:bookmarkEnd w:id="50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r w:rsidRPr="00D822A3">
        <w:rPr>
          <w:rStyle w:val="CodeInText"/>
          <w:lang w:val="en-GB"/>
        </w:rPr>
        <w:t>isVisible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504" w:name="_Toc54120012"/>
      <w:r w:rsidRPr="00D822A3">
        <w:rPr>
          <w:lang w:val="en-GB"/>
        </w:rPr>
        <w:t>Lines</w:t>
      </w:r>
      <w:bookmarkEnd w:id="504"/>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505" w:name="_Toc54120013"/>
      <w:r w:rsidRPr="00D822A3">
        <w:rPr>
          <w:lang w:val="en-GB"/>
        </w:rPr>
        <w:t>Includes</w:t>
      </w:r>
      <w:bookmarkEnd w:id="50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506" w:name="_Toc54120014"/>
      <w:r w:rsidRPr="00D822A3">
        <w:rPr>
          <w:lang w:val="en-GB"/>
        </w:rPr>
        <w:t>Macros</w:t>
      </w:r>
      <w:bookmarkEnd w:id="50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7" w:name="_Toc54120015"/>
      <w:r w:rsidRPr="00D822A3">
        <w:rPr>
          <w:lang w:val="en-GB"/>
        </w:rPr>
        <w:t>Conditional Programming</w:t>
      </w:r>
      <w:bookmarkEnd w:id="507"/>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8" w:name="_Toc54120016"/>
      <w:r w:rsidRPr="00D822A3">
        <w:rPr>
          <w:lang w:val="en-GB"/>
        </w:rPr>
        <w:t>Macro Expansion</w:t>
      </w:r>
      <w:bookmarkEnd w:id="50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9" w:name="_Toc54120017"/>
      <w:r w:rsidRPr="00D822A3">
        <w:rPr>
          <w:lang w:val="en-GB"/>
        </w:rPr>
        <w:t>String Merging</w:t>
      </w:r>
      <w:bookmarkEnd w:id="50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10" w:name="_Toc54120018"/>
      <w:r w:rsidRPr="00D822A3">
        <w:lastRenderedPageBreak/>
        <w:t>The C Grammar</w:t>
      </w:r>
      <w:bookmarkEnd w:id="490"/>
      <w:bookmarkEnd w:id="510"/>
    </w:p>
    <w:p w14:paraId="5EE70CDE" w14:textId="77777777" w:rsidR="00CB1AB5" w:rsidRPr="00EC76D5" w:rsidRDefault="00CB1AB5" w:rsidP="00CB1AB5">
      <w:bookmarkStart w:id="511" w:name="_Ref418184656"/>
      <w:bookmarkStart w:id="512" w:name="_Toc54120021"/>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r>
        <w:t xml:space="preserve"> "</w:t>
      </w:r>
    </w:p>
    <w:p w14:paraId="60E585F3" w14:textId="77777777" w:rsidR="00CB1AB5" w:rsidRPr="00EC76D5" w:rsidRDefault="00CB1AB5" w:rsidP="00CB1AB5">
      <w:pPr>
        <w:pStyle w:val="Rubrik2"/>
      </w:pPr>
      <w:bookmarkStart w:id="513" w:name="_Toc49764472"/>
      <w:r w:rsidRPr="00EC76D5">
        <w:t>The Preprocessor Grammar</w:t>
      </w:r>
      <w:bookmarkEnd w:id="513"/>
    </w:p>
    <w:p w14:paraId="6050AB4B" w14:textId="77777777" w:rsidR="00CB1AB5" w:rsidRPr="00EC76D5" w:rsidRDefault="00CB1AB5" w:rsidP="00CB1AB5">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77777777" w:rsidR="00CB1AB5" w:rsidRPr="00EC76D5" w:rsidRDefault="00CB1AB5" w:rsidP="00CB1AB5">
      <w:pPr>
        <w:pStyle w:val="Code"/>
      </w:pPr>
      <w:r w:rsidRPr="00EC76D5">
        <w:t xml:space="preserve">  | # line constant “filename”</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14" w:name="_Toc49764473"/>
      <w:r w:rsidRPr="00EC76D5">
        <w:t>The Language Grammar</w:t>
      </w:r>
      <w:bookmarkEnd w:id="514"/>
    </w:p>
    <w:p w14:paraId="69CBCC96" w14:textId="77777777"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r w:rsidRPr="00D822A3">
        <w:lastRenderedPageBreak/>
        <w:t>GPPG and GPLEX</w:t>
      </w:r>
      <w:bookmarkEnd w:id="511"/>
      <w:bookmarkEnd w:id="512"/>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programming language.</w:t>
      </w:r>
    </w:p>
    <w:p w14:paraId="4410B251" w14:textId="77777777" w:rsidR="007660EE" w:rsidRPr="00D822A3" w:rsidRDefault="007660EE" w:rsidP="007660EE">
      <w:pPr>
        <w:pStyle w:val="Rubrik3"/>
        <w:rPr>
          <w:lang w:val="en-GB"/>
        </w:rPr>
      </w:pPr>
      <w:bookmarkStart w:id="515" w:name="_Toc54120022"/>
      <w:r w:rsidRPr="00D822A3">
        <w:rPr>
          <w:lang w:val="en-GB"/>
        </w:rPr>
        <w:t>The Language</w:t>
      </w:r>
      <w:bookmarkEnd w:id="515"/>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6" w:name="_Toc54120023"/>
      <w:r w:rsidRPr="00D822A3">
        <w:rPr>
          <w:lang w:val="en-GB"/>
        </w:rPr>
        <w:lastRenderedPageBreak/>
        <w:t>The Grammar</w:t>
      </w:r>
      <w:bookmarkEnd w:id="516"/>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7" w:name="_Toc54120024"/>
      <w:r w:rsidRPr="00D822A3">
        <w:rPr>
          <w:lang w:val="en-GB"/>
        </w:rPr>
        <w:t>GPPG</w:t>
      </w:r>
      <w:bookmarkEnd w:id="517"/>
    </w:p>
    <w:p w14:paraId="3F9D3945" w14:textId="77777777" w:rsidR="007660EE" w:rsidRPr="00D822A3" w:rsidRDefault="007660EE" w:rsidP="007660EE">
      <w:pPr>
        <w:rPr>
          <w:lang w:val="en-GB"/>
        </w:rPr>
      </w:pPr>
      <w:r w:rsidRPr="00D822A3">
        <w:rPr>
          <w:lang w:val="en-GB"/>
        </w:rPr>
        <w:t>GPPG is a tool based on the classic parser generator Yacc</w:t>
      </w:r>
      <w:r w:rsidRPr="00D822A3">
        <w:rPr>
          <w:rStyle w:val="Fotnotsreferens"/>
          <w:lang w:val="en-GB"/>
        </w:rPr>
        <w:footnoteReference w:id="5"/>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8"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9" w:name="_Toc54120025"/>
      <w:r w:rsidRPr="00D822A3">
        <w:rPr>
          <w:lang w:val="en-GB"/>
        </w:rPr>
        <w:t>JPlex</w:t>
      </w:r>
      <w:bookmarkEnd w:id="518"/>
      <w:bookmarkEnd w:id="519"/>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20" w:name="_Toc54120026"/>
      <w:r w:rsidRPr="00D822A3">
        <w:rPr>
          <w:lang w:val="en-GB"/>
        </w:rPr>
        <w:t>Main</w:t>
      </w:r>
      <w:bookmarkEnd w:id="520"/>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21" w:name="_Toc54120027"/>
      <w:r w:rsidRPr="00D822A3">
        <w:lastRenderedPageBreak/>
        <w:t>Auxiliary Classes</w:t>
      </w:r>
      <w:bookmarkEnd w:id="521"/>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22" w:name="_Toc54120028"/>
      <w:r w:rsidRPr="00D822A3">
        <w:rPr>
          <w:lang w:val="en-GB"/>
        </w:rPr>
        <w:t>Error Handling</w:t>
      </w:r>
      <w:bookmarkEnd w:id="522"/>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23" w:name="_Toc54120029"/>
      <w:r w:rsidRPr="00D822A3">
        <w:rPr>
          <w:lang w:val="en-GB"/>
        </w:rPr>
        <w:t>Container Classes</w:t>
      </w:r>
      <w:bookmarkEnd w:id="523"/>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24" w:name="_Toc54120030"/>
      <w:r w:rsidRPr="00D822A3">
        <w:rPr>
          <w:lang w:val="en-GB"/>
        </w:rPr>
        <w:t>Ordered Pair</w:t>
      </w:r>
      <w:bookmarkEnd w:id="524"/>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r w:rsidRPr="00D822A3">
        <w:rPr>
          <w:lang w:val="en-GB"/>
        </w:rPr>
        <w:t>UnorderdPair.cs</w:t>
      </w:r>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25" w:name="_Toc54120031"/>
      <w:r w:rsidRPr="00D822A3">
        <w:rPr>
          <w:lang w:val="en-GB"/>
        </w:rPr>
        <w:t>Triple</w:t>
      </w:r>
      <w:bookmarkEnd w:id="525"/>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r w:rsidRPr="00D822A3">
        <w:rPr>
          <w:lang w:val="en-GB"/>
        </w:rPr>
        <w:t>Triple.cs</w:t>
      </w:r>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6" w:name="_Toc54120032"/>
      <w:r w:rsidRPr="00D822A3">
        <w:rPr>
          <w:lang w:val="en-GB"/>
        </w:rPr>
        <w:t>Graph</w:t>
      </w:r>
      <w:bookmarkEnd w:id="526"/>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7" w:name="_Toc54120033"/>
      <w:r w:rsidRPr="00D822A3">
        <w:rPr>
          <w:lang w:val="en-GB"/>
        </w:rPr>
        <w:t>Addition and Removal of Vertices and Edges</w:t>
      </w:r>
      <w:bookmarkEnd w:id="527"/>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8" w:name="_Toc54120034"/>
      <w:r w:rsidRPr="00D822A3">
        <w:rPr>
          <w:lang w:val="en-GB"/>
        </w:rPr>
        <w:lastRenderedPageBreak/>
        <w:t>Graph Partition</w:t>
      </w:r>
      <w:bookmarkEnd w:id="528"/>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29" w:name="_Toc54120035"/>
      <w:r w:rsidRPr="00D822A3">
        <w:rPr>
          <w:lang w:val="en-GB"/>
        </w:rPr>
        <w:lastRenderedPageBreak/>
        <w:t>ListSet and ListMap</w:t>
      </w:r>
      <w:bookmarkEnd w:id="529"/>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r w:rsidRPr="00D822A3">
        <w:rPr>
          <w:highlight w:val="white"/>
          <w:lang w:val="en-GB"/>
        </w:rPr>
        <w:t>ListSet.cs</w:t>
      </w:r>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r w:rsidRPr="00D822A3">
        <w:rPr>
          <w:highlight w:val="white"/>
          <w:lang w:val="en-GB"/>
        </w:rPr>
        <w:t>ListSetEnumerator</w:t>
      </w:r>
      <w:r w:rsidRPr="00D822A3">
        <w:rPr>
          <w:lang w:val="en-GB"/>
        </w:rPr>
        <w:t>.cs</w:t>
      </w:r>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r w:rsidRPr="00D822A3">
        <w:rPr>
          <w:lang w:val="en-GB"/>
        </w:rPr>
        <w:t>ListMap.cs</w:t>
      </w:r>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r w:rsidRPr="00D822A3">
        <w:rPr>
          <w:highlight w:val="white"/>
          <w:lang w:val="en-GB"/>
        </w:rPr>
        <w:t>ListMapEnumerator</w:t>
      </w:r>
      <w:r w:rsidRPr="00D822A3">
        <w:rPr>
          <w:lang w:val="en-GB"/>
        </w:rPr>
        <w:t>.cs</w:t>
      </w:r>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30" w:name="_Toc32312748"/>
      <w:bookmarkStart w:id="531" w:name="_Toc128724229"/>
      <w:bookmarkStart w:id="532" w:name="_Toc323656800"/>
      <w:bookmarkStart w:id="533" w:name="_Toc324085682"/>
      <w:bookmarkStart w:id="534" w:name="_Ref324113434"/>
      <w:bookmarkStart w:id="535" w:name="_Toc324680324"/>
      <w:bookmarkStart w:id="536" w:name="_Toc54120036"/>
      <w:r w:rsidRPr="00D822A3">
        <w:lastRenderedPageBreak/>
        <w:t>The ASCII Table</w:t>
      </w:r>
      <w:bookmarkEnd w:id="530"/>
      <w:bookmarkEnd w:id="531"/>
      <w:bookmarkEnd w:id="532"/>
      <w:bookmarkEnd w:id="533"/>
      <w:bookmarkEnd w:id="534"/>
      <w:bookmarkEnd w:id="535"/>
      <w:bookmarkEnd w:id="53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7" w:name="_Toc54120037"/>
      <w:r w:rsidRPr="00D822A3">
        <w:lastRenderedPageBreak/>
        <w:t>A</w:t>
      </w:r>
      <w:r w:rsidR="00281D34" w:rsidRPr="00D822A3">
        <w:t xml:space="preserve"> Crash Course in C</w:t>
      </w:r>
      <w:bookmarkEnd w:id="53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6"/>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8" w:name="_Toc320485572"/>
      <w:bookmarkStart w:id="539" w:name="_Toc323656681"/>
      <w:bookmarkStart w:id="540" w:name="_Toc324085419"/>
      <w:bookmarkStart w:id="541" w:name="_Toc383781071"/>
      <w:bookmarkStart w:id="542" w:name="_Toc54120038"/>
      <w:r w:rsidRPr="00D822A3">
        <w:rPr>
          <w:lang w:val="en-GB"/>
        </w:rPr>
        <w:t>The Compiler and the Linker</w:t>
      </w:r>
      <w:bookmarkEnd w:id="538"/>
      <w:bookmarkEnd w:id="539"/>
      <w:bookmarkEnd w:id="540"/>
      <w:bookmarkEnd w:id="541"/>
      <w:bookmarkEnd w:id="54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CB1AB5" w:rsidRPr="003F7CF1" w:rsidRDefault="00CB1AB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CB1AB5" w:rsidRPr="003F7CF1" w:rsidRDefault="00CB1AB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CB1AB5" w:rsidRPr="003F7CF1" w:rsidRDefault="00CB1AB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CB1AB5" w:rsidRPr="003F7CF1" w:rsidRDefault="00CB1AB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CB1AB5" w:rsidRPr="003F7CF1" w:rsidRDefault="00CB1AB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CB1AB5" w:rsidRPr="003F7CF1" w:rsidRDefault="00CB1AB5"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CB1AB5" w:rsidRPr="003F7CF1" w:rsidRDefault="00CB1AB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CB1AB5" w:rsidRPr="003F7CF1" w:rsidRDefault="00CB1AB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CB1AB5" w:rsidRPr="003F7CF1" w:rsidRDefault="00CB1AB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CB1AB5" w:rsidRPr="003F7CF1" w:rsidRDefault="00CB1AB5"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CB1AB5" w:rsidRPr="003F7CF1" w:rsidRDefault="00CB1AB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CB1AB5" w:rsidRPr="003F7CF1" w:rsidRDefault="00CB1AB5"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CB1AB5" w:rsidRPr="003F7CF1" w:rsidRDefault="00CB1AB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CB1AB5" w:rsidRPr="003F7CF1" w:rsidRDefault="00CB1AB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CB1AB5" w:rsidRPr="003F7CF1" w:rsidRDefault="00CB1AB5"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CB1AB5" w:rsidRPr="003F7CF1" w:rsidRDefault="00CB1AB5"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CB1AB5" w:rsidRPr="003F7CF1" w:rsidRDefault="00CB1AB5"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CB1AB5" w:rsidRPr="003F7CF1" w:rsidRDefault="00CB1AB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43" w:name="_Toc320485573"/>
      <w:bookmarkStart w:id="544" w:name="_Toc323656682"/>
      <w:bookmarkStart w:id="545" w:name="_Toc324085420"/>
      <w:bookmarkStart w:id="546" w:name="_Toc383781072"/>
      <w:bookmarkStart w:id="547" w:name="_Toc54120039"/>
      <w:r w:rsidRPr="00D822A3">
        <w:rPr>
          <w:lang w:val="en-GB"/>
        </w:rPr>
        <w:t>The Hello-World Program</w:t>
      </w:r>
      <w:bookmarkEnd w:id="543"/>
      <w:bookmarkEnd w:id="544"/>
      <w:bookmarkEnd w:id="545"/>
      <w:bookmarkEnd w:id="546"/>
      <w:bookmarkEnd w:id="54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7"/>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8" w:name="_Toc320485574"/>
      <w:bookmarkStart w:id="549" w:name="_Toc323656683"/>
      <w:bookmarkStart w:id="550" w:name="_Toc324085421"/>
      <w:bookmarkStart w:id="551" w:name="_Toc383781073"/>
      <w:bookmarkStart w:id="552" w:name="_Toc54120040"/>
      <w:r w:rsidRPr="00D822A3">
        <w:rPr>
          <w:lang w:val="en-GB"/>
        </w:rPr>
        <w:t>Comments</w:t>
      </w:r>
      <w:bookmarkEnd w:id="548"/>
      <w:bookmarkEnd w:id="549"/>
      <w:bookmarkEnd w:id="550"/>
      <w:bookmarkEnd w:id="551"/>
      <w:bookmarkEnd w:id="55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8"/>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5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54" w:name="_Toc323656684"/>
      <w:bookmarkStart w:id="555" w:name="_Toc324085422"/>
      <w:bookmarkStart w:id="556" w:name="_Toc383781074"/>
      <w:bookmarkStart w:id="557" w:name="_Toc54120041"/>
      <w:r w:rsidRPr="00D822A3">
        <w:rPr>
          <w:lang w:val="en-GB"/>
        </w:rPr>
        <w:t>Types and Variables</w:t>
      </w:r>
      <w:bookmarkEnd w:id="553"/>
      <w:bookmarkEnd w:id="554"/>
      <w:bookmarkEnd w:id="555"/>
      <w:bookmarkEnd w:id="556"/>
      <w:bookmarkEnd w:id="55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6"/>
      <w:bookmarkStart w:id="559" w:name="_Toc323656685"/>
      <w:bookmarkStart w:id="560" w:name="_Toc324085423"/>
      <w:bookmarkStart w:id="561" w:name="_Toc383781075"/>
      <w:bookmarkStart w:id="562" w:name="_Ref383781525"/>
      <w:bookmarkStart w:id="563" w:name="_Toc54120042"/>
      <w:r w:rsidRPr="00D822A3">
        <w:rPr>
          <w:lang w:val="en-GB"/>
        </w:rPr>
        <w:t>Simple Types</w:t>
      </w:r>
      <w:bookmarkEnd w:id="558"/>
      <w:bookmarkEnd w:id="559"/>
      <w:bookmarkEnd w:id="560"/>
      <w:bookmarkEnd w:id="561"/>
      <w:bookmarkEnd w:id="562"/>
      <w:bookmarkEnd w:id="56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9"/>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4" w:name="_Toc320485577"/>
      <w:bookmarkStart w:id="565" w:name="_Toc323656686"/>
      <w:bookmarkStart w:id="566" w:name="_Toc324085424"/>
      <w:bookmarkStart w:id="567" w:name="_Toc383781076"/>
      <w:bookmarkStart w:id="568" w:name="_Toc54120043"/>
      <w:r w:rsidRPr="00D822A3">
        <w:rPr>
          <w:lang w:val="en-GB"/>
        </w:rPr>
        <w:t>Variables</w:t>
      </w:r>
      <w:bookmarkEnd w:id="564"/>
      <w:bookmarkEnd w:id="565"/>
      <w:bookmarkEnd w:id="566"/>
      <w:bookmarkEnd w:id="567"/>
      <w:bookmarkEnd w:id="56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10"/>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CB1AB5" w:rsidRPr="003F7CF1" w:rsidRDefault="00CB1AB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CB1AB5" w:rsidRPr="003F7CF1" w:rsidRDefault="00CB1AB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CB1AB5" w:rsidRPr="003F7CF1" w:rsidRDefault="00CB1AB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CB1AB5" w:rsidRPr="003F7CF1" w:rsidRDefault="00CB1AB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CB1AB5" w:rsidRPr="003F7CF1" w:rsidRDefault="00CB1AB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CB1AB5" w:rsidRPr="003F7CF1" w:rsidRDefault="00CB1AB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CB1AB5" w:rsidRPr="003F7CF1" w:rsidRDefault="00CB1AB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CB1AB5" w:rsidRPr="003F7CF1" w:rsidRDefault="00CB1AB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CB1AB5" w:rsidRPr="003F7CF1" w:rsidRDefault="00CB1AB5"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CB1AB5" w:rsidRPr="003F7CF1" w:rsidRDefault="00CB1AB5"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CB1AB5" w:rsidRPr="003F7CF1" w:rsidRDefault="00CB1AB5"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CB1AB5" w:rsidRPr="003F7CF1" w:rsidRDefault="00CB1AB5"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CB1AB5" w:rsidRPr="003F7CF1" w:rsidRDefault="00CB1AB5"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CB1AB5" w:rsidRPr="003F7CF1" w:rsidRDefault="00CB1AB5"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CB1AB5" w:rsidRPr="003F7CF1" w:rsidRDefault="00CB1AB5"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CB1AB5" w:rsidRPr="003F7CF1" w:rsidRDefault="00CB1AB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11"/>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78"/>
      <w:bookmarkStart w:id="570" w:name="_Toc323656687"/>
      <w:bookmarkStart w:id="571" w:name="_Toc324085425"/>
      <w:bookmarkStart w:id="572" w:name="_Toc383781077"/>
      <w:bookmarkStart w:id="573" w:name="_Toc54120044"/>
      <w:bookmarkStart w:id="574" w:name="_Toc320485579"/>
      <w:r w:rsidRPr="00D822A3">
        <w:rPr>
          <w:lang w:val="en-GB"/>
        </w:rPr>
        <w:t>Constants</w:t>
      </w:r>
      <w:bookmarkEnd w:id="569"/>
      <w:bookmarkEnd w:id="570"/>
      <w:bookmarkEnd w:id="571"/>
      <w:bookmarkEnd w:id="572"/>
      <w:bookmarkEnd w:id="57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5" w:name="_Toc323656688"/>
      <w:bookmarkStart w:id="576" w:name="_Toc324085426"/>
      <w:bookmarkStart w:id="577" w:name="_Toc383781078"/>
      <w:bookmarkStart w:id="578" w:name="_Toc54120045"/>
      <w:r w:rsidRPr="00D822A3">
        <w:rPr>
          <w:lang w:val="en-GB"/>
        </w:rPr>
        <w:t>Output</w:t>
      </w:r>
      <w:bookmarkEnd w:id="574"/>
      <w:bookmarkEnd w:id="575"/>
      <w:bookmarkEnd w:id="576"/>
      <w:bookmarkEnd w:id="577"/>
      <w:bookmarkEnd w:id="57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12"/>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0"/>
      <w:bookmarkStart w:id="580" w:name="_Toc323656689"/>
      <w:bookmarkStart w:id="581" w:name="_Toc324085427"/>
      <w:bookmarkStart w:id="582" w:name="_Toc383781079"/>
      <w:bookmarkStart w:id="583" w:name="_Toc54120046"/>
      <w:r w:rsidRPr="00D822A3">
        <w:rPr>
          <w:lang w:val="en-GB"/>
        </w:rPr>
        <w:t>Input</w:t>
      </w:r>
      <w:bookmarkEnd w:id="579"/>
      <w:bookmarkEnd w:id="580"/>
      <w:bookmarkEnd w:id="581"/>
      <w:bookmarkEnd w:id="582"/>
      <w:bookmarkEnd w:id="583"/>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13"/>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8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14"/>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8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6" w:name="_Toc323656690"/>
      <w:bookmarkStart w:id="587" w:name="_Toc324085428"/>
      <w:bookmarkStart w:id="588" w:name="_Toc383781080"/>
      <w:bookmarkStart w:id="589" w:name="_Toc54120047"/>
      <w:r w:rsidRPr="00D822A3">
        <w:rPr>
          <w:lang w:val="en-GB"/>
        </w:rPr>
        <w:t>Enumerations</w:t>
      </w:r>
      <w:bookmarkEnd w:id="584"/>
      <w:bookmarkEnd w:id="586"/>
      <w:bookmarkEnd w:id="587"/>
      <w:bookmarkEnd w:id="588"/>
      <w:bookmarkEnd w:id="58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5"/>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0485582"/>
      <w:bookmarkStart w:id="591" w:name="_Toc323656691"/>
      <w:bookmarkStart w:id="592" w:name="_Toc324085429"/>
      <w:bookmarkStart w:id="593" w:name="_Toc383781081"/>
      <w:bookmarkStart w:id="594" w:name="_Toc54120048"/>
      <w:r w:rsidRPr="00D822A3">
        <w:rPr>
          <w:lang w:val="en-GB"/>
        </w:rPr>
        <w:t>Arrays</w:t>
      </w:r>
      <w:bookmarkEnd w:id="590"/>
      <w:bookmarkEnd w:id="591"/>
      <w:bookmarkEnd w:id="592"/>
      <w:bookmarkEnd w:id="593"/>
      <w:bookmarkEnd w:id="59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CB1AB5" w:rsidRPr="003F7CF1" w:rsidRDefault="00CB1AB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CB1AB5" w:rsidRPr="003F7CF1" w:rsidRDefault="00CB1AB5"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CB1AB5" w:rsidRPr="003F7CF1" w:rsidRDefault="00CB1AB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CB1AB5" w:rsidRPr="003F7CF1" w:rsidRDefault="00CB1AB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CB1AB5" w:rsidRPr="003F7CF1" w:rsidRDefault="00CB1AB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CB1AB5" w:rsidRPr="003F7CF1" w:rsidRDefault="00CB1AB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CB1AB5" w:rsidRPr="003F7CF1" w:rsidRDefault="00CB1AB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CB1AB5" w:rsidRPr="003F7CF1" w:rsidRDefault="00CB1AB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CB1AB5" w:rsidRPr="003F7CF1" w:rsidRDefault="00CB1AB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CB1AB5" w:rsidRPr="003F7CF1" w:rsidRDefault="00CB1AB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CB1AB5" w:rsidRPr="003F7CF1" w:rsidRDefault="00CB1AB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CB1AB5" w:rsidRPr="003F7CF1" w:rsidRDefault="00CB1AB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CB1AB5" w:rsidRPr="003F7CF1" w:rsidRDefault="00CB1AB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CB1AB5" w:rsidRPr="003F7CF1" w:rsidRDefault="00CB1AB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CB1AB5" w:rsidRPr="003F7CF1" w:rsidRDefault="00CB1AB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CB1AB5" w:rsidRPr="003F7CF1" w:rsidRDefault="00CB1AB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CB1AB5" w:rsidRPr="003F7CF1" w:rsidRDefault="00CB1AB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CB1AB5" w:rsidRPr="003F7CF1" w:rsidRDefault="00CB1AB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CB1AB5" w:rsidRPr="003F7CF1" w:rsidRDefault="00CB1AB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CB1AB5" w:rsidRPr="003F7CF1" w:rsidRDefault="00CB1AB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CB1AB5" w:rsidRPr="003F7CF1" w:rsidRDefault="00CB1AB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CB1AB5" w:rsidRPr="003F7CF1" w:rsidRDefault="00CB1AB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CB1AB5" w:rsidRPr="003F7CF1" w:rsidRDefault="00CB1AB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CB1AB5" w:rsidRPr="003F7CF1" w:rsidRDefault="00CB1AB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CB1AB5" w:rsidRPr="003F7CF1" w:rsidRDefault="00CB1AB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CB1AB5" w:rsidRPr="003F7CF1" w:rsidRDefault="00CB1AB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CB1AB5" w:rsidRPr="003F7CF1" w:rsidRDefault="00CB1AB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CB1AB5" w:rsidRPr="003F7CF1" w:rsidRDefault="00CB1AB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CB1AB5" w:rsidRPr="003F7CF1" w:rsidRDefault="00CB1AB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CB1AB5" w:rsidRPr="003F7CF1" w:rsidRDefault="00CB1AB5"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CB1AB5" w:rsidRPr="003F7CF1" w:rsidRDefault="00CB1AB5"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CB1AB5" w:rsidRPr="003F7CF1" w:rsidRDefault="00CB1AB5"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CB1AB5" w:rsidRPr="003F7CF1" w:rsidRDefault="00CB1AB5"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CB1AB5" w:rsidRPr="003F7CF1" w:rsidRDefault="00CB1AB5"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CB1AB5" w:rsidRPr="003F7CF1" w:rsidRDefault="00CB1AB5"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CB1AB5" w:rsidRPr="003F7CF1" w:rsidRDefault="00CB1AB5"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CB1AB5" w:rsidRPr="003F7CF1" w:rsidRDefault="00CB1AB5"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CB1AB5" w:rsidRPr="003F7CF1" w:rsidRDefault="00CB1AB5"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CB1AB5" w:rsidRPr="003F7CF1" w:rsidRDefault="00CB1AB5"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CB1AB5" w:rsidRPr="003F7CF1" w:rsidRDefault="00CB1AB5"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CB1AB5" w:rsidRPr="003F7CF1" w:rsidRDefault="00CB1AB5"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CB1AB5" w:rsidRPr="003F7CF1" w:rsidRDefault="00CB1AB5"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CB1AB5" w:rsidRPr="003F7CF1" w:rsidRDefault="00CB1AB5"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CB1AB5" w:rsidRPr="003F7CF1" w:rsidRDefault="00CB1AB5"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CB1AB5" w:rsidRPr="003F7CF1" w:rsidRDefault="00CB1AB5"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CB1AB5" w:rsidRPr="003F7CF1" w:rsidRDefault="00CB1AB5"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CB1AB5" w:rsidRPr="003F7CF1" w:rsidRDefault="00CB1AB5"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CB1AB5" w:rsidRPr="003F7CF1" w:rsidRDefault="00CB1AB5"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CB1AB5" w:rsidRPr="003F7CF1" w:rsidRDefault="00CB1AB5"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CB1AB5" w:rsidRPr="003F7CF1" w:rsidRDefault="00CB1AB5"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CB1AB5" w:rsidRPr="003F7CF1" w:rsidRDefault="00CB1AB5"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CB1AB5" w:rsidRPr="003F7CF1" w:rsidRDefault="00CB1AB5"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CB1AB5" w:rsidRPr="003F7CF1" w:rsidRDefault="00CB1AB5"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CB1AB5" w:rsidRPr="003F7CF1" w:rsidRDefault="00CB1AB5"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CB1AB5" w:rsidRPr="003F7CF1" w:rsidRDefault="00CB1AB5"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CB1AB5" w:rsidRPr="003F7CF1" w:rsidRDefault="00CB1AB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CB1AB5" w:rsidRPr="003F7CF1" w:rsidRDefault="00CB1AB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CB1AB5" w:rsidRPr="003F7CF1" w:rsidRDefault="00CB1AB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CB1AB5" w:rsidRPr="003F7CF1" w:rsidRDefault="00CB1AB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CB1AB5" w:rsidRPr="003F7CF1" w:rsidRDefault="00CB1AB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CB1AB5" w:rsidRPr="003F7CF1" w:rsidRDefault="00CB1AB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CB1AB5" w:rsidRPr="003F7CF1" w:rsidRDefault="00CB1AB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CB1AB5" w:rsidRPr="003F7CF1" w:rsidRDefault="00CB1AB5"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CB1AB5" w:rsidRPr="003F7CF1" w:rsidRDefault="00CB1AB5"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CB1AB5" w:rsidRPr="003F7CF1" w:rsidRDefault="00CB1AB5"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CB1AB5" w:rsidRPr="003F7CF1" w:rsidRDefault="00CB1AB5"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CB1AB5" w:rsidRPr="003F7CF1" w:rsidRDefault="00CB1AB5"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CB1AB5" w:rsidRPr="003F7CF1" w:rsidRDefault="00CB1AB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5" w:name="_Toc320485583"/>
      <w:bookmarkStart w:id="596" w:name="_Toc323656692"/>
      <w:bookmarkStart w:id="597" w:name="_Toc324085430"/>
      <w:bookmarkStart w:id="598" w:name="_Toc383781082"/>
      <w:bookmarkStart w:id="599" w:name="_Toc54120049"/>
      <w:r w:rsidRPr="00D822A3">
        <w:rPr>
          <w:lang w:val="en-GB"/>
        </w:rPr>
        <w:t>Characters and Strings</w:t>
      </w:r>
      <w:bookmarkEnd w:id="595"/>
      <w:bookmarkEnd w:id="596"/>
      <w:bookmarkEnd w:id="597"/>
      <w:bookmarkEnd w:id="598"/>
      <w:bookmarkEnd w:id="599"/>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CB1AB5" w:rsidRPr="003F7CF1" w:rsidRDefault="00CB1AB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CB1AB5" w:rsidRPr="003F7CF1" w:rsidRDefault="00CB1AB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CB1AB5" w:rsidRPr="003F7CF1" w:rsidRDefault="00CB1AB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CB1AB5" w:rsidRPr="003F7CF1" w:rsidRDefault="00CB1AB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CB1AB5" w:rsidRPr="003F7CF1" w:rsidRDefault="00CB1AB5"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CB1AB5" w:rsidRPr="003F7CF1" w:rsidRDefault="00CB1AB5"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CB1AB5" w:rsidRPr="003F7CF1" w:rsidRDefault="00CB1AB5"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CB1AB5" w:rsidRPr="003F7CF1" w:rsidRDefault="00CB1AB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3656693"/>
      <w:bookmarkStart w:id="601" w:name="_Toc324085431"/>
      <w:bookmarkStart w:id="602" w:name="_Toc383781083"/>
      <w:bookmarkStart w:id="603" w:name="_Toc54120050"/>
      <w:r w:rsidRPr="00D822A3">
        <w:rPr>
          <w:lang w:val="en-GB"/>
        </w:rPr>
        <w:t>The ASCII Table</w:t>
      </w:r>
      <w:bookmarkEnd w:id="600"/>
      <w:bookmarkEnd w:id="601"/>
      <w:bookmarkEnd w:id="602"/>
      <w:bookmarkEnd w:id="603"/>
    </w:p>
    <w:p w14:paraId="3B8A786D" w14:textId="209D4254"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4"/>
      <w:bookmarkStart w:id="605" w:name="_Toc323656694"/>
      <w:bookmarkStart w:id="606" w:name="_Toc324085432"/>
      <w:bookmarkStart w:id="607" w:name="_Ref383780778"/>
      <w:bookmarkStart w:id="608" w:name="_Toc383781084"/>
      <w:bookmarkStart w:id="609" w:name="_Toc54120051"/>
      <w:r w:rsidRPr="00D822A3">
        <w:rPr>
          <w:lang w:val="en-GB"/>
        </w:rPr>
        <w:t>Pointers</w:t>
      </w:r>
      <w:bookmarkEnd w:id="604"/>
      <w:bookmarkEnd w:id="605"/>
      <w:bookmarkEnd w:id="606"/>
      <w:bookmarkEnd w:id="607"/>
      <w:bookmarkEnd w:id="608"/>
      <w:bookmarkEnd w:id="60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CB1AB5" w:rsidRPr="003F7CF1" w:rsidRDefault="00CB1AB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CB1AB5" w:rsidRPr="003F7CF1" w:rsidRDefault="00CB1AB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CB1AB5" w:rsidRPr="003F7CF1" w:rsidRDefault="00CB1AB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CB1AB5" w:rsidRPr="003F7CF1" w:rsidRDefault="00CB1AB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CB1AB5" w:rsidRPr="003F7CF1" w:rsidRDefault="00CB1AB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CB1AB5" w:rsidRPr="003F7CF1" w:rsidRDefault="00CB1AB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CB1AB5" w:rsidRPr="003F7CF1" w:rsidRDefault="00CB1AB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CB1AB5" w:rsidRPr="003F7CF1" w:rsidRDefault="00CB1AB5"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CB1AB5" w:rsidRPr="003F7CF1" w:rsidRDefault="00CB1AB5"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CB1AB5" w:rsidRPr="003F7CF1" w:rsidRDefault="00CB1AB5"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CB1AB5" w:rsidRPr="003F7CF1" w:rsidRDefault="00CB1AB5"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CB1AB5" w:rsidRPr="003F7CF1" w:rsidRDefault="00CB1AB5"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CB1AB5" w:rsidRPr="003F7CF1" w:rsidRDefault="00CB1AB5"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CB1AB5" w:rsidRPr="003F7CF1" w:rsidRDefault="00CB1AB5"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CB1AB5" w:rsidRPr="003F7CF1" w:rsidRDefault="00CB1AB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CB1AB5" w:rsidRPr="003F7CF1" w:rsidRDefault="00CB1AB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CB1AB5" w:rsidRPr="003F7CF1" w:rsidRDefault="00CB1AB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CB1AB5" w:rsidRPr="003F7CF1" w:rsidRDefault="00CB1AB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CB1AB5" w:rsidRPr="003F7CF1" w:rsidRDefault="00CB1AB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CB1AB5" w:rsidRPr="003F7CF1" w:rsidRDefault="00CB1AB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CB1AB5" w:rsidRPr="003F7CF1" w:rsidRDefault="00CB1AB5"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CB1AB5" w:rsidRPr="003F7CF1" w:rsidRDefault="00CB1AB5"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CB1AB5" w:rsidRPr="003F7CF1" w:rsidRDefault="00CB1AB5"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CB1AB5" w:rsidRPr="003F7CF1" w:rsidRDefault="00CB1AB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6"/>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7"/>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5"/>
      <w:bookmarkStart w:id="611" w:name="_Toc323656695"/>
      <w:bookmarkStart w:id="612" w:name="_Toc324085433"/>
      <w:bookmarkStart w:id="613" w:name="_Toc383781085"/>
      <w:bookmarkStart w:id="614" w:name="_Toc54120052"/>
      <w:r w:rsidRPr="00D822A3">
        <w:rPr>
          <w:lang w:val="en-GB"/>
        </w:rPr>
        <w:t>Pointers and Dynamic Memory</w:t>
      </w:r>
      <w:bookmarkEnd w:id="610"/>
      <w:bookmarkEnd w:id="611"/>
      <w:bookmarkEnd w:id="612"/>
      <w:bookmarkEnd w:id="613"/>
      <w:bookmarkEnd w:id="61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CB1AB5" w:rsidRPr="003F7CF1" w:rsidRDefault="00CB1AB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CB1AB5" w:rsidRPr="003F7CF1" w:rsidRDefault="00CB1AB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CB1AB5" w:rsidRPr="003F7CF1" w:rsidRDefault="00CB1AB5"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CB1AB5" w:rsidRPr="003F7CF1" w:rsidRDefault="00CB1AB5"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CB1AB5" w:rsidRPr="003F7CF1" w:rsidRDefault="00CB1AB5"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CB1AB5" w:rsidRPr="003F7CF1" w:rsidRDefault="00CB1AB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CB1AB5" w:rsidRPr="003F7CF1" w:rsidRDefault="00CB1AB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CB1AB5" w:rsidRPr="003F7CF1" w:rsidRDefault="00CB1AB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CB1AB5" w:rsidRPr="003F7CF1" w:rsidRDefault="00CB1AB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CB1AB5" w:rsidRPr="003F7CF1" w:rsidRDefault="00CB1AB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CB1AB5" w:rsidRPr="003F7CF1" w:rsidRDefault="00CB1AB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CB1AB5" w:rsidRPr="003F7CF1" w:rsidRDefault="00CB1AB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CB1AB5" w:rsidRPr="003F7CF1" w:rsidRDefault="00CB1AB5"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CB1AB5" w:rsidRPr="003F7CF1" w:rsidRDefault="00CB1AB5"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CB1AB5" w:rsidRPr="003F7CF1" w:rsidRDefault="00CB1AB5"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CB1AB5" w:rsidRPr="003F7CF1" w:rsidRDefault="00CB1AB5"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CB1AB5" w:rsidRPr="003F7CF1" w:rsidRDefault="00CB1AB5"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CB1AB5" w:rsidRPr="003F7CF1" w:rsidRDefault="00CB1AB5"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CB1AB5" w:rsidRPr="003F7CF1" w:rsidRDefault="00CB1AB5"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CB1AB5" w:rsidRPr="003F7CF1" w:rsidRDefault="00CB1AB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CB1AB5" w:rsidRPr="003F7CF1" w:rsidRDefault="00CB1AB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CB1AB5" w:rsidRPr="003F7CF1" w:rsidRDefault="00CB1AB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CB1AB5" w:rsidRPr="003F7CF1" w:rsidRDefault="00CB1AB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CB1AB5" w:rsidRPr="003F7CF1" w:rsidRDefault="00CB1AB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CB1AB5" w:rsidRPr="003F7CF1" w:rsidRDefault="00CB1AB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CB1AB5" w:rsidRPr="003F7CF1" w:rsidRDefault="00CB1AB5"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CB1AB5" w:rsidRPr="003F7CF1" w:rsidRDefault="00CB1AB5"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CB1AB5" w:rsidRPr="003F7CF1" w:rsidRDefault="00CB1AB5"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CB1AB5" w:rsidRPr="003F7CF1" w:rsidRDefault="00CB1AB5"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CB1AB5" w:rsidRPr="003F7CF1" w:rsidRDefault="00CB1AB5"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CB1AB5" w:rsidRPr="003F7CF1" w:rsidRDefault="00CB1AB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CB1AB5" w:rsidRPr="003F7CF1" w:rsidRDefault="00CB1AB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CB1AB5" w:rsidRPr="003F7CF1" w:rsidRDefault="00CB1AB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CB1AB5" w:rsidRPr="003F7CF1" w:rsidRDefault="00CB1AB5"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CB1AB5" w:rsidRPr="003F7CF1" w:rsidRDefault="00CB1AB5"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CB1AB5" w:rsidRPr="003F7CF1" w:rsidRDefault="00CB1AB5"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CB1AB5" w:rsidRPr="003F7CF1" w:rsidRDefault="00CB1AB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CB1AB5" w:rsidRPr="003F7CF1" w:rsidRDefault="00CB1AB5"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CB1AB5" w:rsidRPr="003F7CF1" w:rsidRDefault="00CB1AB5"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CB1AB5" w:rsidRPr="003F7CF1" w:rsidRDefault="00CB1AB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CB1AB5" w:rsidRPr="003F7CF1" w:rsidRDefault="00CB1AB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CB1AB5" w:rsidRPr="003F7CF1" w:rsidRDefault="00CB1AB5"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CB1AB5" w:rsidRPr="003F7CF1" w:rsidRDefault="00CB1AB5"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CB1AB5" w:rsidRPr="003F7CF1" w:rsidRDefault="00CB1AB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CB1AB5" w:rsidRPr="003F7CF1" w:rsidRDefault="00CB1AB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CB1AB5" w:rsidRPr="003F7CF1" w:rsidRDefault="00CB1AB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CB1AB5" w:rsidRPr="003F7CF1" w:rsidRDefault="00CB1AB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CB1AB5" w:rsidRPr="003F7CF1" w:rsidRDefault="00CB1AB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CB1AB5" w:rsidRPr="003F7CF1" w:rsidRDefault="00CB1AB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CB1AB5" w:rsidRPr="003F7CF1" w:rsidRDefault="00CB1AB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CB1AB5" w:rsidRPr="003F7CF1" w:rsidRDefault="00CB1AB5"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CB1AB5" w:rsidRPr="003F7CF1" w:rsidRDefault="00CB1AB5"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CB1AB5" w:rsidRPr="003F7CF1" w:rsidRDefault="00CB1AB5"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CB1AB5" w:rsidRPr="003F7CF1" w:rsidRDefault="00CB1AB5"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CB1AB5" w:rsidRPr="003F7CF1" w:rsidRDefault="00CB1AB5"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CB1AB5" w:rsidRPr="003F7CF1" w:rsidRDefault="00CB1AB5"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CB1AB5" w:rsidRPr="003F7CF1" w:rsidRDefault="00CB1AB5"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CB1AB5" w:rsidRPr="003F7CF1" w:rsidRDefault="00CB1AB5"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CB1AB5" w:rsidRPr="003F7CF1" w:rsidRDefault="00CB1AB5"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CB1AB5" w:rsidRPr="003F7CF1" w:rsidRDefault="00CB1AB5"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CB1AB5" w:rsidRPr="003F7CF1" w:rsidRDefault="00CB1AB5"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CB1AB5" w:rsidRPr="003F7CF1" w:rsidRDefault="00CB1AB5"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CB1AB5" w:rsidRPr="003F7CF1" w:rsidRDefault="00CB1AB5"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CB1AB5" w:rsidRPr="003F7CF1" w:rsidRDefault="00CB1AB5"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5" w:name="_Toc320485586"/>
      <w:bookmarkStart w:id="616" w:name="_Toc323656696"/>
      <w:bookmarkStart w:id="617" w:name="_Toc324085434"/>
      <w:bookmarkStart w:id="618" w:name="_Toc383781086"/>
      <w:bookmarkStart w:id="619" w:name="_Toc54120053"/>
      <w:r w:rsidRPr="00D822A3">
        <w:rPr>
          <w:lang w:val="en-GB"/>
        </w:rPr>
        <w:t>Defining our own types</w:t>
      </w:r>
      <w:bookmarkEnd w:id="615"/>
      <w:bookmarkEnd w:id="616"/>
      <w:bookmarkEnd w:id="617"/>
      <w:bookmarkEnd w:id="618"/>
      <w:bookmarkEnd w:id="61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0" w:name="_Toc320485587"/>
      <w:bookmarkStart w:id="621" w:name="_Toc323656697"/>
      <w:bookmarkStart w:id="622" w:name="_Toc324085435"/>
      <w:bookmarkStart w:id="623" w:name="_Toc383781087"/>
      <w:bookmarkStart w:id="624" w:name="_Toc54120054"/>
      <w:r w:rsidRPr="00D822A3">
        <w:rPr>
          <w:lang w:val="en-GB"/>
        </w:rPr>
        <w:t>The Type Size</w:t>
      </w:r>
      <w:bookmarkEnd w:id="620"/>
      <w:bookmarkEnd w:id="621"/>
      <w:bookmarkEnd w:id="622"/>
      <w:bookmarkEnd w:id="623"/>
      <w:bookmarkEnd w:id="624"/>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8"/>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2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6" w:name="_Toc320485588"/>
      <w:bookmarkStart w:id="627" w:name="_Toc323656698"/>
      <w:bookmarkStart w:id="628" w:name="_Toc324085436"/>
      <w:bookmarkStart w:id="629" w:name="_Toc383781088"/>
      <w:bookmarkStart w:id="630" w:name="_Toc54120055"/>
      <w:r w:rsidRPr="00D822A3">
        <w:rPr>
          <w:lang w:val="en-GB"/>
        </w:rPr>
        <w:t>Expressions and Operators</w:t>
      </w:r>
      <w:bookmarkEnd w:id="626"/>
      <w:bookmarkEnd w:id="627"/>
      <w:bookmarkEnd w:id="628"/>
      <w:bookmarkEnd w:id="629"/>
      <w:bookmarkEnd w:id="63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CB1AB5" w:rsidRPr="003F7CF1" w:rsidRDefault="00CB1AB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89513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CB1AB5" w:rsidRPr="003F7CF1" w:rsidRDefault="00CB1AB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CB1AB5" w:rsidRPr="003F7CF1" w:rsidRDefault="00CB1AB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CB1AB5" w:rsidRPr="003F7CF1" w:rsidRDefault="00CB1AB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CB1AB5" w:rsidRPr="003F7CF1" w:rsidRDefault="00CB1AB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89513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CB1AB5" w:rsidRPr="003F7CF1" w:rsidRDefault="00CB1AB5"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CB1AB5" w:rsidRPr="003F7CF1" w:rsidRDefault="00CB1AB5"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CB1AB5" w:rsidRPr="003F7CF1" w:rsidRDefault="00CB1AB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89"/>
      <w:bookmarkStart w:id="632" w:name="_Toc323656699"/>
      <w:bookmarkStart w:id="633" w:name="_Toc324085437"/>
      <w:bookmarkStart w:id="634" w:name="_Toc383781089"/>
      <w:bookmarkStart w:id="635" w:name="_Toc54120056"/>
      <w:r w:rsidRPr="00D822A3">
        <w:rPr>
          <w:lang w:val="en-GB"/>
        </w:rPr>
        <w:t>Arithmetic Operators</w:t>
      </w:r>
      <w:bookmarkEnd w:id="631"/>
      <w:bookmarkEnd w:id="632"/>
      <w:bookmarkEnd w:id="633"/>
      <w:bookmarkEnd w:id="634"/>
      <w:bookmarkEnd w:id="63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6" w:name="_Toc320485590"/>
      <w:bookmarkStart w:id="637" w:name="_Toc323656700"/>
      <w:bookmarkStart w:id="638" w:name="_Toc324085438"/>
      <w:bookmarkStart w:id="639" w:name="_Toc383781090"/>
      <w:bookmarkStart w:id="640" w:name="_Toc54120057"/>
      <w:r w:rsidRPr="00D822A3">
        <w:rPr>
          <w:rStyle w:val="Italic"/>
          <w:i w:val="0"/>
          <w:lang w:val="en-GB"/>
        </w:rPr>
        <w:t>Pointer Arithmetic</w:t>
      </w:r>
      <w:bookmarkEnd w:id="636"/>
      <w:bookmarkEnd w:id="637"/>
      <w:bookmarkEnd w:id="638"/>
      <w:bookmarkEnd w:id="639"/>
      <w:bookmarkEnd w:id="64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CB1AB5" w:rsidRPr="003F7CF1" w:rsidRDefault="00CB1AB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CB1AB5" w:rsidRPr="003F7CF1" w:rsidRDefault="00CB1AB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CB1AB5" w:rsidRPr="003F7CF1" w:rsidRDefault="00CB1AB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CB1AB5" w:rsidRPr="003F7CF1" w:rsidRDefault="00CB1AB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CB1AB5" w:rsidRPr="003F7CF1" w:rsidRDefault="00CB1AB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CB1AB5" w:rsidRPr="003F7CF1" w:rsidRDefault="00CB1AB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CB1AB5" w:rsidRPr="003F7CF1" w:rsidRDefault="00CB1AB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CB1AB5" w:rsidRPr="003F7CF1" w:rsidRDefault="00CB1AB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CB1AB5" w:rsidRPr="003F7CF1" w:rsidRDefault="00CB1AB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CB1AB5" w:rsidRPr="003F7CF1" w:rsidRDefault="00CB1AB5"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CB1AB5" w:rsidRPr="003F7CF1" w:rsidRDefault="00CB1AB5"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CB1AB5" w:rsidRPr="003F7CF1" w:rsidRDefault="00CB1AB5"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CB1AB5" w:rsidRPr="003F7CF1" w:rsidRDefault="00CB1AB5"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CB1AB5" w:rsidRPr="003F7CF1" w:rsidRDefault="00CB1AB5"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CB1AB5" w:rsidRPr="003F7CF1" w:rsidRDefault="00CB1AB5"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CB1AB5" w:rsidRPr="003F7CF1" w:rsidRDefault="00CB1AB5"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CB1AB5" w:rsidRPr="003F7CF1" w:rsidRDefault="00CB1AB5"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CB1AB5" w:rsidRPr="003F7CF1" w:rsidRDefault="00CB1AB5"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CB1AB5" w:rsidRPr="003F7CF1" w:rsidRDefault="00CB1AB5"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1"/>
      <w:bookmarkStart w:id="642" w:name="_Toc323656701"/>
      <w:bookmarkStart w:id="643" w:name="_Toc324085439"/>
      <w:bookmarkStart w:id="644" w:name="_Toc383781091"/>
      <w:bookmarkStart w:id="645" w:name="_Toc54120058"/>
      <w:r w:rsidRPr="00D822A3">
        <w:rPr>
          <w:lang w:val="en-GB"/>
        </w:rPr>
        <w:t>Increment and decrement</w:t>
      </w:r>
      <w:bookmarkEnd w:id="641"/>
      <w:bookmarkEnd w:id="642"/>
      <w:bookmarkEnd w:id="643"/>
      <w:bookmarkEnd w:id="644"/>
      <w:bookmarkEnd w:id="64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9"/>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2"/>
      <w:bookmarkStart w:id="647" w:name="_Toc323656702"/>
      <w:bookmarkStart w:id="648" w:name="_Toc324085440"/>
      <w:bookmarkStart w:id="649" w:name="_Toc383781092"/>
      <w:bookmarkStart w:id="650" w:name="_Toc54120059"/>
      <w:r w:rsidRPr="00D822A3">
        <w:rPr>
          <w:lang w:val="en-GB"/>
        </w:rPr>
        <w:t>Relational Operators</w:t>
      </w:r>
      <w:bookmarkEnd w:id="646"/>
      <w:bookmarkEnd w:id="647"/>
      <w:bookmarkEnd w:id="648"/>
      <w:bookmarkEnd w:id="649"/>
      <w:bookmarkEnd w:id="65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20"/>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3"/>
      <w:bookmarkStart w:id="652" w:name="_Toc323656703"/>
      <w:bookmarkStart w:id="653" w:name="_Toc324085441"/>
      <w:bookmarkStart w:id="654" w:name="_Toc383781093"/>
      <w:bookmarkStart w:id="655" w:name="_Toc54120060"/>
      <w:r w:rsidRPr="00D822A3">
        <w:rPr>
          <w:lang w:val="en-GB"/>
        </w:rPr>
        <w:t>Logical Operators</w:t>
      </w:r>
      <w:bookmarkEnd w:id="651"/>
      <w:bookmarkEnd w:id="652"/>
      <w:bookmarkEnd w:id="653"/>
      <w:bookmarkEnd w:id="654"/>
      <w:bookmarkEnd w:id="65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4"/>
      <w:bookmarkStart w:id="657" w:name="_Toc323656704"/>
      <w:bookmarkStart w:id="658" w:name="_Toc324085442"/>
      <w:bookmarkStart w:id="659" w:name="_Toc383781094"/>
      <w:bookmarkStart w:id="660" w:name="_Toc54120061"/>
      <w:r w:rsidRPr="00D822A3">
        <w:rPr>
          <w:lang w:val="en-GB"/>
        </w:rPr>
        <w:t>Bitwise Operators</w:t>
      </w:r>
      <w:bookmarkEnd w:id="656"/>
      <w:bookmarkEnd w:id="657"/>
      <w:bookmarkEnd w:id="658"/>
      <w:bookmarkEnd w:id="659"/>
      <w:bookmarkEnd w:id="66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4895133"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4895134"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5"/>
      <w:bookmarkStart w:id="662" w:name="_Toc323656705"/>
      <w:bookmarkStart w:id="663" w:name="_Toc324085443"/>
      <w:bookmarkStart w:id="664" w:name="_Toc383781095"/>
      <w:bookmarkStart w:id="665" w:name="_Toc54120062"/>
      <w:r w:rsidRPr="00D822A3">
        <w:rPr>
          <w:lang w:val="en-GB"/>
        </w:rPr>
        <w:lastRenderedPageBreak/>
        <w:t>Assignment</w:t>
      </w:r>
      <w:bookmarkEnd w:id="661"/>
      <w:bookmarkEnd w:id="662"/>
      <w:bookmarkEnd w:id="663"/>
      <w:bookmarkEnd w:id="664"/>
      <w:bookmarkEnd w:id="66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6" w:name="_Toc320485596"/>
      <w:bookmarkStart w:id="667" w:name="_Toc323656706"/>
      <w:bookmarkStart w:id="668" w:name="_Toc324085444"/>
      <w:bookmarkStart w:id="669" w:name="_Toc383781096"/>
      <w:bookmarkStart w:id="670" w:name="_Toc54120063"/>
      <w:r w:rsidRPr="00D822A3">
        <w:rPr>
          <w:lang w:val="en-GB"/>
        </w:rPr>
        <w:t>The Condition Operator</w:t>
      </w:r>
      <w:bookmarkEnd w:id="666"/>
      <w:bookmarkEnd w:id="667"/>
      <w:bookmarkEnd w:id="668"/>
      <w:bookmarkEnd w:id="669"/>
      <w:bookmarkEnd w:id="67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7"/>
      <w:bookmarkStart w:id="672" w:name="_Toc323656707"/>
      <w:bookmarkStart w:id="673" w:name="_Toc324085445"/>
      <w:bookmarkStart w:id="674" w:name="_Toc383781097"/>
      <w:bookmarkStart w:id="675" w:name="_Toc54120064"/>
      <w:r w:rsidRPr="00D822A3">
        <w:rPr>
          <w:lang w:val="en-GB"/>
        </w:rPr>
        <w:t>Precedence and Associatively</w:t>
      </w:r>
      <w:bookmarkEnd w:id="671"/>
      <w:bookmarkEnd w:id="672"/>
      <w:bookmarkEnd w:id="673"/>
      <w:bookmarkEnd w:id="674"/>
      <w:bookmarkEnd w:id="67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6" w:name="_Toc320485598"/>
      <w:bookmarkStart w:id="677" w:name="_Toc323656708"/>
      <w:bookmarkStart w:id="678" w:name="_Toc324085446"/>
      <w:bookmarkStart w:id="679" w:name="_Toc383781098"/>
      <w:bookmarkStart w:id="680" w:name="_Toc54120065"/>
      <w:r w:rsidRPr="00D822A3">
        <w:rPr>
          <w:lang w:val="en-GB"/>
        </w:rPr>
        <w:t>Statements</w:t>
      </w:r>
      <w:bookmarkEnd w:id="676"/>
      <w:bookmarkEnd w:id="677"/>
      <w:bookmarkEnd w:id="678"/>
      <w:bookmarkEnd w:id="679"/>
      <w:bookmarkEnd w:id="68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599"/>
      <w:bookmarkStart w:id="682" w:name="_Toc323656709"/>
      <w:bookmarkStart w:id="683" w:name="_Toc324085447"/>
      <w:bookmarkStart w:id="684" w:name="_Toc383781099"/>
      <w:bookmarkStart w:id="685" w:name="_Toc54120066"/>
      <w:r w:rsidRPr="00D822A3">
        <w:rPr>
          <w:lang w:val="en-GB"/>
        </w:rPr>
        <w:t>Selection statements</w:t>
      </w:r>
      <w:bookmarkEnd w:id="681"/>
      <w:bookmarkEnd w:id="682"/>
      <w:bookmarkEnd w:id="683"/>
      <w:bookmarkEnd w:id="684"/>
      <w:bookmarkEnd w:id="68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21"/>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0"/>
      <w:bookmarkStart w:id="687" w:name="_Toc323656710"/>
      <w:bookmarkStart w:id="688" w:name="_Toc324085448"/>
      <w:bookmarkStart w:id="689" w:name="_Toc383781100"/>
      <w:bookmarkStart w:id="690" w:name="_Toc54120067"/>
      <w:r w:rsidRPr="00D822A3">
        <w:rPr>
          <w:lang w:val="en-GB"/>
        </w:rPr>
        <w:t>Iteration statements</w:t>
      </w:r>
      <w:bookmarkEnd w:id="686"/>
      <w:bookmarkEnd w:id="687"/>
      <w:bookmarkEnd w:id="688"/>
      <w:bookmarkEnd w:id="689"/>
      <w:bookmarkEnd w:id="69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0485601"/>
      <w:bookmarkStart w:id="692" w:name="_Toc323656711"/>
      <w:bookmarkStart w:id="693" w:name="_Toc324085449"/>
      <w:bookmarkStart w:id="694" w:name="_Toc383781101"/>
      <w:bookmarkStart w:id="695" w:name="_Toc54120068"/>
      <w:r w:rsidRPr="00D822A3">
        <w:rPr>
          <w:lang w:val="en-GB"/>
        </w:rPr>
        <w:t>Jump statements</w:t>
      </w:r>
      <w:bookmarkEnd w:id="691"/>
      <w:bookmarkEnd w:id="692"/>
      <w:bookmarkEnd w:id="693"/>
      <w:bookmarkEnd w:id="694"/>
      <w:bookmarkEnd w:id="69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6" w:name="_Toc320485602"/>
      <w:bookmarkStart w:id="697" w:name="_Toc323656712"/>
      <w:bookmarkStart w:id="698" w:name="_Toc324085450"/>
      <w:bookmarkStart w:id="699" w:name="_Toc383781102"/>
      <w:bookmarkStart w:id="700" w:name="_Toc54120069"/>
      <w:r w:rsidRPr="00D822A3">
        <w:rPr>
          <w:lang w:val="en-GB"/>
        </w:rPr>
        <w:t>Expression statements</w:t>
      </w:r>
      <w:bookmarkEnd w:id="696"/>
      <w:bookmarkEnd w:id="697"/>
      <w:bookmarkEnd w:id="698"/>
      <w:bookmarkEnd w:id="699"/>
      <w:bookmarkEnd w:id="70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701" w:name="_Toc323656713"/>
      <w:bookmarkStart w:id="702" w:name="_Toc324085451"/>
      <w:bookmarkStart w:id="703" w:name="_Toc383781103"/>
      <w:bookmarkStart w:id="704" w:name="_Toc54120070"/>
      <w:r w:rsidRPr="00D822A3">
        <w:rPr>
          <w:lang w:val="en-GB"/>
        </w:rPr>
        <w:t>Volatile</w:t>
      </w:r>
      <w:bookmarkEnd w:id="701"/>
      <w:bookmarkEnd w:id="702"/>
      <w:bookmarkEnd w:id="703"/>
      <w:bookmarkEnd w:id="70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70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6" w:author="Stefan Björnander" w:date="2012-05-06T21:16:00Z">
          <w:pPr>
            <w:pStyle w:val="CommandLine"/>
          </w:pPr>
        </w:pPrChange>
      </w:pPr>
    </w:p>
    <w:p w14:paraId="0D44E5CA" w14:textId="77777777" w:rsidR="00E80032" w:rsidRPr="00D822A3" w:rsidRDefault="00E80032">
      <w:pPr>
        <w:pStyle w:val="Code"/>
        <w:rPr>
          <w:lang w:val="en-GB"/>
        </w:rPr>
        <w:pPrChange w:id="707" w:author="Stefan Björnander" w:date="2012-05-06T21:16:00Z">
          <w:pPr>
            <w:pStyle w:val="CommandLine"/>
          </w:pPr>
        </w:pPrChange>
      </w:pPr>
      <w:r w:rsidRPr="00D822A3">
        <w:rPr>
          <w:rFonts w:eastAsia="Times New Roman"/>
          <w:noProof w:val="0"/>
          <w:color w:val="000000" w:themeColor="text1"/>
          <w:lang w:val="en-GB"/>
          <w:rPrChange w:id="708"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1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11" w:name="_Toc320485603"/>
      <w:bookmarkStart w:id="712" w:name="_Toc323656714"/>
      <w:bookmarkStart w:id="713" w:name="_Toc324085452"/>
      <w:bookmarkStart w:id="714" w:name="_Toc383781104"/>
      <w:bookmarkStart w:id="715" w:name="_Toc54120071"/>
      <w:r w:rsidRPr="00D822A3">
        <w:rPr>
          <w:lang w:val="en-GB"/>
        </w:rPr>
        <w:t>Functions</w:t>
      </w:r>
      <w:bookmarkEnd w:id="711"/>
      <w:bookmarkEnd w:id="712"/>
      <w:bookmarkEnd w:id="713"/>
      <w:bookmarkEnd w:id="714"/>
      <w:bookmarkEnd w:id="71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CB1AB5" w:rsidRPr="003F7CF1" w:rsidRDefault="00CB1AB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CB1AB5" w:rsidRPr="003F7CF1" w:rsidRDefault="00CB1AB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CB1AB5" w:rsidRPr="003F7CF1" w:rsidRDefault="00CB1AB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CB1AB5" w:rsidRPr="003F7CF1" w:rsidRDefault="00CB1AB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CB1AB5" w:rsidRPr="003F7CF1" w:rsidRDefault="00CB1AB5"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CB1AB5" w:rsidRPr="003F7CF1" w:rsidRDefault="00CB1AB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CB1AB5" w:rsidRPr="003F7CF1" w:rsidRDefault="00CB1AB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CB1AB5" w:rsidRPr="003F7CF1" w:rsidRDefault="00CB1AB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CB1AB5" w:rsidRPr="003F7CF1" w:rsidRDefault="00CB1AB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CB1AB5" w:rsidRPr="003F7CF1" w:rsidRDefault="00CB1AB5"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CB1AB5" w:rsidRPr="003F7CF1" w:rsidRDefault="00CB1AB5"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CB1AB5" w:rsidRPr="003F7CF1" w:rsidRDefault="00CB1AB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2"/>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6" w:name="_Toc320485604"/>
      <w:bookmarkStart w:id="717" w:name="_Toc323656715"/>
      <w:bookmarkStart w:id="718" w:name="_Toc324085453"/>
      <w:bookmarkStart w:id="719" w:name="_Toc383781105"/>
      <w:bookmarkStart w:id="720" w:name="_Toc54120072"/>
      <w:r w:rsidRPr="00D822A3">
        <w:rPr>
          <w:lang w:val="en-GB"/>
        </w:rPr>
        <w:lastRenderedPageBreak/>
        <w:t>Void Functions</w:t>
      </w:r>
      <w:bookmarkEnd w:id="716"/>
      <w:bookmarkEnd w:id="717"/>
      <w:bookmarkEnd w:id="718"/>
      <w:bookmarkEnd w:id="719"/>
      <w:bookmarkEnd w:id="72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21" w:name="_Toc320485605"/>
      <w:bookmarkStart w:id="722" w:name="_Toc323656716"/>
      <w:bookmarkStart w:id="723" w:name="_Toc324085454"/>
      <w:bookmarkStart w:id="724" w:name="_Toc383781106"/>
      <w:bookmarkStart w:id="725" w:name="_Toc54120073"/>
      <w:r w:rsidRPr="00D822A3">
        <w:rPr>
          <w:lang w:val="en-GB"/>
        </w:rPr>
        <w:t>Local and global variables</w:t>
      </w:r>
      <w:bookmarkEnd w:id="721"/>
      <w:bookmarkEnd w:id="722"/>
      <w:bookmarkEnd w:id="723"/>
      <w:bookmarkEnd w:id="724"/>
      <w:bookmarkEnd w:id="72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3"/>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6" w:name="_Toc323656717"/>
      <w:bookmarkStart w:id="727" w:name="_Toc324085455"/>
      <w:bookmarkStart w:id="728" w:name="_Toc383781107"/>
      <w:bookmarkStart w:id="729" w:name="_Toc54120074"/>
      <w:r w:rsidRPr="00D822A3">
        <w:rPr>
          <w:lang w:val="en-GB"/>
        </w:rPr>
        <w:t>Inner Blocks with Local Variables</w:t>
      </w:r>
      <w:bookmarkEnd w:id="726"/>
      <w:bookmarkEnd w:id="727"/>
      <w:bookmarkEnd w:id="728"/>
      <w:bookmarkEnd w:id="729"/>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24"/>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3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3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3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3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34" w:name="_Toc320485606"/>
      <w:bookmarkStart w:id="735" w:name="_Toc323656718"/>
      <w:bookmarkStart w:id="736" w:name="_Toc324085456"/>
      <w:bookmarkStart w:id="737" w:name="_Toc383781108"/>
      <w:bookmarkStart w:id="738" w:name="_Toc54120075"/>
      <w:r w:rsidRPr="00D822A3">
        <w:rPr>
          <w:lang w:val="en-GB"/>
        </w:rPr>
        <w:t>Call-by-Value and Call-by-Reference</w:t>
      </w:r>
      <w:bookmarkEnd w:id="734"/>
      <w:bookmarkEnd w:id="735"/>
      <w:bookmarkEnd w:id="736"/>
      <w:bookmarkEnd w:id="737"/>
      <w:bookmarkEnd w:id="73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CB1AB5" w:rsidRPr="003F7CF1" w:rsidRDefault="00CB1AB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CB1AB5" w:rsidRPr="003F7CF1" w:rsidRDefault="00CB1AB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CB1AB5" w:rsidRPr="003F7CF1" w:rsidRDefault="00CB1AB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CB1AB5" w:rsidRPr="003F7CF1" w:rsidRDefault="00CB1AB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CB1AB5" w:rsidRPr="003F7CF1" w:rsidRDefault="00CB1AB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CB1AB5" w:rsidRPr="003F7CF1" w:rsidRDefault="00CB1AB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CB1AB5" w:rsidRPr="003F7CF1" w:rsidRDefault="00CB1AB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CB1AB5" w:rsidRPr="003F7CF1" w:rsidRDefault="00CB1AB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CB1AB5" w:rsidRPr="003F7CF1" w:rsidRDefault="00CB1AB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CB1AB5" w:rsidRPr="003F7CF1" w:rsidRDefault="00CB1AB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CB1AB5" w:rsidRPr="003F7CF1" w:rsidRDefault="00CB1AB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CB1AB5" w:rsidRPr="003F7CF1" w:rsidRDefault="00CB1AB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CB1AB5" w:rsidRPr="003F7CF1" w:rsidRDefault="00CB1AB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CB1AB5" w:rsidRPr="003F7CF1" w:rsidRDefault="00CB1AB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CB1AB5" w:rsidRPr="003F7CF1" w:rsidRDefault="00CB1AB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CB1AB5" w:rsidRPr="003F7CF1" w:rsidRDefault="00CB1AB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CB1AB5" w:rsidRPr="003F7CF1" w:rsidRDefault="00CB1AB5"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CB1AB5" w:rsidRPr="003F7CF1" w:rsidRDefault="00CB1AB5"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CB1AB5" w:rsidRPr="003F7CF1" w:rsidRDefault="00CB1AB5"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CB1AB5" w:rsidRPr="003F7CF1" w:rsidRDefault="00CB1AB5"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CB1AB5" w:rsidRPr="003F7CF1" w:rsidRDefault="00CB1AB5"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CB1AB5" w:rsidRPr="003F7CF1" w:rsidRDefault="00CB1AB5"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CB1AB5" w:rsidRPr="003F7CF1" w:rsidRDefault="00CB1AB5"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CB1AB5" w:rsidRPr="003F7CF1" w:rsidRDefault="00CB1AB5"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CB1AB5" w:rsidRPr="003F7CF1" w:rsidRDefault="00CB1AB5"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CB1AB5" w:rsidRPr="003F7CF1" w:rsidRDefault="00CB1AB5"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CB1AB5" w:rsidRPr="003F7CF1" w:rsidRDefault="00CB1AB5"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CB1AB5" w:rsidRPr="003F7CF1" w:rsidRDefault="00CB1AB5"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CB1AB5" w:rsidRPr="003F7CF1" w:rsidRDefault="00CB1AB5"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CB1AB5" w:rsidRPr="003F7CF1" w:rsidRDefault="00CB1AB5"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CB1AB5" w:rsidRPr="003F7CF1" w:rsidRDefault="00CB1AB5"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CB1AB5" w:rsidRPr="003F7CF1" w:rsidRDefault="00CB1AB5"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CB1AB5" w:rsidRPr="003F7CF1" w:rsidRDefault="00CB1AB5"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CB1AB5" w:rsidRPr="003F7CF1" w:rsidRDefault="00CB1AB5"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CB1AB5" w:rsidRPr="003F7CF1" w:rsidRDefault="00CB1AB5"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CB1AB5" w:rsidRPr="003F7CF1" w:rsidRDefault="00CB1AB5"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CB1AB5" w:rsidRPr="003F7CF1" w:rsidRDefault="00CB1AB5"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CB1AB5" w:rsidRPr="003F7CF1" w:rsidRDefault="00CB1AB5"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CB1AB5" w:rsidRPr="003F7CF1" w:rsidRDefault="00CB1AB5"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CB1AB5" w:rsidRPr="003F7CF1" w:rsidRDefault="00CB1AB5"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CB1AB5" w:rsidRPr="003F7CF1" w:rsidRDefault="00CB1AB5"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CB1AB5" w:rsidRPr="003F7CF1" w:rsidRDefault="00CB1AB5"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CB1AB5" w:rsidRPr="003F7CF1" w:rsidRDefault="00CB1AB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CB1AB5" w:rsidRPr="003F7CF1" w:rsidRDefault="00CB1AB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CB1AB5" w:rsidRPr="003F7CF1" w:rsidRDefault="00CB1AB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CB1AB5" w:rsidRPr="003F7CF1" w:rsidRDefault="00CB1AB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CB1AB5" w:rsidRPr="003F7CF1" w:rsidRDefault="00CB1AB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CB1AB5" w:rsidRPr="003F7CF1" w:rsidRDefault="00CB1AB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CB1AB5" w:rsidRPr="003F7CF1" w:rsidRDefault="00CB1AB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CB1AB5" w:rsidRPr="003F7CF1" w:rsidRDefault="00CB1AB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CB1AB5" w:rsidRPr="003F7CF1" w:rsidRDefault="00CB1AB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CB1AB5" w:rsidRPr="003F7CF1" w:rsidRDefault="00CB1AB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CB1AB5" w:rsidRPr="003F7CF1" w:rsidRDefault="00CB1AB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CB1AB5" w:rsidRPr="003F7CF1" w:rsidRDefault="00CB1AB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CB1AB5" w:rsidRPr="003F7CF1" w:rsidRDefault="00CB1AB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CB1AB5" w:rsidRPr="003F7CF1" w:rsidRDefault="00CB1AB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CB1AB5" w:rsidRPr="003F7CF1" w:rsidRDefault="00CB1AB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CB1AB5" w:rsidRPr="003F7CF1" w:rsidRDefault="00CB1AB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CB1AB5" w:rsidRPr="003F7CF1" w:rsidRDefault="00CB1AB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CB1AB5" w:rsidRPr="003F7CF1" w:rsidRDefault="00CB1AB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CB1AB5" w:rsidRPr="003F7CF1" w:rsidRDefault="00CB1AB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CB1AB5" w:rsidRPr="003F7CF1" w:rsidRDefault="00CB1AB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CB1AB5" w:rsidRPr="003F7CF1" w:rsidRDefault="00CB1AB5"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CB1AB5" w:rsidRPr="003F7CF1" w:rsidRDefault="00CB1AB5"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CB1AB5" w:rsidRPr="003F7CF1" w:rsidRDefault="00CB1AB5"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CB1AB5" w:rsidRPr="003F7CF1" w:rsidRDefault="00CB1AB5"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CB1AB5" w:rsidRPr="003F7CF1" w:rsidRDefault="00CB1AB5"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CB1AB5" w:rsidRPr="003F7CF1" w:rsidRDefault="00CB1AB5"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CB1AB5" w:rsidRPr="003F7CF1" w:rsidRDefault="00CB1AB5"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CB1AB5" w:rsidRPr="003F7CF1" w:rsidRDefault="00CB1AB5"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CB1AB5" w:rsidRPr="003F7CF1" w:rsidRDefault="00CB1AB5"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CB1AB5" w:rsidRPr="003F7CF1" w:rsidRDefault="00CB1AB5"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CB1AB5" w:rsidRPr="003F7CF1" w:rsidRDefault="00CB1AB5"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CB1AB5" w:rsidRPr="003F7CF1" w:rsidRDefault="00CB1AB5"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CB1AB5" w:rsidRPr="003F7CF1" w:rsidRDefault="00CB1AB5"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CB1AB5" w:rsidRPr="003F7CF1" w:rsidRDefault="00CB1AB5"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CB1AB5" w:rsidRPr="003F7CF1" w:rsidRDefault="00CB1AB5"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CB1AB5" w:rsidRPr="003F7CF1" w:rsidRDefault="00CB1AB5"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CB1AB5" w:rsidRPr="003F7CF1" w:rsidRDefault="00CB1AB5"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CB1AB5" w:rsidRPr="003F7CF1" w:rsidRDefault="00CB1AB5"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CB1AB5" w:rsidRPr="003F7CF1" w:rsidRDefault="00CB1AB5"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CB1AB5" w:rsidRPr="003F7CF1" w:rsidRDefault="00CB1AB5"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CB1AB5" w:rsidRPr="003F7CF1" w:rsidRDefault="00CB1AB5"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CB1AB5" w:rsidRPr="003F7CF1" w:rsidRDefault="00CB1AB5"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CB1AB5" w:rsidRPr="003F7CF1" w:rsidRDefault="00CB1AB5"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CB1AB5" w:rsidRPr="003F7CF1" w:rsidRDefault="00CB1AB5"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CB1AB5" w:rsidRPr="003F7CF1" w:rsidRDefault="00CB1AB5"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CB1AB5" w:rsidRPr="003F7CF1" w:rsidRDefault="00CB1AB5"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CB1AB5" w:rsidRPr="003F7CF1" w:rsidRDefault="00CB1AB5"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CB1AB5" w:rsidRPr="003F7CF1" w:rsidRDefault="00CB1AB5"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CB1AB5" w:rsidRPr="003F7CF1" w:rsidRDefault="00CB1AB5"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CB1AB5" w:rsidRPr="003F7CF1" w:rsidRDefault="00CB1AB5"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CB1AB5" w:rsidRPr="003F7CF1" w:rsidRDefault="00CB1AB5"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9" w:name="_Toc320485607"/>
      <w:bookmarkStart w:id="740" w:name="_Toc323656719"/>
      <w:bookmarkStart w:id="741" w:name="_Toc324085457"/>
      <w:bookmarkStart w:id="742" w:name="_Toc383781109"/>
      <w:bookmarkStart w:id="743" w:name="_Toc54120076"/>
      <w:r w:rsidRPr="00D822A3">
        <w:rPr>
          <w:lang w:val="en-GB"/>
        </w:rPr>
        <w:t>Static, Extern, and Register Variables</w:t>
      </w:r>
      <w:bookmarkEnd w:id="739"/>
      <w:bookmarkEnd w:id="740"/>
      <w:bookmarkEnd w:id="741"/>
      <w:bookmarkEnd w:id="742"/>
      <w:bookmarkEnd w:id="743"/>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5"/>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44" w:name="_Toc320485608"/>
      <w:bookmarkStart w:id="745" w:name="_Toc323656720"/>
      <w:bookmarkStart w:id="746" w:name="_Toc324085458"/>
      <w:bookmarkStart w:id="747" w:name="_Toc383781110"/>
      <w:bookmarkStart w:id="748" w:name="_Toc54120077"/>
      <w:r w:rsidRPr="00D822A3">
        <w:rPr>
          <w:lang w:val="en-GB"/>
        </w:rPr>
        <w:lastRenderedPageBreak/>
        <w:t>Recursion</w:t>
      </w:r>
      <w:bookmarkEnd w:id="744"/>
      <w:bookmarkEnd w:id="745"/>
      <w:bookmarkEnd w:id="746"/>
      <w:bookmarkEnd w:id="747"/>
      <w:bookmarkEnd w:id="74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4895135"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9" w:name="_Toc320485609"/>
      <w:bookmarkStart w:id="750" w:name="_Toc323656721"/>
      <w:bookmarkStart w:id="751" w:name="_Toc324085459"/>
      <w:bookmarkStart w:id="752" w:name="_Toc383781111"/>
      <w:bookmarkStart w:id="753" w:name="_Toc54120078"/>
      <w:r w:rsidRPr="00D822A3">
        <w:rPr>
          <w:lang w:val="en-GB"/>
        </w:rPr>
        <w:t>Definition</w:t>
      </w:r>
      <w:r w:rsidR="00E80032" w:rsidRPr="00D822A3">
        <w:rPr>
          <w:lang w:val="en-GB"/>
        </w:rPr>
        <w:t xml:space="preserve"> and Declaration</w:t>
      </w:r>
      <w:bookmarkEnd w:id="749"/>
      <w:bookmarkEnd w:id="750"/>
      <w:bookmarkEnd w:id="751"/>
      <w:bookmarkEnd w:id="752"/>
      <w:bookmarkEnd w:id="75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4895136"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4895137"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54" w:name="_Toc320485610"/>
      <w:bookmarkStart w:id="755" w:name="_Toc323656722"/>
      <w:bookmarkStart w:id="756" w:name="_Toc324085460"/>
      <w:bookmarkStart w:id="757" w:name="_Toc383781112"/>
      <w:bookmarkStart w:id="758" w:name="_Toc54120079"/>
      <w:r w:rsidRPr="00D822A3">
        <w:rPr>
          <w:lang w:val="en-GB"/>
        </w:rPr>
        <w:t>Higher-Order Functions</w:t>
      </w:r>
      <w:bookmarkEnd w:id="754"/>
      <w:bookmarkEnd w:id="755"/>
      <w:bookmarkEnd w:id="756"/>
      <w:bookmarkEnd w:id="757"/>
      <w:bookmarkEnd w:id="75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9" w:name="_Toc320485611"/>
      <w:bookmarkStart w:id="760" w:name="_Toc323656723"/>
      <w:bookmarkStart w:id="761" w:name="_Toc324085461"/>
      <w:bookmarkStart w:id="762" w:name="_Toc383781113"/>
      <w:bookmarkStart w:id="763" w:name="_Ref383865210"/>
      <w:bookmarkStart w:id="764" w:name="_Toc54120080"/>
      <w:r w:rsidRPr="00D822A3">
        <w:rPr>
          <w:lang w:val="en-GB"/>
        </w:rPr>
        <w:lastRenderedPageBreak/>
        <w:t>Structures and Linked Lists</w:t>
      </w:r>
      <w:bookmarkEnd w:id="759"/>
      <w:bookmarkEnd w:id="760"/>
      <w:bookmarkEnd w:id="761"/>
      <w:bookmarkEnd w:id="762"/>
      <w:bookmarkEnd w:id="763"/>
      <w:bookmarkEnd w:id="76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CB1AB5" w:rsidRPr="003F7CF1" w:rsidRDefault="00CB1AB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CB1AB5" w:rsidRPr="003F7CF1" w:rsidRDefault="00CB1AB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CB1AB5" w:rsidRPr="003F7CF1" w:rsidRDefault="00CB1AB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CB1AB5" w:rsidRPr="003F7CF1" w:rsidRDefault="00CB1AB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CB1AB5" w:rsidRPr="003F7CF1" w:rsidRDefault="00CB1AB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CB1AB5" w:rsidRPr="003F7CF1" w:rsidRDefault="00CB1AB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CB1AB5" w:rsidRPr="003F7CF1" w:rsidRDefault="00CB1AB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CB1AB5" w:rsidRPr="003F7CF1" w:rsidRDefault="00CB1AB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CB1AB5" w:rsidRPr="003F7CF1" w:rsidRDefault="00CB1AB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CB1AB5" w:rsidRPr="003F7CF1" w:rsidRDefault="00CB1AB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CB1AB5" w:rsidRPr="003F7CF1" w:rsidRDefault="00CB1AB5"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CB1AB5" w:rsidRPr="003F7CF1" w:rsidRDefault="00CB1AB5"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CB1AB5" w:rsidRPr="003F7CF1" w:rsidRDefault="00CB1AB5"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CB1AB5" w:rsidRPr="003F7CF1" w:rsidRDefault="00CB1AB5"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CB1AB5" w:rsidRPr="003F7CF1" w:rsidRDefault="00CB1AB5"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CB1AB5" w:rsidRPr="003F7CF1" w:rsidRDefault="00CB1AB5"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CB1AB5" w:rsidRPr="003F7CF1" w:rsidRDefault="00CB1AB5"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CB1AB5" w:rsidRPr="003F7CF1" w:rsidRDefault="00CB1AB5"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CB1AB5" w:rsidRPr="003F7CF1" w:rsidRDefault="00CB1AB5"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CB1AB5" w:rsidRPr="003F7CF1" w:rsidRDefault="00CB1AB5"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CB1AB5" w:rsidRPr="003F7CF1" w:rsidRDefault="00CB1AB5"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CB1AB5" w:rsidRPr="003F7CF1" w:rsidRDefault="00CB1AB5"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CB1AB5" w:rsidRPr="003F7CF1" w:rsidRDefault="00CB1AB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65" w:name="_Toc320485612"/>
      <w:bookmarkStart w:id="766" w:name="_Toc323656724"/>
      <w:bookmarkStart w:id="767" w:name="_Toc324085462"/>
      <w:bookmarkStart w:id="768" w:name="_Toc383781114"/>
      <w:bookmarkStart w:id="769" w:name="_Toc54120081"/>
      <w:r w:rsidRPr="00D822A3">
        <w:rPr>
          <w:lang w:val="en-GB"/>
        </w:rPr>
        <w:t>Stacks and Linked Lists</w:t>
      </w:r>
      <w:bookmarkEnd w:id="765"/>
      <w:bookmarkEnd w:id="766"/>
      <w:bookmarkEnd w:id="767"/>
      <w:bookmarkEnd w:id="768"/>
      <w:bookmarkEnd w:id="76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CB1AB5" w:rsidRPr="003F7CF1" w:rsidRDefault="00CB1AB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CB1AB5" w:rsidRPr="003F7CF1" w:rsidRDefault="00CB1AB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CB1AB5" w:rsidRPr="003F7CF1" w:rsidRDefault="00CB1AB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CB1AB5" w:rsidRPr="003F7CF1" w:rsidRDefault="00CB1AB5" w:rsidP="00E80032">
                              <w:pPr>
                                <w:pStyle w:val="SourceCodeBoxText"/>
                                <w:rPr>
                                  <w:sz w:val="19"/>
                                  <w:szCs w:val="19"/>
                                  <w:lang w:val="en-US"/>
                                </w:rPr>
                              </w:pPr>
                              <w:r w:rsidRPr="003F7CF1">
                                <w:rPr>
                                  <w:sz w:val="19"/>
                                  <w:szCs w:val="19"/>
                                  <w:lang w:val="en-US"/>
                                </w:rPr>
                                <w:t>push 1</w:t>
                              </w:r>
                            </w:p>
                            <w:p w14:paraId="3C159322" w14:textId="77777777" w:rsidR="00CB1AB5" w:rsidRPr="003F7CF1" w:rsidRDefault="00CB1AB5" w:rsidP="00E80032">
                              <w:pPr>
                                <w:pStyle w:val="SourceCodeBoxText"/>
                                <w:rPr>
                                  <w:sz w:val="19"/>
                                  <w:szCs w:val="19"/>
                                  <w:lang w:val="en-US"/>
                                </w:rPr>
                              </w:pPr>
                              <w:r w:rsidRPr="003F7CF1">
                                <w:rPr>
                                  <w:sz w:val="19"/>
                                  <w:szCs w:val="19"/>
                                  <w:lang w:val="en-US"/>
                                </w:rPr>
                                <w:t>push 2</w:t>
                              </w:r>
                            </w:p>
                            <w:p w14:paraId="22BA48C9" w14:textId="77777777" w:rsidR="00CB1AB5" w:rsidRPr="003F7CF1" w:rsidRDefault="00CB1AB5" w:rsidP="00E80032">
                              <w:pPr>
                                <w:pStyle w:val="SourceCodeBoxText"/>
                                <w:rPr>
                                  <w:sz w:val="19"/>
                                  <w:szCs w:val="19"/>
                                  <w:lang w:val="en-US"/>
                                </w:rPr>
                              </w:pPr>
                              <w:r w:rsidRPr="003F7CF1">
                                <w:rPr>
                                  <w:sz w:val="19"/>
                                  <w:szCs w:val="19"/>
                                  <w:lang w:val="en-US"/>
                                </w:rPr>
                                <w:t>push 3</w:t>
                              </w:r>
                            </w:p>
                            <w:p w14:paraId="5F86FACB"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CB1AB5" w:rsidRPr="003F7CF1" w:rsidRDefault="00CB1AB5"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CB1AB5" w:rsidRPr="003F7CF1" w:rsidRDefault="00CB1AB5"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CB1AB5" w:rsidRPr="003F7CF1" w:rsidRDefault="00CB1AB5"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CB1AB5" w:rsidRPr="003F7CF1" w:rsidRDefault="00CB1AB5" w:rsidP="00E80032">
                        <w:pPr>
                          <w:pStyle w:val="SourceCodeBoxText"/>
                          <w:rPr>
                            <w:sz w:val="19"/>
                            <w:szCs w:val="19"/>
                            <w:lang w:val="en-US"/>
                          </w:rPr>
                        </w:pPr>
                        <w:r w:rsidRPr="003F7CF1">
                          <w:rPr>
                            <w:sz w:val="19"/>
                            <w:szCs w:val="19"/>
                            <w:lang w:val="en-US"/>
                          </w:rPr>
                          <w:t>push 1</w:t>
                        </w:r>
                      </w:p>
                      <w:p w14:paraId="3C159322" w14:textId="77777777" w:rsidR="00CB1AB5" w:rsidRPr="003F7CF1" w:rsidRDefault="00CB1AB5" w:rsidP="00E80032">
                        <w:pPr>
                          <w:pStyle w:val="SourceCodeBoxText"/>
                          <w:rPr>
                            <w:sz w:val="19"/>
                            <w:szCs w:val="19"/>
                            <w:lang w:val="en-US"/>
                          </w:rPr>
                        </w:pPr>
                        <w:r w:rsidRPr="003F7CF1">
                          <w:rPr>
                            <w:sz w:val="19"/>
                            <w:szCs w:val="19"/>
                            <w:lang w:val="en-US"/>
                          </w:rPr>
                          <w:t>push 2</w:t>
                        </w:r>
                      </w:p>
                      <w:p w14:paraId="22BA48C9" w14:textId="77777777" w:rsidR="00CB1AB5" w:rsidRPr="003F7CF1" w:rsidRDefault="00CB1AB5" w:rsidP="00E80032">
                        <w:pPr>
                          <w:pStyle w:val="SourceCodeBoxText"/>
                          <w:rPr>
                            <w:sz w:val="19"/>
                            <w:szCs w:val="19"/>
                            <w:lang w:val="en-US"/>
                          </w:rPr>
                        </w:pPr>
                        <w:r w:rsidRPr="003F7CF1">
                          <w:rPr>
                            <w:sz w:val="19"/>
                            <w:szCs w:val="19"/>
                            <w:lang w:val="en-US"/>
                          </w:rPr>
                          <w:t>push 3</w:t>
                        </w:r>
                      </w:p>
                      <w:p w14:paraId="5F86FACB" w14:textId="77777777" w:rsidR="00CB1AB5" w:rsidRPr="003F7CF1" w:rsidRDefault="00CB1AB5"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CB1AB5" w:rsidRPr="003F7CF1" w:rsidRDefault="00CB1AB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CB1AB5" w:rsidRPr="003F7CF1" w:rsidRDefault="00CB1AB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CB1AB5" w:rsidRPr="003F7CF1" w:rsidRDefault="00CB1AB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CB1AB5" w:rsidRPr="003F7CF1" w:rsidRDefault="00CB1AB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CB1AB5" w:rsidRPr="003F7CF1" w:rsidRDefault="00CB1AB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CB1AB5" w:rsidRPr="003F7CF1" w:rsidRDefault="00CB1AB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CB1AB5" w:rsidRPr="003F7CF1" w:rsidRDefault="00CB1AB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CB1AB5" w:rsidRPr="003F7CF1" w:rsidRDefault="00CB1AB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CB1AB5" w:rsidRPr="003F7CF1" w:rsidRDefault="00CB1AB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CB1AB5" w:rsidRPr="003F7CF1" w:rsidRDefault="00CB1AB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CB1AB5" w:rsidRPr="003F7CF1" w:rsidRDefault="00CB1AB5"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CB1AB5" w:rsidRPr="003F7CF1" w:rsidRDefault="00CB1AB5"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CB1AB5" w:rsidRPr="003F7CF1" w:rsidRDefault="00CB1AB5"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CB1AB5" w:rsidRPr="003F7CF1" w:rsidRDefault="00CB1AB5"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CB1AB5" w:rsidRPr="003F7CF1" w:rsidRDefault="00CB1AB5"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CB1AB5" w:rsidRPr="003F7CF1" w:rsidRDefault="00CB1AB5"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CB1AB5" w:rsidRPr="003F7CF1" w:rsidRDefault="00CB1AB5"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CB1AB5" w:rsidRPr="003F7CF1" w:rsidRDefault="00CB1AB5"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CB1AB5" w:rsidRPr="003F7CF1" w:rsidRDefault="00CB1AB5"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CB1AB5" w:rsidRPr="003F7CF1" w:rsidRDefault="00CB1AB5"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CB1AB5" w:rsidRPr="003F7CF1" w:rsidRDefault="00CB1AB5"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CB1AB5" w:rsidRPr="003F7CF1" w:rsidRDefault="00CB1AB5"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CB1AB5" w:rsidRPr="003F7CF1" w:rsidRDefault="00CB1AB5"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CB1AB5" w:rsidRPr="003F7CF1" w:rsidRDefault="00CB1AB5"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CB1AB5" w:rsidRPr="003F7CF1" w:rsidRDefault="00CB1AB5"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CB1AB5" w:rsidRPr="003F7CF1" w:rsidRDefault="00CB1AB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CB1AB5" w:rsidRPr="003F7CF1" w:rsidRDefault="00CB1AB5" w:rsidP="00E80032">
                              <w:pPr>
                                <w:pStyle w:val="SourceCodeBoxText"/>
                                <w:rPr>
                                  <w:sz w:val="19"/>
                                  <w:szCs w:val="19"/>
                                  <w:lang w:val="en-US"/>
                                </w:rPr>
                              </w:pPr>
                              <w:r w:rsidRPr="003F7CF1">
                                <w:rPr>
                                  <w:sz w:val="19"/>
                                  <w:szCs w:val="19"/>
                                  <w:lang w:val="en-US"/>
                                </w:rPr>
                                <w:t>3</w:t>
                              </w:r>
                            </w:p>
                            <w:p w14:paraId="40F6D3AC" w14:textId="77777777" w:rsidR="00CB1AB5" w:rsidRPr="003F7CF1" w:rsidRDefault="00CB1AB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CB1AB5" w:rsidRPr="003F7CF1" w:rsidRDefault="00CB1AB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CB1AB5" w:rsidRPr="003F7CF1" w:rsidRDefault="00CB1AB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CB1AB5" w:rsidRPr="003F7CF1" w:rsidRDefault="00CB1AB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CB1AB5" w:rsidRPr="003F7CF1" w:rsidRDefault="00CB1AB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CB1AB5" w:rsidRPr="003F7CF1" w:rsidRDefault="00CB1AB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CB1AB5" w:rsidRPr="003F7CF1" w:rsidRDefault="00CB1AB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CB1AB5" w:rsidRPr="003F7CF1" w:rsidRDefault="00CB1AB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CB1AB5" w:rsidRPr="003F7CF1" w:rsidRDefault="00CB1AB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CB1AB5" w:rsidRPr="003F7CF1" w:rsidRDefault="00CB1AB5" w:rsidP="00E80032">
                        <w:pPr>
                          <w:pStyle w:val="SourceCodeBoxText"/>
                          <w:rPr>
                            <w:sz w:val="19"/>
                            <w:szCs w:val="19"/>
                            <w:lang w:val="en-US"/>
                          </w:rPr>
                        </w:pPr>
                        <w:r w:rsidRPr="003F7CF1">
                          <w:rPr>
                            <w:sz w:val="19"/>
                            <w:szCs w:val="19"/>
                            <w:lang w:val="en-US"/>
                          </w:rPr>
                          <w:t>3</w:t>
                        </w:r>
                      </w:p>
                      <w:p w14:paraId="40F6D3AC" w14:textId="77777777" w:rsidR="00CB1AB5" w:rsidRPr="003F7CF1" w:rsidRDefault="00CB1AB5"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CB1AB5" w:rsidRPr="003F7CF1" w:rsidRDefault="00CB1AB5"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CB1AB5" w:rsidRPr="003F7CF1" w:rsidRDefault="00CB1AB5"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CB1AB5" w:rsidRPr="003F7CF1" w:rsidRDefault="00CB1AB5"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CB1AB5" w:rsidRPr="003F7CF1" w:rsidRDefault="00CB1AB5"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CB1AB5" w:rsidRPr="003F7CF1" w:rsidRDefault="00CB1AB5"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CB1AB5" w:rsidRPr="003F7CF1" w:rsidRDefault="00CB1AB5"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CB1AB5" w:rsidRPr="003F7CF1" w:rsidRDefault="00CB1AB5"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CB1AB5" w:rsidRPr="003F7CF1" w:rsidRDefault="00CB1AB5"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CB1AB5" w:rsidRPr="003F7CF1" w:rsidRDefault="00CB1AB5"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CB1AB5" w:rsidRPr="003F7CF1" w:rsidRDefault="00CB1AB5"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CB1AB5" w:rsidRPr="003F7CF1" w:rsidRDefault="00CB1AB5"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CB1AB5" w:rsidRPr="003F7CF1" w:rsidRDefault="00CB1AB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70" w:name="_Toc320485613"/>
      <w:bookmarkStart w:id="771" w:name="_Toc323656725"/>
      <w:bookmarkStart w:id="772" w:name="_Toc324085463"/>
      <w:bookmarkStart w:id="773" w:name="_Toc383781115"/>
      <w:bookmarkStart w:id="774" w:name="_Toc54120082"/>
      <w:r w:rsidRPr="00D822A3">
        <w:rPr>
          <w:lang w:val="en-GB"/>
        </w:rPr>
        <w:t>Unions</w:t>
      </w:r>
      <w:bookmarkEnd w:id="770"/>
      <w:bookmarkEnd w:id="771"/>
      <w:bookmarkEnd w:id="772"/>
      <w:bookmarkEnd w:id="773"/>
      <w:bookmarkEnd w:id="77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75" w:name="_Toc320485614"/>
      <w:bookmarkStart w:id="776" w:name="_Toc323656726"/>
      <w:bookmarkStart w:id="777" w:name="_Toc324085464"/>
      <w:bookmarkStart w:id="778" w:name="_Toc383781116"/>
      <w:bookmarkStart w:id="779" w:name="_Toc54120083"/>
      <w:r w:rsidRPr="00D822A3">
        <w:rPr>
          <w:lang w:val="en-GB"/>
        </w:rPr>
        <w:t>Bitfields</w:t>
      </w:r>
      <w:bookmarkEnd w:id="775"/>
      <w:bookmarkEnd w:id="776"/>
      <w:bookmarkEnd w:id="777"/>
      <w:bookmarkEnd w:id="778"/>
      <w:bookmarkEnd w:id="77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8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81" w:name="_Toc320485616"/>
      <w:bookmarkStart w:id="782" w:name="_Toc323656727"/>
      <w:bookmarkStart w:id="783" w:name="_Toc324085465"/>
      <w:bookmarkStart w:id="784" w:name="_Toc383781117"/>
      <w:bookmarkStart w:id="785" w:name="_Toc54120084"/>
      <w:r w:rsidRPr="00D822A3">
        <w:rPr>
          <w:lang w:val="en-GB"/>
        </w:rPr>
        <w:t>Structures with function pointers</w:t>
      </w:r>
      <w:bookmarkEnd w:id="781"/>
      <w:bookmarkEnd w:id="782"/>
      <w:bookmarkEnd w:id="783"/>
      <w:bookmarkEnd w:id="784"/>
      <w:bookmarkEnd w:id="78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6"/>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6" w:name="_Toc320485619"/>
      <w:bookmarkStart w:id="787" w:name="_Toc323656728"/>
      <w:bookmarkStart w:id="788" w:name="_Toc324085466"/>
      <w:bookmarkStart w:id="789" w:name="_Toc383781118"/>
      <w:bookmarkStart w:id="790" w:name="_Ref383781494"/>
      <w:bookmarkStart w:id="791" w:name="_Ref383865235"/>
      <w:bookmarkStart w:id="792" w:name="_Ref383865434"/>
      <w:bookmarkStart w:id="793" w:name="_Ref383866090"/>
      <w:bookmarkStart w:id="794" w:name="_Toc54120085"/>
      <w:r w:rsidRPr="00D822A3">
        <w:rPr>
          <w:lang w:val="en-GB"/>
        </w:rPr>
        <w:t>The Preprocessor</w:t>
      </w:r>
      <w:bookmarkEnd w:id="786"/>
      <w:bookmarkEnd w:id="787"/>
      <w:bookmarkEnd w:id="788"/>
      <w:bookmarkEnd w:id="789"/>
      <w:bookmarkEnd w:id="790"/>
      <w:bookmarkEnd w:id="791"/>
      <w:bookmarkEnd w:id="792"/>
      <w:bookmarkEnd w:id="793"/>
      <w:bookmarkEnd w:id="794"/>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95" w:name="_Toc320485618"/>
      <w:bookmarkStart w:id="796" w:name="_Toc323656729"/>
      <w:bookmarkStart w:id="797" w:name="_Toc324085467"/>
      <w:bookmarkStart w:id="798" w:name="_Toc383781119"/>
      <w:bookmarkStart w:id="799" w:name="_Toc54120086"/>
      <w:bookmarkStart w:id="800" w:name="_Toc320485621"/>
      <w:r w:rsidRPr="00D822A3">
        <w:rPr>
          <w:lang w:val="en-GB"/>
        </w:rPr>
        <w:t>The Standard Library</w:t>
      </w:r>
      <w:bookmarkEnd w:id="795"/>
      <w:bookmarkEnd w:id="796"/>
      <w:bookmarkEnd w:id="797"/>
      <w:bookmarkEnd w:id="798"/>
      <w:bookmarkEnd w:id="79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801" w:name="_Toc323656730"/>
      <w:bookmarkStart w:id="802" w:name="_Toc324085468"/>
      <w:bookmarkStart w:id="803" w:name="_Toc383781120"/>
      <w:bookmarkStart w:id="804" w:name="_Toc54120087"/>
      <w:r w:rsidRPr="00D822A3">
        <w:rPr>
          <w:lang w:val="en-GB"/>
        </w:rPr>
        <w:t>File Management</w:t>
      </w:r>
      <w:bookmarkEnd w:id="801"/>
      <w:bookmarkEnd w:id="802"/>
      <w:bookmarkEnd w:id="803"/>
      <w:bookmarkEnd w:id="80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805" w:name="_Toc323656731"/>
      <w:bookmarkStart w:id="806" w:name="_Toc324085469"/>
      <w:bookmarkStart w:id="807" w:name="_Toc383781121"/>
      <w:bookmarkStart w:id="808" w:name="_Toc54120088"/>
      <w:r w:rsidRPr="00D822A3">
        <w:rPr>
          <w:lang w:val="en-GB"/>
        </w:rPr>
        <w:t>Program Parameters</w:t>
      </w:r>
      <w:bookmarkEnd w:id="805"/>
      <w:bookmarkEnd w:id="806"/>
      <w:bookmarkEnd w:id="807"/>
      <w:bookmarkEnd w:id="80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9" w:name="_Toc323656732"/>
      <w:bookmarkStart w:id="810" w:name="_Toc324085470"/>
      <w:bookmarkStart w:id="811" w:name="_Toc383781122"/>
      <w:bookmarkStart w:id="812" w:name="_Toc54120089"/>
      <w:r w:rsidRPr="00D822A3">
        <w:rPr>
          <w:lang w:val="en-GB"/>
        </w:rPr>
        <w:t>Environment Functions</w:t>
      </w:r>
      <w:bookmarkEnd w:id="809"/>
      <w:bookmarkEnd w:id="810"/>
      <w:bookmarkEnd w:id="811"/>
      <w:bookmarkEnd w:id="812"/>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void</w:t>
      </w:r>
      <w:r w:rsidRPr="00D822A3">
        <w:rPr>
          <w:lang w:val="en-GB"/>
        </w:rPr>
        <w:t xml:space="preserve"> ExitFunction(</w:t>
      </w:r>
      <w:r w:rsidRPr="00D822A3">
        <w:rPr>
          <w:color w:val="000000" w:themeColor="text1"/>
          <w:lang w:val="en-GB"/>
          <w:rPrChange w:id="81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7" w:name="_Toc323656733"/>
      <w:bookmarkStart w:id="818" w:name="_Toc324085471"/>
      <w:bookmarkStart w:id="819" w:name="_Toc383781123"/>
      <w:bookmarkStart w:id="820" w:name="_Ref383865473"/>
      <w:bookmarkStart w:id="821" w:name="_Ref383865556"/>
      <w:bookmarkStart w:id="822" w:name="_Toc54120090"/>
      <w:r w:rsidRPr="00D822A3">
        <w:rPr>
          <w:lang w:val="en-GB"/>
        </w:rPr>
        <w:t>Searching and Sorting</w:t>
      </w:r>
      <w:bookmarkEnd w:id="817"/>
      <w:bookmarkEnd w:id="818"/>
      <w:bookmarkEnd w:id="819"/>
      <w:bookmarkEnd w:id="820"/>
      <w:bookmarkEnd w:id="821"/>
      <w:bookmarkEnd w:id="822"/>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25" w:author="Stefan Björnander" w:date="2012-05-06T21:51:00Z">
            <w:rPr>
              <w:color w:val="0000FF"/>
            </w:rPr>
          </w:rPrChange>
        </w:rPr>
        <w:t>const</w:t>
      </w:r>
      <w:r w:rsidRPr="00D822A3">
        <w:rPr>
          <w:lang w:val="en-GB"/>
        </w:rPr>
        <w:t xml:space="preserve"> </w:t>
      </w:r>
      <w:r w:rsidRPr="00D822A3">
        <w:rPr>
          <w:color w:val="000000" w:themeColor="text1"/>
          <w:lang w:val="en-GB"/>
          <w:rPrChange w:id="826" w:author="Stefan Björnander" w:date="2012-05-06T21:51:00Z">
            <w:rPr>
              <w:color w:val="0000FF"/>
            </w:rPr>
          </w:rPrChange>
        </w:rPr>
        <w:t>int</w:t>
      </w:r>
      <w:r w:rsidRPr="00D822A3">
        <w:rPr>
          <w:lang w:val="en-GB"/>
        </w:rPr>
        <w:t xml:space="preserve">* intPtr1, </w:t>
      </w:r>
      <w:r w:rsidRPr="00D822A3">
        <w:rPr>
          <w:color w:val="000000" w:themeColor="text1"/>
          <w:lang w:val="en-GB"/>
          <w:rPrChange w:id="827" w:author="Stefan Björnander" w:date="2012-05-06T21:51:00Z">
            <w:rPr>
              <w:color w:val="0000FF"/>
            </w:rPr>
          </w:rPrChange>
        </w:rPr>
        <w:t>const</w:t>
      </w:r>
      <w:r w:rsidRPr="00D822A3">
        <w:rPr>
          <w:lang w:val="en-GB"/>
        </w:rPr>
        <w:t xml:space="preserve"> </w:t>
      </w:r>
      <w:r w:rsidRPr="00D822A3">
        <w:rPr>
          <w:color w:val="000000" w:themeColor="text1"/>
          <w:lang w:val="en-GB"/>
          <w:rPrChange w:id="82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3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3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3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3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7" w:name="_Toc323656734"/>
      <w:bookmarkStart w:id="838" w:name="_Toc324085472"/>
      <w:bookmarkStart w:id="839" w:name="_Toc383781124"/>
      <w:bookmarkStart w:id="840" w:name="_Toc54120091"/>
      <w:r w:rsidRPr="00D822A3">
        <w:rPr>
          <w:lang w:val="en-GB"/>
        </w:rPr>
        <w:t xml:space="preserve">Functions with </w:t>
      </w:r>
      <w:bookmarkStart w:id="841" w:name="_Toc320485620"/>
      <w:r w:rsidRPr="00D822A3">
        <w:rPr>
          <w:lang w:val="en-GB"/>
        </w:rPr>
        <w:t>Variable Number of Parameters</w:t>
      </w:r>
      <w:bookmarkEnd w:id="837"/>
      <w:bookmarkEnd w:id="838"/>
      <w:bookmarkEnd w:id="839"/>
      <w:bookmarkEnd w:id="841"/>
      <w:bookmarkEnd w:id="840"/>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42" w:name="_Toc323656735"/>
      <w:bookmarkStart w:id="843" w:name="_Toc324085473"/>
      <w:bookmarkStart w:id="844" w:name="_Toc383781125"/>
      <w:bookmarkStart w:id="845" w:name="_Toc54120092"/>
      <w:r w:rsidRPr="00D822A3">
        <w:rPr>
          <w:lang w:val="en-GB"/>
        </w:rPr>
        <w:t>String Management</w:t>
      </w:r>
      <w:bookmarkEnd w:id="842"/>
      <w:bookmarkEnd w:id="843"/>
      <w:bookmarkEnd w:id="844"/>
      <w:bookmarkEnd w:id="845"/>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int</w:t>
      </w:r>
      <w:r w:rsidRPr="00D822A3">
        <w:rPr>
          <w:lang w:val="en-GB"/>
        </w:rPr>
        <w:t xml:space="preserve"> LastIndexOf(</w:t>
      </w:r>
      <w:r w:rsidRPr="00D822A3">
        <w:rPr>
          <w:color w:val="000000" w:themeColor="text1"/>
          <w:lang w:val="en-GB"/>
          <w:rPrChange w:id="849" w:author="Stefan Björnander" w:date="2012-05-06T21:51:00Z">
            <w:rPr>
              <w:color w:val="0000FF"/>
            </w:rPr>
          </w:rPrChange>
        </w:rPr>
        <w:t>char</w:t>
      </w:r>
      <w:r w:rsidRPr="00D822A3">
        <w:rPr>
          <w:lang w:val="en-GB"/>
        </w:rPr>
        <w:t xml:space="preserve"> s[], </w:t>
      </w:r>
      <w:r w:rsidRPr="00D822A3">
        <w:rPr>
          <w:color w:val="000000" w:themeColor="text1"/>
          <w:lang w:val="en-GB"/>
          <w:rPrChange w:id="85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51" w:author="Stefan Björnander" w:date="2012-05-06T21:51:00Z">
            <w:rPr>
              <w:color w:val="A31515"/>
            </w:rPr>
          </w:rPrChange>
        </w:rPr>
        <w:t>"Hello"</w:t>
      </w:r>
      <w:r w:rsidRPr="00D822A3">
        <w:rPr>
          <w:lang w:val="en-GB"/>
        </w:rPr>
        <w:t xml:space="preserve">, s2[] = </w:t>
      </w:r>
      <w:r w:rsidRPr="00D822A3">
        <w:rPr>
          <w:color w:val="000000" w:themeColor="text1"/>
          <w:lang w:val="en-GB"/>
          <w:rPrChange w:id="85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5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6" w:author="Stefan Björnander" w:date="2012-05-06T21:51:00Z">
            <w:rPr>
              <w:color w:val="0000FF"/>
            </w:rPr>
          </w:rPrChange>
        </w:rPr>
        <w:t>if</w:t>
      </w:r>
      <w:r w:rsidRPr="00D822A3">
        <w:rPr>
          <w:lang w:val="en-GB"/>
        </w:rPr>
        <w:t xml:space="preserve"> (sscanf(s2, </w:t>
      </w:r>
      <w:r w:rsidRPr="00D822A3">
        <w:rPr>
          <w:color w:val="000000" w:themeColor="text1"/>
          <w:lang w:val="en-GB"/>
          <w:rPrChange w:id="85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9" w:name="_Toc323656736"/>
      <w:bookmarkStart w:id="860" w:name="_Toc324085474"/>
      <w:bookmarkStart w:id="861" w:name="_Toc383781126"/>
      <w:bookmarkStart w:id="862" w:name="_Toc54120093"/>
      <w:r w:rsidRPr="00D822A3">
        <w:rPr>
          <w:lang w:val="en-GB"/>
        </w:rPr>
        <w:t>Memory Management</w:t>
      </w:r>
      <w:bookmarkEnd w:id="859"/>
      <w:bookmarkEnd w:id="860"/>
      <w:bookmarkEnd w:id="861"/>
      <w:bookmarkEnd w:id="86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6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6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65" w:name="_Toc323656737"/>
      <w:bookmarkStart w:id="866" w:name="_Toc324085475"/>
      <w:bookmarkStart w:id="867" w:name="_Toc383781127"/>
      <w:bookmarkStart w:id="868" w:name="_Toc54120094"/>
      <w:r w:rsidRPr="00D822A3">
        <w:rPr>
          <w:lang w:val="en-GB"/>
        </w:rPr>
        <w:t>Mathematical Functions</w:t>
      </w:r>
      <w:bookmarkEnd w:id="865"/>
      <w:bookmarkEnd w:id="866"/>
      <w:bookmarkEnd w:id="867"/>
      <w:bookmarkEnd w:id="86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9" w:name="_Toc320485615"/>
      <w:bookmarkStart w:id="870" w:name="_Toc323656738"/>
      <w:bookmarkStart w:id="871" w:name="_Toc324085476"/>
      <w:bookmarkStart w:id="872" w:name="_Toc383781128"/>
      <w:bookmarkStart w:id="873" w:name="_Toc54120095"/>
      <w:r w:rsidRPr="00D822A3">
        <w:rPr>
          <w:lang w:val="en-GB"/>
        </w:rPr>
        <w:t>Long Jumps</w:t>
      </w:r>
      <w:bookmarkEnd w:id="869"/>
      <w:bookmarkEnd w:id="870"/>
      <w:bookmarkEnd w:id="871"/>
      <w:bookmarkEnd w:id="872"/>
      <w:bookmarkEnd w:id="873"/>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7"/>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74" w:name="_Toc323656739"/>
      <w:bookmarkStart w:id="875" w:name="_Toc324085477"/>
      <w:bookmarkStart w:id="876" w:name="_Toc383781129"/>
      <w:bookmarkStart w:id="877" w:name="_Toc54120096"/>
      <w:r w:rsidRPr="00D822A3">
        <w:rPr>
          <w:lang w:val="en-GB"/>
        </w:rPr>
        <w:t>Time</w:t>
      </w:r>
      <w:bookmarkEnd w:id="874"/>
      <w:bookmarkEnd w:id="875"/>
      <w:bookmarkEnd w:id="876"/>
      <w:bookmarkEnd w:id="877"/>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8" w:author="Stefan Björnander" w:date="2012-05-06T21:51:00Z">
            <w:rPr>
              <w:color w:val="A31515"/>
            </w:rPr>
          </w:rPrChange>
        </w:rPr>
        <w:t>"Feb"</w:t>
      </w:r>
      <w:r w:rsidRPr="00D822A3">
        <w:rPr>
          <w:lang w:val="en-GB"/>
        </w:rPr>
        <w:t xml:space="preserve">, </w:t>
      </w:r>
      <w:r w:rsidRPr="00D822A3">
        <w:rPr>
          <w:color w:val="000000" w:themeColor="text1"/>
          <w:lang w:val="en-GB"/>
          <w:rPrChange w:id="879" w:author="Stefan Björnander" w:date="2012-05-06T21:51:00Z">
            <w:rPr>
              <w:color w:val="A31515"/>
            </w:rPr>
          </w:rPrChange>
        </w:rPr>
        <w:t>"Mar"</w:t>
      </w:r>
      <w:r w:rsidRPr="00D822A3">
        <w:rPr>
          <w:lang w:val="en-GB"/>
        </w:rPr>
        <w:t xml:space="preserve">, </w:t>
      </w:r>
      <w:r w:rsidRPr="00D822A3">
        <w:rPr>
          <w:color w:val="000000" w:themeColor="text1"/>
          <w:lang w:val="en-GB"/>
          <w:rPrChange w:id="88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81" w:author="Stefan Björnander" w:date="2012-05-06T21:51:00Z">
            <w:rPr>
              <w:color w:val="A31515"/>
            </w:rPr>
          </w:rPrChange>
        </w:rPr>
        <w:t>"Jun"</w:t>
      </w:r>
      <w:r w:rsidRPr="00D822A3">
        <w:rPr>
          <w:lang w:val="en-GB"/>
        </w:rPr>
        <w:t xml:space="preserve">, </w:t>
      </w:r>
      <w:r w:rsidRPr="00D822A3">
        <w:rPr>
          <w:color w:val="000000" w:themeColor="text1"/>
          <w:lang w:val="en-GB"/>
          <w:rPrChange w:id="882" w:author="Stefan Björnander" w:date="2012-05-06T21:51:00Z">
            <w:rPr>
              <w:color w:val="A31515"/>
            </w:rPr>
          </w:rPrChange>
        </w:rPr>
        <w:t>"Jul"</w:t>
      </w:r>
      <w:r w:rsidRPr="00D822A3">
        <w:rPr>
          <w:lang w:val="en-GB"/>
        </w:rPr>
        <w:t xml:space="preserve">, </w:t>
      </w:r>
      <w:r w:rsidRPr="00D822A3">
        <w:rPr>
          <w:color w:val="000000" w:themeColor="text1"/>
          <w:lang w:val="en-GB"/>
          <w:rPrChange w:id="88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84" w:author="Stefan Björnander" w:date="2012-05-06T21:51:00Z">
            <w:rPr>
              <w:color w:val="A31515"/>
            </w:rPr>
          </w:rPrChange>
        </w:rPr>
        <w:t>"Oct"</w:t>
      </w:r>
      <w:r w:rsidRPr="00D822A3">
        <w:rPr>
          <w:lang w:val="en-GB"/>
        </w:rPr>
        <w:t xml:space="preserve">, </w:t>
      </w:r>
      <w:r w:rsidRPr="00D822A3">
        <w:rPr>
          <w:color w:val="000000" w:themeColor="text1"/>
          <w:lang w:val="en-GB"/>
          <w:rPrChange w:id="885" w:author="Stefan Björnander" w:date="2012-05-06T21:51:00Z">
            <w:rPr>
              <w:color w:val="A31515"/>
            </w:rPr>
          </w:rPrChange>
        </w:rPr>
        <w:t>"Nov"</w:t>
      </w:r>
      <w:r w:rsidRPr="00D822A3">
        <w:rPr>
          <w:lang w:val="en-GB"/>
        </w:rPr>
        <w:t>,</w:t>
      </w:r>
      <w:r w:rsidRPr="00D822A3">
        <w:rPr>
          <w:color w:val="000000" w:themeColor="text1"/>
          <w:lang w:val="en-GB"/>
          <w:rPrChange w:id="88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7" w:author="Stefan Björnander" w:date="2012-05-06T21:51:00Z">
            <w:rPr>
              <w:color w:val="A31515"/>
            </w:rPr>
          </w:rPrChange>
        </w:rPr>
        <w:t>"Mon"</w:t>
      </w:r>
      <w:r w:rsidRPr="00D822A3">
        <w:rPr>
          <w:lang w:val="en-GB"/>
        </w:rPr>
        <w:t xml:space="preserve">, </w:t>
      </w:r>
      <w:r w:rsidRPr="00D822A3">
        <w:rPr>
          <w:color w:val="000000" w:themeColor="text1"/>
          <w:lang w:val="en-GB"/>
          <w:rPrChange w:id="888" w:author="Stefan Björnander" w:date="2012-05-06T21:51:00Z">
            <w:rPr>
              <w:color w:val="A31515"/>
            </w:rPr>
          </w:rPrChange>
        </w:rPr>
        <w:t>"Tue"</w:t>
      </w:r>
      <w:r w:rsidRPr="00D822A3">
        <w:rPr>
          <w:lang w:val="en-GB"/>
        </w:rPr>
        <w:t xml:space="preserve">, </w:t>
      </w:r>
      <w:r w:rsidRPr="00D822A3">
        <w:rPr>
          <w:color w:val="000000" w:themeColor="text1"/>
          <w:lang w:val="en-GB"/>
          <w:rPrChange w:id="88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90" w:author="Stefan Björnander" w:date="2012-05-06T21:51:00Z">
            <w:rPr>
              <w:color w:val="A31515"/>
            </w:rPr>
          </w:rPrChange>
        </w:rPr>
        <w:t>"Fri"</w:t>
      </w:r>
      <w:r w:rsidRPr="00D822A3">
        <w:rPr>
          <w:lang w:val="en-GB"/>
        </w:rPr>
        <w:t xml:space="preserve">, </w:t>
      </w:r>
      <w:r w:rsidRPr="00D822A3">
        <w:rPr>
          <w:color w:val="000000" w:themeColor="text1"/>
          <w:lang w:val="en-GB"/>
          <w:rPrChange w:id="89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95" w:name="_Toc323656740"/>
      <w:bookmarkStart w:id="896" w:name="_Toc324085478"/>
      <w:bookmarkStart w:id="897" w:name="_Toc383781130"/>
      <w:bookmarkStart w:id="898" w:name="_Toc54120097"/>
      <w:r w:rsidRPr="00D822A3">
        <w:rPr>
          <w:lang w:val="en-GB"/>
        </w:rPr>
        <w:t>Random Numbers</w:t>
      </w:r>
      <w:bookmarkEnd w:id="895"/>
      <w:bookmarkEnd w:id="896"/>
      <w:bookmarkEnd w:id="897"/>
      <w:bookmarkEnd w:id="898"/>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90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90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902" w:name="_Toc323656741"/>
      <w:bookmarkStart w:id="903" w:name="_Toc324085479"/>
      <w:bookmarkStart w:id="904" w:name="_Toc383781131"/>
      <w:bookmarkStart w:id="905" w:name="_Toc54120098"/>
      <w:r w:rsidRPr="00D822A3">
        <w:rPr>
          <w:lang w:val="en-GB"/>
        </w:rPr>
        <w:t>Limits of Integral and Floating Types</w:t>
      </w:r>
      <w:bookmarkEnd w:id="902"/>
      <w:bookmarkEnd w:id="903"/>
      <w:bookmarkEnd w:id="904"/>
      <w:bookmarkEnd w:id="90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6" w:name="_Toc323656742"/>
      <w:bookmarkStart w:id="907" w:name="_Toc324085480"/>
      <w:bookmarkStart w:id="908" w:name="_Toc383781132"/>
      <w:bookmarkStart w:id="909" w:name="_Toc54120099"/>
      <w:r w:rsidRPr="00D822A3">
        <w:rPr>
          <w:lang w:val="en-GB"/>
        </w:rPr>
        <w:t>Character Functions</w:t>
      </w:r>
      <w:bookmarkEnd w:id="906"/>
      <w:bookmarkEnd w:id="907"/>
      <w:bookmarkEnd w:id="908"/>
      <w:bookmarkEnd w:id="90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1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11"/>
            <w:commentRangeStart w:id="912"/>
            <w:r w:rsidRPr="00D822A3">
              <w:rPr>
                <w:b/>
                <w:sz w:val="21"/>
                <w:szCs w:val="21"/>
                <w:lang w:val="en-GB"/>
              </w:rPr>
              <w:t>Isalnum</w:t>
            </w:r>
            <w:commentRangeEnd w:id="911"/>
            <w:r w:rsidR="00166455" w:rsidRPr="00D822A3">
              <w:rPr>
                <w:rStyle w:val="Kommentarsreferens"/>
                <w:rFonts w:eastAsia="Times New Roman" w:cs="Times New Roman"/>
                <w:lang w:val="en-GB"/>
              </w:rPr>
              <w:commentReference w:id="911"/>
            </w:r>
            <w:commentRangeEnd w:id="912"/>
            <w:r w:rsidR="00166455" w:rsidRPr="00D822A3">
              <w:rPr>
                <w:rStyle w:val="Kommentarsreferens"/>
                <w:rFonts w:eastAsia="Times New Roman" w:cs="Times New Roman"/>
                <w:lang w:val="en-GB"/>
              </w:rPr>
              <w:commentReference w:id="91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13" w:name="_Toc323656743"/>
      <w:bookmarkStart w:id="914" w:name="_Toc324085481"/>
      <w:bookmarkStart w:id="915" w:name="_Toc383781133"/>
      <w:bookmarkStart w:id="916" w:name="_Toc54120100"/>
      <w:r w:rsidRPr="00D822A3">
        <w:rPr>
          <w:lang w:val="en-GB"/>
        </w:rPr>
        <w:t>Further Reading</w:t>
      </w:r>
      <w:bookmarkEnd w:id="800"/>
      <w:bookmarkEnd w:id="913"/>
      <w:bookmarkEnd w:id="914"/>
      <w:bookmarkEnd w:id="915"/>
      <w:bookmarkEnd w:id="91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7" w:name="_Toc54120101"/>
      <w:r w:rsidRPr="00D822A3">
        <w:rPr>
          <w:lang w:val="en-GB"/>
        </w:rPr>
        <w:lastRenderedPageBreak/>
        <w:t>Foreword</w:t>
      </w:r>
      <w:bookmarkEnd w:id="91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CB1AB5" w:rsidRDefault="00CB1AB5" w:rsidP="005F7461">
                              <w:pPr>
                                <w:spacing w:before="60" w:after="0"/>
                                <w:jc w:val="center"/>
                                <w:rPr>
                                  <w:lang w:val="sv-SE"/>
                                </w:rPr>
                              </w:pPr>
                              <w:r>
                                <w:rPr>
                                  <w:lang w:val="sv-SE"/>
                                </w:rPr>
                                <w:t>Preprocessor</w:t>
                              </w:r>
                            </w:p>
                            <w:p w14:paraId="04F32221" w14:textId="77777777" w:rsidR="00CB1AB5" w:rsidRPr="00C7380D" w:rsidRDefault="00CB1AB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CB1AB5" w:rsidRPr="008541FD" w:rsidRDefault="00CB1AB5" w:rsidP="005F7461">
                              <w:pPr>
                                <w:spacing w:before="60" w:after="0"/>
                                <w:jc w:val="center"/>
                              </w:pPr>
                              <w:r w:rsidRPr="008541FD">
                                <w:t>Source</w:t>
                              </w:r>
                              <w:r>
                                <w:t xml:space="preserve"> </w:t>
                              </w:r>
                              <w:r w:rsidRPr="008541FD">
                                <w:t>Code</w:t>
                              </w:r>
                            </w:p>
                            <w:p w14:paraId="4FCEAC5C" w14:textId="77777777" w:rsidR="00CB1AB5" w:rsidRDefault="00CB1AB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CB1AB5" w:rsidRDefault="00CB1AB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CB1AB5" w:rsidRDefault="00CB1AB5" w:rsidP="005F7461">
                              <w:pPr>
                                <w:pStyle w:val="Normalwebb"/>
                                <w:spacing w:before="60" w:line="256" w:lineRule="auto"/>
                                <w:jc w:val="center"/>
                              </w:pPr>
                              <w:r>
                                <w:rPr>
                                  <w:rFonts w:eastAsia="Calibri"/>
                                  <w:sz w:val="22"/>
                                  <w:szCs w:val="22"/>
                                  <w:lang w:val="en-US"/>
                                </w:rPr>
                                <w:t>Processed Code</w:t>
                              </w:r>
                            </w:p>
                            <w:p w14:paraId="14142DBC" w14:textId="77777777" w:rsidR="00CB1AB5" w:rsidRDefault="00CB1AB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CB1AB5" w:rsidRDefault="00CB1AB5"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CB1AB5" w:rsidRDefault="00CB1AB5" w:rsidP="005F7461">
                              <w:pPr>
                                <w:pStyle w:val="Normalwebb"/>
                                <w:spacing w:before="60" w:line="254" w:lineRule="auto"/>
                                <w:jc w:val="center"/>
                              </w:pPr>
                              <w:r>
                                <w:rPr>
                                  <w:rFonts w:eastAsia="Calibri"/>
                                  <w:sz w:val="22"/>
                                  <w:szCs w:val="22"/>
                                  <w:lang w:val="en-US"/>
                                </w:rPr>
                                <w:t>Syntax Tree</w:t>
                              </w:r>
                            </w:p>
                            <w:p w14:paraId="070DB26E" w14:textId="77777777" w:rsidR="00CB1AB5" w:rsidRDefault="00CB1AB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CB1AB5" w:rsidRDefault="00CB1AB5"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CB1AB5" w:rsidRDefault="00CB1AB5" w:rsidP="005F7461">
                              <w:pPr>
                                <w:pStyle w:val="Normalwebb"/>
                                <w:spacing w:before="60" w:line="252" w:lineRule="auto"/>
                                <w:jc w:val="center"/>
                              </w:pPr>
                              <w:r>
                                <w:rPr>
                                  <w:rFonts w:eastAsia="Calibri"/>
                                  <w:sz w:val="22"/>
                                  <w:szCs w:val="22"/>
                                  <w:lang w:val="en-US"/>
                                </w:rPr>
                                <w:t>Optimized Syntax Tree</w:t>
                              </w:r>
                            </w:p>
                            <w:p w14:paraId="3315953C" w14:textId="77777777" w:rsidR="00CB1AB5" w:rsidRDefault="00CB1AB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CB1AB5" w:rsidRDefault="00CB1AB5"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CB1AB5" w:rsidRDefault="00CB1AB5" w:rsidP="005F7461">
                              <w:pPr>
                                <w:pStyle w:val="Normalwebb"/>
                                <w:spacing w:before="60" w:line="252" w:lineRule="auto"/>
                                <w:jc w:val="center"/>
                              </w:pPr>
                              <w:r>
                                <w:rPr>
                                  <w:rFonts w:eastAsia="Calibri"/>
                                  <w:sz w:val="22"/>
                                  <w:szCs w:val="22"/>
                                  <w:lang w:val="en-US"/>
                                </w:rPr>
                                <w:t>Middle Code List</w:t>
                              </w:r>
                            </w:p>
                            <w:p w14:paraId="321C1BE9" w14:textId="77777777" w:rsidR="00CB1AB5" w:rsidRDefault="00CB1AB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CB1AB5" w:rsidRDefault="00CB1AB5" w:rsidP="005F7461">
                              <w:pPr>
                                <w:pStyle w:val="Normalwebb"/>
                                <w:spacing w:before="60" w:line="252" w:lineRule="auto"/>
                                <w:jc w:val="center"/>
                              </w:pPr>
                              <w:r>
                                <w:rPr>
                                  <w:rFonts w:eastAsia="Calibri"/>
                                  <w:sz w:val="22"/>
                                  <w:szCs w:val="22"/>
                                  <w:lang w:val="en-US"/>
                                </w:rPr>
                                <w:t>Optimized Middle Code List</w:t>
                              </w:r>
                            </w:p>
                            <w:p w14:paraId="4CF9CB98" w14:textId="77777777" w:rsidR="00CB1AB5" w:rsidRDefault="00CB1AB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CB1AB5" w:rsidRDefault="00CB1AB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CB1AB5" w:rsidRDefault="00CB1AB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CB1AB5" w:rsidRDefault="00CB1AB5" w:rsidP="005F7461">
                        <w:pPr>
                          <w:spacing w:before="60" w:after="0"/>
                          <w:jc w:val="center"/>
                          <w:rPr>
                            <w:lang w:val="sv-SE"/>
                          </w:rPr>
                        </w:pPr>
                        <w:r>
                          <w:rPr>
                            <w:lang w:val="sv-SE"/>
                          </w:rPr>
                          <w:t>Preprocessor</w:t>
                        </w:r>
                      </w:p>
                      <w:p w14:paraId="04F32221" w14:textId="77777777" w:rsidR="00CB1AB5" w:rsidRPr="00C7380D" w:rsidRDefault="00CB1AB5"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CB1AB5" w:rsidRPr="008541FD" w:rsidRDefault="00CB1AB5" w:rsidP="005F7461">
                        <w:pPr>
                          <w:spacing w:before="60" w:after="0"/>
                          <w:jc w:val="center"/>
                        </w:pPr>
                        <w:r w:rsidRPr="008541FD">
                          <w:t>Source</w:t>
                        </w:r>
                        <w:r>
                          <w:t xml:space="preserve"> </w:t>
                        </w:r>
                        <w:r w:rsidRPr="008541FD">
                          <w:t>Code</w:t>
                        </w:r>
                      </w:p>
                      <w:p w14:paraId="4FCEAC5C" w14:textId="77777777" w:rsidR="00CB1AB5" w:rsidRDefault="00CB1AB5"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CB1AB5" w:rsidRDefault="00CB1AB5"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CB1AB5" w:rsidRDefault="00CB1AB5" w:rsidP="005F7461">
                        <w:pPr>
                          <w:pStyle w:val="Normalwebb"/>
                          <w:spacing w:before="60" w:line="256" w:lineRule="auto"/>
                          <w:jc w:val="center"/>
                        </w:pPr>
                        <w:r>
                          <w:rPr>
                            <w:rFonts w:eastAsia="Calibri"/>
                            <w:sz w:val="22"/>
                            <w:szCs w:val="22"/>
                            <w:lang w:val="en-US"/>
                          </w:rPr>
                          <w:t>Processed Code</w:t>
                        </w:r>
                      </w:p>
                      <w:p w14:paraId="14142DBC" w14:textId="77777777" w:rsidR="00CB1AB5" w:rsidRDefault="00CB1AB5"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CB1AB5" w:rsidRDefault="00CB1AB5"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CB1AB5" w:rsidRDefault="00CB1AB5" w:rsidP="005F7461">
                        <w:pPr>
                          <w:pStyle w:val="Normalwebb"/>
                          <w:spacing w:before="60" w:line="254" w:lineRule="auto"/>
                          <w:jc w:val="center"/>
                        </w:pPr>
                        <w:r>
                          <w:rPr>
                            <w:rFonts w:eastAsia="Calibri"/>
                            <w:sz w:val="22"/>
                            <w:szCs w:val="22"/>
                            <w:lang w:val="en-US"/>
                          </w:rPr>
                          <w:t>Syntax Tree</w:t>
                        </w:r>
                      </w:p>
                      <w:p w14:paraId="070DB26E" w14:textId="77777777" w:rsidR="00CB1AB5" w:rsidRDefault="00CB1AB5"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CB1AB5" w:rsidRDefault="00CB1AB5"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CB1AB5" w:rsidRDefault="00CB1AB5" w:rsidP="005F7461">
                        <w:pPr>
                          <w:pStyle w:val="Normalwebb"/>
                          <w:spacing w:before="60" w:line="252" w:lineRule="auto"/>
                          <w:jc w:val="center"/>
                        </w:pPr>
                        <w:r>
                          <w:rPr>
                            <w:rFonts w:eastAsia="Calibri"/>
                            <w:sz w:val="22"/>
                            <w:szCs w:val="22"/>
                            <w:lang w:val="en-US"/>
                          </w:rPr>
                          <w:t>Optimized Syntax Tree</w:t>
                        </w:r>
                      </w:p>
                      <w:p w14:paraId="3315953C" w14:textId="77777777" w:rsidR="00CB1AB5" w:rsidRDefault="00CB1AB5"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CB1AB5" w:rsidRDefault="00CB1AB5"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CB1AB5" w:rsidRDefault="00CB1AB5" w:rsidP="005F7461">
                        <w:pPr>
                          <w:pStyle w:val="Normalwebb"/>
                          <w:spacing w:before="60" w:line="252" w:lineRule="auto"/>
                          <w:jc w:val="center"/>
                        </w:pPr>
                        <w:r>
                          <w:rPr>
                            <w:rFonts w:eastAsia="Calibri"/>
                            <w:sz w:val="22"/>
                            <w:szCs w:val="22"/>
                            <w:lang w:val="en-US"/>
                          </w:rPr>
                          <w:t>Middle Code List</w:t>
                        </w:r>
                      </w:p>
                      <w:p w14:paraId="321C1BE9" w14:textId="77777777" w:rsidR="00CB1AB5" w:rsidRDefault="00CB1AB5"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CB1AB5" w:rsidRDefault="00CB1AB5" w:rsidP="005F7461">
                        <w:pPr>
                          <w:pStyle w:val="Normalwebb"/>
                          <w:spacing w:before="60" w:line="252" w:lineRule="auto"/>
                          <w:jc w:val="center"/>
                        </w:pPr>
                        <w:r>
                          <w:rPr>
                            <w:rFonts w:eastAsia="Calibri"/>
                            <w:sz w:val="22"/>
                            <w:szCs w:val="22"/>
                            <w:lang w:val="en-US"/>
                          </w:rPr>
                          <w:t>Optimized Middle Code List</w:t>
                        </w:r>
                      </w:p>
                      <w:p w14:paraId="4CF9CB98" w14:textId="77777777" w:rsidR="00CB1AB5" w:rsidRDefault="00CB1AB5"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CB1AB5" w:rsidRDefault="00CB1AB5"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CB1AB5" w:rsidRDefault="00CB1AB5"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CB1AB5" w:rsidRDefault="00CB1AB5" w:rsidP="006F14D0">
                              <w:pPr>
                                <w:spacing w:before="60" w:after="0"/>
                                <w:jc w:val="center"/>
                                <w:rPr>
                                  <w:lang w:val="sv-SE"/>
                                </w:rPr>
                              </w:pPr>
                              <w:r>
                                <w:rPr>
                                  <w:lang w:val="sv-SE"/>
                                </w:rPr>
                                <w:t>Preprocessor</w:t>
                              </w:r>
                            </w:p>
                            <w:p w14:paraId="2CD90E0F" w14:textId="77777777" w:rsidR="00CB1AB5" w:rsidRPr="00C7380D" w:rsidRDefault="00CB1AB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CB1AB5" w:rsidRPr="008541FD" w:rsidRDefault="00CB1AB5" w:rsidP="006F14D0">
                              <w:pPr>
                                <w:spacing w:before="60" w:after="0"/>
                                <w:jc w:val="center"/>
                              </w:pPr>
                              <w:r w:rsidRPr="008541FD">
                                <w:t>Source</w:t>
                              </w:r>
                              <w:r>
                                <w:t xml:space="preserve"> </w:t>
                              </w:r>
                              <w:r w:rsidRPr="008541FD">
                                <w:t>Code</w:t>
                              </w:r>
                            </w:p>
                            <w:p w14:paraId="1314F231" w14:textId="77777777" w:rsidR="00CB1AB5" w:rsidRDefault="00CB1AB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CB1AB5" w:rsidRDefault="00CB1AB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CB1AB5" w:rsidRDefault="00CB1AB5" w:rsidP="006F14D0">
                              <w:pPr>
                                <w:pStyle w:val="Normalwebb"/>
                                <w:spacing w:before="60" w:line="256" w:lineRule="auto"/>
                                <w:jc w:val="center"/>
                              </w:pPr>
                              <w:r>
                                <w:rPr>
                                  <w:rFonts w:eastAsia="Calibri"/>
                                  <w:sz w:val="22"/>
                                  <w:szCs w:val="22"/>
                                  <w:lang w:val="en-US"/>
                                </w:rPr>
                                <w:t>Processed Code</w:t>
                              </w:r>
                            </w:p>
                            <w:p w14:paraId="705B7689" w14:textId="77777777" w:rsidR="00CB1AB5" w:rsidRDefault="00CB1AB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CB1AB5" w:rsidRDefault="00CB1AB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CB1AB5" w:rsidRDefault="00CB1AB5" w:rsidP="006F14D0">
                              <w:pPr>
                                <w:pStyle w:val="Normalwebb"/>
                                <w:spacing w:before="60" w:line="254" w:lineRule="auto"/>
                                <w:jc w:val="center"/>
                              </w:pPr>
                              <w:r>
                                <w:rPr>
                                  <w:rFonts w:eastAsia="Calibri"/>
                                  <w:sz w:val="22"/>
                                  <w:szCs w:val="22"/>
                                  <w:lang w:val="en-US"/>
                                </w:rPr>
                                <w:t>Syntax Tree</w:t>
                              </w:r>
                            </w:p>
                            <w:p w14:paraId="20988EE2" w14:textId="77777777" w:rsidR="00CB1AB5" w:rsidRDefault="00CB1AB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CB1AB5" w:rsidRDefault="00CB1AB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CB1AB5" w:rsidRDefault="00CB1AB5" w:rsidP="006F14D0">
                              <w:pPr>
                                <w:pStyle w:val="Normalwebb"/>
                                <w:spacing w:before="60" w:line="252" w:lineRule="auto"/>
                                <w:jc w:val="center"/>
                              </w:pPr>
                              <w:r>
                                <w:rPr>
                                  <w:rFonts w:eastAsia="Calibri"/>
                                  <w:sz w:val="22"/>
                                  <w:szCs w:val="22"/>
                                  <w:lang w:val="en-US"/>
                                </w:rPr>
                                <w:t>Optimized Syntax Tree</w:t>
                              </w:r>
                            </w:p>
                            <w:p w14:paraId="35223DB0" w14:textId="77777777" w:rsidR="00CB1AB5" w:rsidRDefault="00CB1AB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CB1AB5" w:rsidRDefault="00CB1AB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CB1AB5" w:rsidRDefault="00CB1AB5" w:rsidP="006F14D0">
                              <w:pPr>
                                <w:pStyle w:val="Normalwebb"/>
                                <w:spacing w:before="60" w:line="252" w:lineRule="auto"/>
                                <w:jc w:val="center"/>
                              </w:pPr>
                              <w:r>
                                <w:rPr>
                                  <w:rFonts w:eastAsia="Calibri"/>
                                  <w:sz w:val="22"/>
                                  <w:szCs w:val="22"/>
                                  <w:lang w:val="en-US"/>
                                </w:rPr>
                                <w:t>Middle Code List</w:t>
                              </w:r>
                            </w:p>
                            <w:p w14:paraId="5410A942" w14:textId="77777777" w:rsidR="00CB1AB5" w:rsidRDefault="00CB1AB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CB1AB5" w:rsidRDefault="00CB1AB5" w:rsidP="006F14D0">
                              <w:pPr>
                                <w:pStyle w:val="Normalwebb"/>
                                <w:spacing w:before="60" w:line="252" w:lineRule="auto"/>
                                <w:jc w:val="center"/>
                              </w:pPr>
                              <w:r>
                                <w:rPr>
                                  <w:rFonts w:eastAsia="Calibri"/>
                                  <w:sz w:val="22"/>
                                  <w:szCs w:val="22"/>
                                  <w:lang w:val="en-US"/>
                                </w:rPr>
                                <w:t>Optimized Middle Code List</w:t>
                              </w:r>
                            </w:p>
                            <w:p w14:paraId="36F7A1DE" w14:textId="77777777" w:rsidR="00CB1AB5" w:rsidRDefault="00CB1AB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CB1AB5" w:rsidRDefault="00CB1AB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CB1AB5" w:rsidRDefault="00CB1AB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CB1AB5" w:rsidRDefault="00CB1AB5" w:rsidP="006F14D0">
                        <w:pPr>
                          <w:spacing w:before="60" w:after="0"/>
                          <w:jc w:val="center"/>
                          <w:rPr>
                            <w:lang w:val="sv-SE"/>
                          </w:rPr>
                        </w:pPr>
                        <w:r>
                          <w:rPr>
                            <w:lang w:val="sv-SE"/>
                          </w:rPr>
                          <w:t>Preprocessor</w:t>
                        </w:r>
                      </w:p>
                      <w:p w14:paraId="2CD90E0F" w14:textId="77777777" w:rsidR="00CB1AB5" w:rsidRPr="00C7380D" w:rsidRDefault="00CB1AB5"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CB1AB5" w:rsidRPr="008541FD" w:rsidRDefault="00CB1AB5" w:rsidP="006F14D0">
                        <w:pPr>
                          <w:spacing w:before="60" w:after="0"/>
                          <w:jc w:val="center"/>
                        </w:pPr>
                        <w:r w:rsidRPr="008541FD">
                          <w:t>Source</w:t>
                        </w:r>
                        <w:r>
                          <w:t xml:space="preserve"> </w:t>
                        </w:r>
                        <w:r w:rsidRPr="008541FD">
                          <w:t>Code</w:t>
                        </w:r>
                      </w:p>
                      <w:p w14:paraId="1314F231" w14:textId="77777777" w:rsidR="00CB1AB5" w:rsidRDefault="00CB1AB5"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CB1AB5" w:rsidRDefault="00CB1AB5"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CB1AB5" w:rsidRDefault="00CB1AB5" w:rsidP="006F14D0">
                        <w:pPr>
                          <w:pStyle w:val="Normalwebb"/>
                          <w:spacing w:before="60" w:line="256" w:lineRule="auto"/>
                          <w:jc w:val="center"/>
                        </w:pPr>
                        <w:r>
                          <w:rPr>
                            <w:rFonts w:eastAsia="Calibri"/>
                            <w:sz w:val="22"/>
                            <w:szCs w:val="22"/>
                            <w:lang w:val="en-US"/>
                          </w:rPr>
                          <w:t>Processed Code</w:t>
                        </w:r>
                      </w:p>
                      <w:p w14:paraId="705B7689" w14:textId="77777777" w:rsidR="00CB1AB5" w:rsidRDefault="00CB1AB5"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CB1AB5" w:rsidRDefault="00CB1AB5"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CB1AB5" w:rsidRDefault="00CB1AB5" w:rsidP="006F14D0">
                        <w:pPr>
                          <w:pStyle w:val="Normalwebb"/>
                          <w:spacing w:before="60" w:line="254" w:lineRule="auto"/>
                          <w:jc w:val="center"/>
                        </w:pPr>
                        <w:r>
                          <w:rPr>
                            <w:rFonts w:eastAsia="Calibri"/>
                            <w:sz w:val="22"/>
                            <w:szCs w:val="22"/>
                            <w:lang w:val="en-US"/>
                          </w:rPr>
                          <w:t>Syntax Tree</w:t>
                        </w:r>
                      </w:p>
                      <w:p w14:paraId="20988EE2" w14:textId="77777777" w:rsidR="00CB1AB5" w:rsidRDefault="00CB1AB5"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CB1AB5" w:rsidRDefault="00CB1AB5"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CB1AB5" w:rsidRDefault="00CB1AB5" w:rsidP="006F14D0">
                        <w:pPr>
                          <w:pStyle w:val="Normalwebb"/>
                          <w:spacing w:before="60" w:line="252" w:lineRule="auto"/>
                          <w:jc w:val="center"/>
                        </w:pPr>
                        <w:r>
                          <w:rPr>
                            <w:rFonts w:eastAsia="Calibri"/>
                            <w:sz w:val="22"/>
                            <w:szCs w:val="22"/>
                            <w:lang w:val="en-US"/>
                          </w:rPr>
                          <w:t>Optimized Syntax Tree</w:t>
                        </w:r>
                      </w:p>
                      <w:p w14:paraId="35223DB0" w14:textId="77777777" w:rsidR="00CB1AB5" w:rsidRDefault="00CB1AB5"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CB1AB5" w:rsidRDefault="00CB1AB5"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CB1AB5" w:rsidRDefault="00CB1AB5" w:rsidP="006F14D0">
                        <w:pPr>
                          <w:pStyle w:val="Normalwebb"/>
                          <w:spacing w:before="60" w:line="252" w:lineRule="auto"/>
                          <w:jc w:val="center"/>
                        </w:pPr>
                        <w:r>
                          <w:rPr>
                            <w:rFonts w:eastAsia="Calibri"/>
                            <w:sz w:val="22"/>
                            <w:szCs w:val="22"/>
                            <w:lang w:val="en-US"/>
                          </w:rPr>
                          <w:t>Middle Code List</w:t>
                        </w:r>
                      </w:p>
                      <w:p w14:paraId="5410A942" w14:textId="77777777" w:rsidR="00CB1AB5" w:rsidRDefault="00CB1AB5"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CB1AB5" w:rsidRDefault="00CB1AB5" w:rsidP="006F14D0">
                        <w:pPr>
                          <w:pStyle w:val="Normalwebb"/>
                          <w:spacing w:before="60" w:line="252" w:lineRule="auto"/>
                          <w:jc w:val="center"/>
                        </w:pPr>
                        <w:r>
                          <w:rPr>
                            <w:rFonts w:eastAsia="Calibri"/>
                            <w:sz w:val="22"/>
                            <w:szCs w:val="22"/>
                            <w:lang w:val="en-US"/>
                          </w:rPr>
                          <w:t>Optimized Middle Code List</w:t>
                        </w:r>
                      </w:p>
                      <w:p w14:paraId="36F7A1DE" w14:textId="77777777" w:rsidR="00CB1AB5" w:rsidRDefault="00CB1AB5"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CB1AB5" w:rsidRDefault="00CB1AB5"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CB1AB5" w:rsidRDefault="00CB1AB5"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11" w:author="Stefan Bjornander" w:date="2015-05-23T17:42:00Z" w:initials="SB">
    <w:p w14:paraId="7086E310" w14:textId="77777777" w:rsidR="00CB1AB5" w:rsidRDefault="00CB1AB5">
      <w:pPr>
        <w:pStyle w:val="Kommentarer"/>
      </w:pPr>
      <w:r>
        <w:rPr>
          <w:rStyle w:val="Kommentarsreferens"/>
        </w:rPr>
        <w:annotationRef/>
      </w:r>
    </w:p>
    <w:p w14:paraId="01C1DAD9" w14:textId="77777777" w:rsidR="00CB1AB5" w:rsidRDefault="007C4B6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12" w:author="Stefan Bjornander" w:date="2015-05-23T17:42:00Z" w:initials="SB">
    <w:p w14:paraId="04F55807" w14:textId="77777777" w:rsidR="00CB1AB5" w:rsidRDefault="00CB1AB5">
      <w:pPr>
        <w:pStyle w:val="Kommentarer"/>
      </w:pPr>
      <w:r>
        <w:rPr>
          <w:rStyle w:val="Kommentarsreferens"/>
        </w:rPr>
        <w:annotationRef/>
      </w:r>
    </w:p>
    <w:p w14:paraId="533EC9EE" w14:textId="77777777" w:rsidR="00CB1AB5" w:rsidRDefault="007C4B6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CB1AB5" w:rsidRDefault="00CB1AB5" w:rsidP="006C7309">
      <w:pPr>
        <w:spacing w:line="240" w:lineRule="auto"/>
      </w:pPr>
      <w:r>
        <w:separator/>
      </w:r>
    </w:p>
  </w:endnote>
  <w:endnote w:type="continuationSeparator" w:id="0">
    <w:p w14:paraId="0DD18C9D" w14:textId="77777777" w:rsidR="00CB1AB5" w:rsidRDefault="00CB1AB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CB1AB5" w:rsidRDefault="00CB1AB5" w:rsidP="006C7309">
      <w:pPr>
        <w:spacing w:line="240" w:lineRule="auto"/>
      </w:pPr>
      <w:r>
        <w:separator/>
      </w:r>
    </w:p>
  </w:footnote>
  <w:footnote w:type="continuationSeparator" w:id="0">
    <w:p w14:paraId="0BA3DA21" w14:textId="77777777" w:rsidR="00CB1AB5" w:rsidRDefault="00CB1AB5" w:rsidP="006C7309">
      <w:pPr>
        <w:spacing w:line="240" w:lineRule="auto"/>
      </w:pPr>
      <w:r>
        <w:continuationSeparator/>
      </w:r>
    </w:p>
  </w:footnote>
  <w:footnote w:id="1">
    <w:p w14:paraId="1F73F94F" w14:textId="77777777" w:rsidR="00CB1AB5" w:rsidRPr="007E20F3" w:rsidRDefault="00CB1AB5"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CB1AB5" w:rsidRPr="002D6FCA" w:rsidRDefault="00CB1AB5">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CB1AB5" w:rsidRPr="00DB458B" w:rsidRDefault="00CB1AB5"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CB1AB5" w:rsidRDefault="00CB1AB5"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CB1AB5" w:rsidRPr="00DB458B" w:rsidRDefault="00CB1AB5">
      <w:pPr>
        <w:pStyle w:val="Fotnotstext"/>
      </w:pPr>
    </w:p>
  </w:footnote>
  <w:footnote w:id="5">
    <w:p w14:paraId="3057005F" w14:textId="77777777" w:rsidR="00CB1AB5" w:rsidRPr="00304E17" w:rsidRDefault="00CB1AB5"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CB1AB5" w:rsidRPr="00725EAE" w:rsidRDefault="00CB1AB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CB1AB5" w:rsidRPr="00B4576D" w:rsidRDefault="00CB1AB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CB1AB5" w:rsidRPr="00080A22" w:rsidRDefault="00CB1AB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CB1AB5" w:rsidRDefault="00CB1AB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CB1AB5" w:rsidRDefault="00CB1AB5" w:rsidP="00E80032">
      <w:pPr>
        <w:pStyle w:val="Code"/>
      </w:pPr>
      <w:r>
        <w:t>#define BOOL int</w:t>
      </w:r>
    </w:p>
    <w:p w14:paraId="5A8A6026" w14:textId="77777777" w:rsidR="00CB1AB5" w:rsidRDefault="00CB1AB5" w:rsidP="00E80032">
      <w:pPr>
        <w:pStyle w:val="Code"/>
      </w:pPr>
      <w:r>
        <w:t>#define TRUE 1</w:t>
      </w:r>
    </w:p>
    <w:p w14:paraId="09976B6C" w14:textId="77777777" w:rsidR="00CB1AB5" w:rsidRPr="00BF232B" w:rsidRDefault="00CB1AB5" w:rsidP="00E80032">
      <w:pPr>
        <w:pStyle w:val="Code"/>
      </w:pPr>
      <w:r>
        <w:t>#define FALSE 0</w:t>
      </w:r>
    </w:p>
  </w:footnote>
  <w:footnote w:id="10">
    <w:p w14:paraId="1100CB01" w14:textId="77777777" w:rsidR="00CB1AB5" w:rsidRDefault="00CB1AB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CB1AB5" w:rsidRDefault="00CB1AB5" w:rsidP="00E80032">
      <w:r>
        <w:rPr>
          <w:rStyle w:val="Fotnotsreferens"/>
        </w:rPr>
        <w:footnoteRef/>
      </w:r>
      <w:r>
        <w:t xml:space="preserve"> Depending of the compiler and its warning level settings.</w:t>
      </w:r>
    </w:p>
  </w:footnote>
  <w:footnote w:id="12">
    <w:p w14:paraId="3D554D37" w14:textId="77777777" w:rsidR="00CB1AB5" w:rsidRPr="004679D4" w:rsidRDefault="00CB1AB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CB1AB5" w:rsidRPr="00C03AB7" w:rsidRDefault="00CB1AB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CB1AB5" w:rsidRPr="000C5114" w:rsidRDefault="00CB1AB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CB1AB5" w:rsidRPr="002343ED" w:rsidRDefault="00CB1AB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CB1AB5" w:rsidRDefault="00CB1AB5" w:rsidP="00E80032">
      <w:r>
        <w:rPr>
          <w:rStyle w:val="Fotnotsreferens"/>
        </w:rPr>
        <w:footnoteRef/>
      </w:r>
      <w:r>
        <w:t xml:space="preserve"> However, we have no knowledge about the actual address; it may be 10,000 or anything else.</w:t>
      </w:r>
    </w:p>
  </w:footnote>
  <w:footnote w:id="17">
    <w:p w14:paraId="575EFDCD" w14:textId="77777777" w:rsidR="00CB1AB5" w:rsidRPr="009B0162" w:rsidRDefault="00CB1AB5"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CB1AB5" w:rsidRDefault="00CB1AB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CB1AB5" w:rsidRDefault="00CB1AB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CB1AB5" w:rsidRPr="00E554CC" w:rsidRDefault="00CB1AB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CB1AB5" w:rsidRPr="00391B01" w:rsidRDefault="00CB1AB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CB1AB5" w:rsidRDefault="00CB1AB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CB1AB5" w:rsidRDefault="00CB1AB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CB1AB5" w:rsidRDefault="00CB1AB5" w:rsidP="00E80032">
      <w:r>
        <w:rPr>
          <w:rStyle w:val="Fotnotsreferens"/>
        </w:rPr>
        <w:footnoteRef/>
      </w:r>
      <w:r>
        <w:t xml:space="preserve"> There is no rational explanation, just accept it.</w:t>
      </w:r>
    </w:p>
  </w:footnote>
  <w:footnote w:id="25">
    <w:p w14:paraId="0B9FD0C4" w14:textId="77777777" w:rsidR="00CB1AB5" w:rsidRDefault="00CB1AB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CB1AB5" w:rsidRPr="00EF01A1" w:rsidRDefault="00CB1AB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CB1AB5" w:rsidRPr="008655EC" w:rsidRDefault="00CB1AB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B1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F15"/>
    <w:rsid w:val="00C602C6"/>
    <w:rsid w:val="00C603E5"/>
    <w:rsid w:val="00C607D4"/>
    <w:rsid w:val="00C60859"/>
    <w:rsid w:val="00C608C6"/>
    <w:rsid w:val="00C60D81"/>
    <w:rsid w:val="00C60FDF"/>
    <w:rsid w:val="00C61101"/>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01D"/>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804"/>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2862</TotalTime>
  <Pages>478</Pages>
  <Words>146143</Words>
  <Characters>774558</Characters>
  <Application>Microsoft Office Word</Application>
  <DocSecurity>0</DocSecurity>
  <Lines>6454</Lines>
  <Paragraphs>1837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244</cp:revision>
  <cp:lastPrinted>2017-05-07T13:41:00Z</cp:lastPrinted>
  <dcterms:created xsi:type="dcterms:W3CDTF">2020-10-17T08:45:00Z</dcterms:created>
  <dcterms:modified xsi:type="dcterms:W3CDTF">2020-10-22T16:06:00Z</dcterms:modified>
</cp:coreProperties>
</file>