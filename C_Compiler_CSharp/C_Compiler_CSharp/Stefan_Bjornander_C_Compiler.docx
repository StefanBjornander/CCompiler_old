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4F0C90">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4F0C90">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4F0C90">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4F0C90">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4F0C90">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4F0C90">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4F0C90">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4F0C90">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4F0C90">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4F0C90">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4F0C90">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4F0C90">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4F0C90">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4F0C90">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4F0C90">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4F0C90">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4F0C90">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4F0C90">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4F0C90">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4F0C90">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4F0C90">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4F0C90">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4F0C90">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B50F6A" w:rsidRPr="00D2146B" w:rsidRDefault="00B50F6A"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B50F6A" w:rsidRPr="00D2146B" w:rsidRDefault="00B50F6A"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B50F6A" w:rsidRDefault="00B50F6A"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B50F6A" w:rsidRDefault="00B50F6A" w:rsidP="00942B30">
                              <w:pPr>
                                <w:spacing w:before="60" w:line="256" w:lineRule="auto"/>
                                <w:jc w:val="center"/>
                                <w:rPr>
                                  <w:sz w:val="24"/>
                                  <w:szCs w:val="24"/>
                                </w:rPr>
                              </w:pPr>
                              <w:r>
                                <w:rPr>
                                  <w:rFonts w:eastAsia="Calibri"/>
                                  <w:color w:val="000000"/>
                                  <w:sz w:val="18"/>
                                  <w:szCs w:val="18"/>
                                </w:rPr>
                                <w:t>Parser</w:t>
                              </w:r>
                            </w:p>
                            <w:p w14:paraId="1ABFD117" w14:textId="77777777" w:rsidR="00B50F6A" w:rsidRDefault="00B50F6A"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B50F6A" w:rsidRDefault="00B50F6A" w:rsidP="003727AB">
                              <w:pPr>
                                <w:spacing w:before="60" w:line="254" w:lineRule="auto"/>
                                <w:jc w:val="center"/>
                                <w:rPr>
                                  <w:sz w:val="24"/>
                                  <w:szCs w:val="24"/>
                                </w:rPr>
                              </w:pPr>
                              <w:r>
                                <w:rPr>
                                  <w:rFonts w:eastAsia="Calibri"/>
                                  <w:color w:val="000000"/>
                                  <w:sz w:val="18"/>
                                  <w:szCs w:val="18"/>
                                </w:rPr>
                                <w:t>Scanner</w:t>
                              </w:r>
                            </w:p>
                            <w:p w14:paraId="03FD0412" w14:textId="77777777" w:rsidR="00B50F6A" w:rsidRDefault="00B50F6A"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B50F6A" w:rsidRDefault="00B50F6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50F6A" w:rsidRDefault="00B50F6A" w:rsidP="003567A1">
                              <w:pPr>
                                <w:spacing w:before="0" w:line="252" w:lineRule="auto"/>
                                <w:jc w:val="center"/>
                                <w:rPr>
                                  <w:sz w:val="24"/>
                                  <w:szCs w:val="24"/>
                                </w:rPr>
                              </w:pPr>
                            </w:p>
                            <w:p w14:paraId="217B84F7" w14:textId="77777777" w:rsidR="00B50F6A" w:rsidRDefault="00B50F6A"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B50F6A" w:rsidRDefault="00B50F6A"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B50F6A" w:rsidRPr="00EF6288" w:rsidRDefault="00B50F6A"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B50F6A" w:rsidRDefault="00B50F6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50F6A" w:rsidRDefault="00B50F6A"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B50F6A" w:rsidRDefault="00B50F6A"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B50F6A" w:rsidRPr="00E962F6" w:rsidRDefault="00B50F6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B50F6A" w:rsidRDefault="00B50F6A"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B50F6A" w:rsidRDefault="00B50F6A"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B50F6A" w:rsidRDefault="00B50F6A"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B50F6A" w:rsidRDefault="00B50F6A"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B50F6A" w:rsidRDefault="00B50F6A"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B50F6A" w:rsidRPr="00D2146B" w:rsidRDefault="00B50F6A"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B50F6A" w:rsidRPr="00D2146B" w:rsidRDefault="00B50F6A"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B50F6A" w:rsidRDefault="00B50F6A"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B50F6A" w:rsidRDefault="00B50F6A" w:rsidP="00942B30">
                        <w:pPr>
                          <w:spacing w:before="60" w:line="256" w:lineRule="auto"/>
                          <w:jc w:val="center"/>
                          <w:rPr>
                            <w:sz w:val="24"/>
                            <w:szCs w:val="24"/>
                          </w:rPr>
                        </w:pPr>
                        <w:r>
                          <w:rPr>
                            <w:rFonts w:eastAsia="Calibri"/>
                            <w:color w:val="000000"/>
                            <w:sz w:val="18"/>
                            <w:szCs w:val="18"/>
                          </w:rPr>
                          <w:t>Parser</w:t>
                        </w:r>
                      </w:p>
                      <w:p w14:paraId="1ABFD117" w14:textId="77777777" w:rsidR="00B50F6A" w:rsidRDefault="00B50F6A"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B50F6A" w:rsidRDefault="00B50F6A" w:rsidP="003727AB">
                        <w:pPr>
                          <w:spacing w:before="60" w:line="254" w:lineRule="auto"/>
                          <w:jc w:val="center"/>
                          <w:rPr>
                            <w:sz w:val="24"/>
                            <w:szCs w:val="24"/>
                          </w:rPr>
                        </w:pPr>
                        <w:r>
                          <w:rPr>
                            <w:rFonts w:eastAsia="Calibri"/>
                            <w:color w:val="000000"/>
                            <w:sz w:val="18"/>
                            <w:szCs w:val="18"/>
                          </w:rPr>
                          <w:t>Scanner</w:t>
                        </w:r>
                      </w:p>
                      <w:p w14:paraId="03FD0412" w14:textId="77777777" w:rsidR="00B50F6A" w:rsidRDefault="00B50F6A"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B50F6A" w:rsidRDefault="00B50F6A"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B50F6A" w:rsidRDefault="00B50F6A" w:rsidP="003567A1">
                        <w:pPr>
                          <w:spacing w:before="0" w:line="252" w:lineRule="auto"/>
                          <w:jc w:val="center"/>
                          <w:rPr>
                            <w:sz w:val="24"/>
                            <w:szCs w:val="24"/>
                          </w:rPr>
                        </w:pPr>
                      </w:p>
                      <w:p w14:paraId="217B84F7" w14:textId="77777777" w:rsidR="00B50F6A" w:rsidRDefault="00B50F6A"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B50F6A" w:rsidRDefault="00B50F6A"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B50F6A" w:rsidRPr="00EF6288" w:rsidRDefault="00B50F6A"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B50F6A" w:rsidRDefault="00B50F6A"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B50F6A" w:rsidRDefault="00B50F6A"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B50F6A" w:rsidRDefault="00B50F6A"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B50F6A" w:rsidRPr="00E962F6" w:rsidRDefault="00B50F6A"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B50F6A" w:rsidRDefault="00B50F6A"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B50F6A" w:rsidRDefault="00B50F6A"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B50F6A" w:rsidRDefault="00B50F6A"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B50F6A" w:rsidRDefault="00B50F6A"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B50F6A" w:rsidRDefault="00B50F6A"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B50F6A" w:rsidRPr="00D2146B" w:rsidRDefault="00B50F6A"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B50F6A" w:rsidRPr="00D2146B" w:rsidRDefault="00B50F6A"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B50F6A" w:rsidRDefault="00B50F6A"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B50F6A" w:rsidRDefault="00B50F6A" w:rsidP="00541B67">
                              <w:pPr>
                                <w:spacing w:before="60" w:line="256" w:lineRule="auto"/>
                                <w:jc w:val="center"/>
                                <w:rPr>
                                  <w:sz w:val="24"/>
                                  <w:szCs w:val="24"/>
                                </w:rPr>
                              </w:pPr>
                              <w:r>
                                <w:rPr>
                                  <w:rFonts w:eastAsia="Calibri"/>
                                  <w:color w:val="000000"/>
                                  <w:sz w:val="18"/>
                                  <w:szCs w:val="18"/>
                                </w:rPr>
                                <w:t>Parser</w:t>
                              </w:r>
                            </w:p>
                            <w:p w14:paraId="738A4637" w14:textId="77777777" w:rsidR="00B50F6A" w:rsidRDefault="00B50F6A"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B50F6A" w:rsidRDefault="00B50F6A" w:rsidP="00541B67">
                              <w:pPr>
                                <w:spacing w:before="60" w:line="254" w:lineRule="auto"/>
                                <w:jc w:val="center"/>
                                <w:rPr>
                                  <w:sz w:val="24"/>
                                  <w:szCs w:val="24"/>
                                </w:rPr>
                              </w:pPr>
                              <w:r>
                                <w:rPr>
                                  <w:rFonts w:eastAsia="Calibri"/>
                                  <w:color w:val="000000"/>
                                  <w:sz w:val="18"/>
                                  <w:szCs w:val="18"/>
                                </w:rPr>
                                <w:t>Scanner</w:t>
                              </w:r>
                            </w:p>
                            <w:p w14:paraId="1FC59E41" w14:textId="77777777" w:rsidR="00B50F6A" w:rsidRDefault="00B50F6A"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B50F6A" w:rsidRDefault="00B50F6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50F6A" w:rsidRDefault="00B50F6A" w:rsidP="00541B67">
                              <w:pPr>
                                <w:spacing w:before="0" w:line="252" w:lineRule="auto"/>
                                <w:jc w:val="center"/>
                                <w:rPr>
                                  <w:sz w:val="24"/>
                                  <w:szCs w:val="24"/>
                                </w:rPr>
                              </w:pPr>
                            </w:p>
                            <w:p w14:paraId="1164C4DA" w14:textId="77777777" w:rsidR="00B50F6A" w:rsidRDefault="00B50F6A"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B50F6A" w:rsidRDefault="00B50F6A"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B50F6A" w:rsidRPr="00EF6288" w:rsidRDefault="00B50F6A"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B50F6A" w:rsidRDefault="00B50F6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50F6A" w:rsidRDefault="00B50F6A"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B50F6A" w:rsidRDefault="00B50F6A"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B50F6A" w:rsidRPr="00E962F6" w:rsidRDefault="00B50F6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B50F6A" w:rsidRDefault="00B50F6A"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B50F6A" w:rsidRDefault="00B50F6A"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B50F6A" w:rsidRDefault="00B50F6A"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B50F6A" w:rsidRDefault="00B50F6A"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B50F6A" w:rsidRDefault="00B50F6A"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B50F6A" w:rsidRPr="00D2146B" w:rsidRDefault="00B50F6A"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B50F6A" w:rsidRPr="00D2146B" w:rsidRDefault="00B50F6A"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B50F6A" w:rsidRDefault="00B50F6A"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B50F6A" w:rsidRDefault="00B50F6A" w:rsidP="00541B67">
                        <w:pPr>
                          <w:spacing w:before="60" w:line="256" w:lineRule="auto"/>
                          <w:jc w:val="center"/>
                          <w:rPr>
                            <w:sz w:val="24"/>
                            <w:szCs w:val="24"/>
                          </w:rPr>
                        </w:pPr>
                        <w:r>
                          <w:rPr>
                            <w:rFonts w:eastAsia="Calibri"/>
                            <w:color w:val="000000"/>
                            <w:sz w:val="18"/>
                            <w:szCs w:val="18"/>
                          </w:rPr>
                          <w:t>Parser</w:t>
                        </w:r>
                      </w:p>
                      <w:p w14:paraId="738A4637" w14:textId="77777777" w:rsidR="00B50F6A" w:rsidRDefault="00B50F6A"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B50F6A" w:rsidRDefault="00B50F6A" w:rsidP="00541B67">
                        <w:pPr>
                          <w:spacing w:before="60" w:line="254" w:lineRule="auto"/>
                          <w:jc w:val="center"/>
                          <w:rPr>
                            <w:sz w:val="24"/>
                            <w:szCs w:val="24"/>
                          </w:rPr>
                        </w:pPr>
                        <w:r>
                          <w:rPr>
                            <w:rFonts w:eastAsia="Calibri"/>
                            <w:color w:val="000000"/>
                            <w:sz w:val="18"/>
                            <w:szCs w:val="18"/>
                          </w:rPr>
                          <w:t>Scanner</w:t>
                        </w:r>
                      </w:p>
                      <w:p w14:paraId="1FC59E41" w14:textId="77777777" w:rsidR="00B50F6A" w:rsidRDefault="00B50F6A"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B50F6A" w:rsidRDefault="00B50F6A"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B50F6A" w:rsidRDefault="00B50F6A" w:rsidP="00541B67">
                        <w:pPr>
                          <w:spacing w:before="0" w:line="252" w:lineRule="auto"/>
                          <w:jc w:val="center"/>
                          <w:rPr>
                            <w:sz w:val="24"/>
                            <w:szCs w:val="24"/>
                          </w:rPr>
                        </w:pPr>
                      </w:p>
                      <w:p w14:paraId="1164C4DA" w14:textId="77777777" w:rsidR="00B50F6A" w:rsidRDefault="00B50F6A"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B50F6A" w:rsidRDefault="00B50F6A"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B50F6A" w:rsidRPr="00EF6288" w:rsidRDefault="00B50F6A"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B50F6A" w:rsidRDefault="00B50F6A"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B50F6A" w:rsidRDefault="00B50F6A"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B50F6A" w:rsidRDefault="00B50F6A"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B50F6A" w:rsidRPr="00E962F6" w:rsidRDefault="00B50F6A"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B50F6A" w:rsidRDefault="00B50F6A"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B50F6A" w:rsidRDefault="00B50F6A"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B50F6A" w:rsidRDefault="00B50F6A"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B50F6A" w:rsidRDefault="00B50F6A"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B50F6A" w:rsidRDefault="00B50F6A"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The MiddleOperator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3DDA3E69"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a</w:t>
      </w:r>
      <w:r w:rsidR="00DA7E1D" w:rsidRPr="00903DBA">
        <w:rPr>
          <w:highlight w:val="white"/>
        </w:rPr>
        <w:t>n</w:t>
      </w:r>
      <w:r w:rsidR="006A3D35" w:rsidRPr="00903DBA">
        <w:rPr>
          <w:highlight w:val="white"/>
        </w:rPr>
        <w:t xml:space="preserve"> error is reported.</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684D36F4"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02155F4F"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since bitfields are only allowed as struct 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110"/>
            <w:gridCol w:w="3006"/>
            <w:gridCol w:w="110"/>
            <w:gridCol w:w="3007"/>
            <w:gridCol w:w="110"/>
            <w:gridCol w:w="3007"/>
            <w:gridCol w:w="110"/>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5903C07E"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C511B1">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247DF7F6" w:rsidR="00330A77" w:rsidRPr="00903DBA" w:rsidRDefault="00330A77" w:rsidP="00330A77">
            <w:r>
              <w:t>(a) True and false sets</w:t>
            </w:r>
          </w:p>
        </w:tc>
      </w:tr>
    </w:tbl>
    <w:p w14:paraId="5CB7F0E2" w14:textId="4EB020B5" w:rsidR="00BF6520" w:rsidRDefault="00733710" w:rsidP="00733710">
      <w:r w:rsidRPr="00903DBA">
        <w:lastRenderedPageBreak/>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2A7C8B5A"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false sets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177056E3"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B911B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lastRenderedPageBreak/>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76A82AAD" w:rsidR="00733710" w:rsidRPr="00903DBA" w:rsidRDefault="00733710" w:rsidP="00733710">
      <w:r w:rsidRPr="00903DBA">
        <w:t>When the first expression (</w:t>
      </w:r>
      <w:r w:rsidRPr="00903DBA">
        <w:rPr>
          <w:rStyle w:val="CodeInText"/>
        </w:rPr>
        <w:t>a &lt; b</w:t>
      </w:r>
      <w:r w:rsidRPr="00903DBA">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77777777" w:rsidR="00733710" w:rsidRPr="00903DBA" w:rsidRDefault="00733710" w:rsidP="00A5295F">
            <w:pPr>
              <w:pStyle w:val="Code"/>
            </w:pPr>
            <w:r w:rsidRPr="00903DBA">
              <w:t>true set: {3}</w:t>
            </w:r>
          </w:p>
          <w:p w14:paraId="283183C2" w14:textId="77777777" w:rsidR="00733710" w:rsidRPr="00903DBA" w:rsidRDefault="00733710" w:rsidP="00A5295F">
            <w:pPr>
              <w:pStyle w:val="Code"/>
            </w:pPr>
            <w:r w:rsidRPr="00903DBA">
              <w:t>false set: {2, 4}</w:t>
            </w:r>
          </w:p>
        </w:tc>
        <w:tc>
          <w:tcPr>
            <w:tcW w:w="3117" w:type="dxa"/>
          </w:tcPr>
          <w:p w14:paraId="0E98844B" w14:textId="77777777" w:rsidR="00733710" w:rsidRPr="00903DBA" w:rsidRDefault="00733710" w:rsidP="00A5295F">
            <w:pPr>
              <w:pStyle w:val="Code"/>
            </w:pPr>
          </w:p>
        </w:tc>
      </w:tr>
    </w:tbl>
    <w:p w14:paraId="0C88D50E" w14:textId="77777777" w:rsidR="00733710" w:rsidRPr="00903DBA" w:rsidRDefault="00733710" w:rsidP="00733710">
      <w:r w:rsidRPr="00903DBA">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77777777" w:rsidR="00733710" w:rsidRPr="00903DBA" w:rsidRDefault="00733710" w:rsidP="00A5295F">
            <w:pPr>
              <w:pStyle w:val="Code"/>
            </w:pPr>
            <w:r w:rsidRPr="00903DBA">
              <w:t>true set: {1, 3}</w:t>
            </w:r>
          </w:p>
          <w:p w14:paraId="3D5A4C1B" w14:textId="77777777" w:rsidR="00733710" w:rsidRPr="00903DBA" w:rsidRDefault="00733710" w:rsidP="00A5295F">
            <w:pPr>
              <w:pStyle w:val="Code"/>
            </w:pPr>
            <w:r w:rsidRPr="00903DBA">
              <w:t>false set: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lastRenderedPageBreak/>
        <w:t>The Statement Class</w:t>
      </w:r>
      <w:bookmarkEnd w:id="156"/>
    </w:p>
    <w:p w14:paraId="5D465263" w14:textId="0ED1E7C3"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BB0D49" w:rsidRPr="00903DBA">
        <w:rPr>
          <w:rStyle w:val="KeyWord0"/>
          <w:highlight w:val="white"/>
        </w:rPr>
        <w:t>next</w:t>
      </w:r>
      <w:r w:rsidR="00BB0D49" w:rsidRPr="00903DBA">
        <w:rPr>
          <w:highlight w:val="white"/>
        </w:rPr>
        <w:t xml:space="preserve"> </w:t>
      </w:r>
      <w:r w:rsidR="00BB0D49" w:rsidRPr="00903DBA">
        <w:rPr>
          <w:rStyle w:val="KeyWord0"/>
          <w:highlight w:val="white"/>
        </w:rPr>
        <w: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44917B03" w:rsidR="006A7B9E" w:rsidRPr="00903DBA" w:rsidRDefault="006A7B9E" w:rsidP="006A7B9E">
      <w:r w:rsidRPr="00903DBA">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4CBA96E6"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next set.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t xml:space="preserve">    }</w:t>
      </w:r>
    </w:p>
    <w:p w14:paraId="5C6FAFF1" w14:textId="32F0E9A5" w:rsidR="00B4363C" w:rsidRPr="00903DBA" w:rsidRDefault="00B4363C" w:rsidP="00B4363C">
      <w:pPr>
        <w:rPr>
          <w:highlight w:val="white"/>
        </w:rPr>
      </w:pPr>
      <w:r w:rsidRPr="00903DBA">
        <w:rPr>
          <w:highlight w:val="white"/>
        </w:rPr>
        <w:t>In case of a non-empty statement list, we add the code list of the statements of the statement list. For each statement in the list, except the last statement, we backpatch the next set to the beginning of the code list of the next set. The result is a statement with the total middle code list and the next set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77777777" w:rsidR="00262FF6" w:rsidRPr="00636042" w:rsidRDefault="00262FF6" w:rsidP="00262FF6">
      <w:pPr>
        <w:pStyle w:val="Code"/>
        <w:rPr>
          <w:highlight w:val="white"/>
        </w:rPr>
      </w:pPr>
      <w:r w:rsidRPr="00636042">
        <w:rPr>
          <w:highlight w:val="white"/>
        </w:rPr>
        <w:t xml:space="preserve">      $$ = MiddleCodeGenerator.SyscallStatement();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lastRenderedPageBreak/>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lastRenderedPageBreak/>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lastRenderedPageBreak/>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w:t>
      </w:r>
      <w:r w:rsidR="00D76F88" w:rsidRPr="00903DBA">
        <w:lastRenderedPageBreak/>
        <w:t xml:space="preserve">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lastRenderedPageBreak/>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7777777" w:rsidR="003C22BE" w:rsidRPr="00903DBA" w:rsidRDefault="003C22BE" w:rsidP="003C22BE">
      <w:pPr>
        <w:rPr>
          <w:highlight w:val="white"/>
        </w:rPr>
      </w:pPr>
      <w:r w:rsidRPr="00903DBA">
        <w:rPr>
          <w:highlight w:val="white"/>
        </w:rPr>
        <w:t>The address operator does not apply to bitfields symbols with register storage. A symbol is addressable if it does not have register storage and is not a bitfield in a struct or 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lastRenderedPageBreak/>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lastRenderedPageBreak/>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1F63DE35"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E93975">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The MiddleCode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AddMiddleCode</w:t>
      </w:r>
      <w:r w:rsidRPr="00903DBA">
        <w:rPr>
          <w:highlight w:val="white"/>
        </w:rPr>
        <w:t xml:space="preserve"> method adds a </w:t>
      </w:r>
      <w:r w:rsidRPr="00903DBA">
        <w:rPr>
          <w:rStyle w:val="KeyWord0"/>
          <w:highlight w:val="white"/>
        </w:rPr>
        <w:t>MiddleCode</w:t>
      </w:r>
      <w:r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5D485506" w14:textId="77777777" w:rsidR="00A90A09" w:rsidRPr="00903DBA" w:rsidRDefault="00A90A09" w:rsidP="00A90A09">
      <w:pPr>
        <w:rPr>
          <w:highlight w:val="white"/>
        </w:rPr>
      </w:pPr>
      <w:r w:rsidRPr="00903DBA">
        <w:t xml:space="preserve">The </w:t>
      </w:r>
      <w:r w:rsidRPr="00903DBA">
        <w:rPr>
          <w:rStyle w:val="CodeInText"/>
        </w:rPr>
        <w:t>Backpatch</w:t>
      </w:r>
      <w:r w:rsidRPr="00903DBA">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2EAD974" w14:textId="77777777" w:rsidR="005E5A36" w:rsidRPr="00903DBA" w:rsidRDefault="005E5A36" w:rsidP="005E5A36">
      <w:r w:rsidRPr="00903DBA">
        <w:t xml:space="preserve">When generating middle code, there are numerous occasions that we generate jump instructions without knowing where to jump. In those cases, we store the instructions in sets and later go back and fill in the jump address. The process is called </w:t>
      </w:r>
      <w:r w:rsidRPr="00903DBA">
        <w:rPr>
          <w:rStyle w:val="KeyWord0"/>
        </w:rPr>
        <w:t>backpatching</w:t>
      </w:r>
      <w:r w:rsidRPr="00903DBA">
        <w:t>.</w:t>
      </w:r>
    </w:p>
    <w:p w14:paraId="76A4FF98" w14:textId="4EBDEF6E"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 a jump target.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77777777"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operand (index 0) to the target. The first operand 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77777777" w:rsidR="005E5A36" w:rsidRPr="00903DBA" w:rsidRDefault="005E5A36" w:rsidP="005E5A36">
      <w:pPr>
        <w:pStyle w:val="Code"/>
        <w:rPr>
          <w:highlight w:val="white"/>
        </w:rPr>
      </w:pPr>
      <w:r w:rsidRPr="00903DBA">
        <w:rPr>
          <w:highlight w:val="white"/>
        </w:rPr>
        <w:t xml:space="preserve">    }</w:t>
      </w:r>
    </w:p>
    <w:p w14:paraId="50AE4014" w14:textId="77777777" w:rsidR="00587AB2" w:rsidRDefault="00587AB2" w:rsidP="00587AB2">
      <w:pPr>
        <w:pStyle w:val="Rubrik2"/>
      </w:pPr>
      <w:r>
        <w:t>Declarations</w:t>
      </w:r>
    </w:p>
    <w:p w14:paraId="2123C545" w14:textId="2DC744FC" w:rsidR="005E5A36" w:rsidRPr="00903DBA" w:rsidRDefault="005E5A36" w:rsidP="005E5A36">
      <w:pPr>
        <w:pStyle w:val="Rubrik3"/>
      </w:pPr>
      <w:r w:rsidRPr="00903DBA">
        <w:t>Function Definition</w:t>
      </w:r>
    </w:p>
    <w:p w14:paraId="7453AB93" w14:textId="77777777" w:rsidR="005E5A36" w:rsidRPr="00903DBA" w:rsidRDefault="005E5A36" w:rsidP="005E5A36">
      <w:r w:rsidRPr="00903DBA">
        <w:t xml:space="preserve">The </w:t>
      </w:r>
      <w:r w:rsidRPr="00903DBA">
        <w:rPr>
          <w:rStyle w:val="CodeInText"/>
        </w:rPr>
        <w:t>GenerateFunctionHeader</w:t>
      </w:r>
      <w:r w:rsidRPr="00903DBA">
        <w:t xml:space="preserve"> 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and we set the storage to extern and the return type to signed int.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77777777" w:rsidR="005E5A36" w:rsidRPr="00903DBA" w:rsidRDefault="005E5A36" w:rsidP="005E5A36">
      <w:pPr>
        <w:rPr>
          <w:highlight w:val="white"/>
        </w:rPr>
      </w:pPr>
      <w:r w:rsidRPr="00903DBA">
        <w:rPr>
          <w:highlight w:val="white"/>
        </w:rPr>
        <w:t>Then we perform some error checking. The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77777777"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 In the new-style function definition, the declaration list must be empty since it is not allowed to mix the old and new style.</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77777777"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the declarations’ offsets.</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77777777" w:rsidR="005E5A36" w:rsidRPr="00903DBA"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77777777" w:rsidR="005E5A36" w:rsidRPr="00903DBA" w:rsidRDefault="005E5A36" w:rsidP="00477426">
      <w:pPr>
        <w:pStyle w:val="SourceCodeBoxText"/>
        <w:framePr w:wrap="around"/>
        <w:rPr>
          <w:highlight w:val="white"/>
        </w:rPr>
      </w:pPr>
      <w:r w:rsidRPr="00903DBA">
        <w:rPr>
          <w:highlight w:val="white"/>
        </w:rPr>
        <w:t>No parameters. Marked with void.</w:t>
      </w:r>
    </w:p>
    <w:p w14:paraId="4F924863" w14:textId="77777777" w:rsidR="005E5A36" w:rsidRPr="00903DBA" w:rsidRDefault="005E5A36" w:rsidP="005E5A36">
      <w:pPr>
        <w:pStyle w:val="Code"/>
        <w:rPr>
          <w:rStyle w:val="KeyWord0"/>
          <w:b w:val="0"/>
          <w:noProof w:val="0"/>
          <w:highlight w:val="white"/>
        </w:rPr>
      </w:pPr>
      <w:r w:rsidRPr="00903DBA">
        <w:rPr>
          <w:rStyle w:val="KeyWord0"/>
          <w:bCs/>
          <w:highlight w:val="white"/>
        </w:rPr>
        <w:t xml:space="preserve">      int main(void) { /* ... */ }</w:t>
      </w:r>
    </w:p>
    <w:p w14:paraId="39EFDFAC" w14:textId="77777777" w:rsidR="005E5A36" w:rsidRPr="00903DBA" w:rsidRDefault="005E5A36" w:rsidP="00477426">
      <w:pPr>
        <w:pStyle w:val="SourceCodeBoxText"/>
        <w:framePr w:wrap="around"/>
        <w:rPr>
          <w:highlight w:val="white"/>
        </w:rPr>
      </w:pPr>
      <w:r w:rsidRPr="00903DBA">
        <w:rPr>
          <w:highlight w:val="white"/>
        </w:rPr>
        <w:t>Command line arguments.</w:t>
      </w:r>
    </w:p>
    <w:p w14:paraId="42649DEE" w14:textId="77777777" w:rsidR="005E5A36" w:rsidRPr="00903DBA" w:rsidRDefault="005E5A36" w:rsidP="005E5A36">
      <w:pPr>
        <w:pStyle w:val="Code"/>
        <w:rPr>
          <w:rStyle w:val="KeyWord0"/>
          <w:b w:val="0"/>
          <w:bCs/>
          <w:highlight w:val="white"/>
        </w:rPr>
      </w:pPr>
      <w:r w:rsidRPr="00903DBA">
        <w:rPr>
          <w:rStyle w:val="KeyWord0"/>
          <w:bCs/>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903DBA" w:rsidRDefault="005E5A36" w:rsidP="005E5A36">
      <w:pPr>
        <w:pStyle w:val="Code"/>
        <w:rPr>
          <w:b/>
          <w:highlight w:val="white"/>
        </w:rPr>
      </w:pPr>
      <w:r w:rsidRPr="00903DBA">
        <w:rPr>
          <w:highlight w:val="white"/>
        </w:rPr>
        <w:t xml:space="preserve">      </w:t>
      </w:r>
      <w:r w:rsidRPr="00903DBA">
        <w:rPr>
          <w:rStyle w:val="KeyWord0"/>
          <w:bCs/>
          <w:highlight w:val="white"/>
        </w:rPr>
        <w:t>int main(int argc, char **argv) { /* ... */ }</w:t>
      </w:r>
    </w:p>
    <w:p w14:paraId="55AFB59F" w14:textId="77777777" w:rsidR="005E5A36" w:rsidRPr="00903DBA" w:rsidRDefault="005E5A36" w:rsidP="00477426">
      <w:pPr>
        <w:pStyle w:val="SourceCodeBoxText"/>
        <w:framePr w:wrap="around"/>
        <w:rPr>
          <w:highlight w:val="white"/>
        </w:rPr>
      </w:pPr>
      <w:r w:rsidRPr="00903DBA">
        <w:rPr>
          <w:highlight w:val="white"/>
        </w:rPr>
        <w:t>The two cases are actually the same case, since arrays are changed to pointers in parameter types. Also note that do not check the names of the parameters, the parameters may have other names. However, the names cannot be omitted.</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7777777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Pr="00903DBA">
        <w:rPr>
          <w:highlight w:val="white"/>
        </w:rPr>
        <w:t xml:space="preserve"> </w:t>
      </w:r>
      <w:r w:rsidRPr="00903DBA">
        <w:rPr>
          <w:rStyle w:val="KeyWord0"/>
          <w:highlight w:val="white"/>
        </w:rPr>
        <w:t>set</w:t>
      </w:r>
      <w:r w:rsidRPr="00903DBA">
        <w:rPr>
          <w:highlight w:val="white"/>
        </w:rPr>
        <w:t xml:space="preserve"> of the statement. Each statement has a next set holding jump instructions. For instance, a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 has a next sets holding jump instructions jumping out of the loop. We add a new empty statement and backpatch the next set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77777777" w:rsidR="005E5A36" w:rsidRPr="00903DBA" w:rsidRDefault="005E5A36" w:rsidP="005E5A36">
      <w:pPr>
        <w:rPr>
          <w:highlight w:val="white"/>
        </w:rPr>
      </w:pPr>
      <w:r w:rsidRPr="00903DBA">
        <w:rPr>
          <w:highlight w:val="white"/>
        </w:rPr>
        <w:t>Bitfields are only allowed in structs and can only have auto or register storage.</w:t>
      </w:r>
    </w:p>
    <w:p w14:paraId="09ECBAE3" w14:textId="77777777" w:rsidR="005E5A36" w:rsidRPr="00903DBA" w:rsidRDefault="005E5A36" w:rsidP="005E5A36">
      <w:pPr>
        <w:pStyle w:val="Code"/>
        <w:rPr>
          <w:highlight w:val="white"/>
        </w:rPr>
      </w:pPr>
      <w:r w:rsidRPr="00903DBA">
        <w:rPr>
          <w:highlight w:val="white"/>
        </w:rPr>
        <w:t xml:space="preserve">      Assert.Error(SymbolTable.CurrentTable.Scope == Scope.Struct,</w:t>
      </w:r>
    </w:p>
    <w:p w14:paraId="59CA53FB" w14:textId="77777777" w:rsidR="005E5A36" w:rsidRPr="00903DBA" w:rsidRDefault="005E5A36" w:rsidP="005E5A36">
      <w:pPr>
        <w:pStyle w:val="Code"/>
        <w:rPr>
          <w:highlight w:val="white"/>
        </w:rPr>
      </w:pPr>
      <w:r w:rsidRPr="00903DBA">
        <w:rPr>
          <w:highlight w:val="white"/>
        </w:rPr>
        <w:t xml:space="preserve">                   bitsSymbol, Message.Bitfields_only_allowed_on_structs);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77777777" w:rsidR="005E5A36" w:rsidRPr="00903DBA" w:rsidRDefault="005E5A36" w:rsidP="005E5A36">
      <w:pPr>
        <w:rPr>
          <w:highlight w:val="white"/>
        </w:rPr>
      </w:pPr>
      <w:r w:rsidRPr="00903DBA">
        <w:rPr>
          <w:highlight w:val="white"/>
        </w:rPr>
        <w:t xml:space="preserve">We create and return a symbol, with the name, storeage,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2B10B51E" w14:textId="77777777" w:rsidR="005E5A36" w:rsidRPr="00903DBA" w:rsidRDefault="005E5A36" w:rsidP="005E5A36">
      <w:r w:rsidRPr="00903DBA">
        <w:t xml:space="preserve">The </w:t>
      </w:r>
      <w:r w:rsidRPr="00903DBA">
        <w:rPr>
          <w:rStyle w:val="CodeInText"/>
        </w:rPr>
        <w:t>if</w:t>
      </w:r>
      <w:r w:rsidRPr="00903DBA">
        <w:t xml:space="preserve"> statement backpatches the true set to the beginning of the statement and the false set to the middle code instruction following the statement. The </w:t>
      </w:r>
      <w:r w:rsidRPr="00903DBA">
        <w:rPr>
          <w:rStyle w:val="CodeInText"/>
        </w:rPr>
        <w:t>if-else</w:t>
      </w:r>
      <w:r w:rsidRPr="00903DBA">
        <w:t xml:space="preserve"> statement backpatches the true set to the beginning of the true statement and the false set to the beginning of the false statement.</w:t>
      </w:r>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77777777" w:rsidR="005E5A36" w:rsidRPr="00903DBA" w:rsidRDefault="005E5A36" w:rsidP="005E5A36">
      <w:pPr>
        <w:pStyle w:val="Code"/>
        <w:rPr>
          <w:highlight w:val="white"/>
        </w:rPr>
      </w:pPr>
      <w:r w:rsidRPr="00903DBA">
        <w:rPr>
          <w:highlight w:val="white"/>
        </w:rPr>
        <w:t xml:space="preserve">      Backpatch(expression.Symbol.TrueSet(),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77777777" w:rsidR="005E5A36" w:rsidRPr="00903DBA" w:rsidRDefault="005E5A36" w:rsidP="005E5A36">
      <w:pPr>
        <w:rPr>
          <w:highlight w:val="white"/>
        </w:rPr>
      </w:pPr>
      <w:r w:rsidRPr="00903DBA">
        <w:rPr>
          <w:highlight w:val="white"/>
        </w:rPr>
        <w:t>We define the next set of the if-statement, it holds the instructions that jump to the instruction after the if- statement. It is the union of the next set of the inner statement, the false set of the expression, and the jump instruction just added to the list.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77777777" w:rsidR="005E5A36" w:rsidRPr="00903DBA" w:rsidRDefault="005E5A36" w:rsidP="005E5A36">
      <w:pPr>
        <w:pStyle w:val="Code"/>
        <w:rPr>
          <w:highlight w:val="white"/>
        </w:rPr>
      </w:pPr>
      <w:r w:rsidRPr="00903DBA">
        <w:rPr>
          <w:highlight w:val="white"/>
        </w:rPr>
        <w:t xml:space="preserve">      nextSet.UnionWith(expression.Symbol.FalseSet());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77777777"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next set of the if-statement.</w:t>
      </w:r>
    </w:p>
    <w:p w14:paraId="356411B0" w14:textId="77777777" w:rsidR="005E5A36" w:rsidRPr="00903DBA" w:rsidRDefault="005E5A36" w:rsidP="005E5A36">
      <w:pPr>
        <w:pStyle w:val="Code"/>
        <w:rPr>
          <w:highlight w:val="white"/>
        </w:rPr>
      </w:pPr>
      <w:r w:rsidRPr="00903DBA">
        <w:rPr>
          <w:highlight w:val="white"/>
        </w:rPr>
        <w:t xml:space="preserve">      return (new Statement(codeList, nextSet));</w:t>
      </w:r>
    </w:p>
    <w:p w14:paraId="5B076F18" w14:textId="77777777" w:rsidR="005E5A36" w:rsidRPr="00903DBA" w:rsidRDefault="005E5A36" w:rsidP="005E5A36">
      <w:pPr>
        <w:pStyle w:val="Code"/>
        <w:rPr>
          <w:highlight w:val="white"/>
        </w:rPr>
      </w:pPr>
      <w:r w:rsidRPr="00903DBA">
        <w:rPr>
          <w:highlight w:val="white"/>
        </w:rPr>
        <w:t xml:space="preserve">    }</w:t>
      </w:r>
    </w:p>
    <w:p w14:paraId="473DC39C"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methods is like the </w:t>
      </w:r>
      <w:r w:rsidRPr="00903DBA">
        <w:rPr>
          <w:rStyle w:val="KeyWord0"/>
          <w:highlight w:val="white"/>
        </w:rPr>
        <w:t>IfStatement</w:t>
      </w:r>
      <w:r w:rsidRPr="00903DBA">
        <w:rPr>
          <w:highlight w:val="white"/>
        </w:rPr>
        <w:t xml:space="preserve"> method above. The difference is that we have two inter statements. On statement that the program jumps to in case the expression is evaluated to a true value, and one statement where it jumps to in case of a false value.</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77777777" w:rsidR="005E5A36" w:rsidRPr="00903DBA" w:rsidRDefault="005E5A36" w:rsidP="005E5A36">
      <w:pPr>
        <w:rPr>
          <w:highlight w:val="white"/>
        </w:rPr>
      </w:pPr>
      <w:r w:rsidRPr="00903DBA">
        <w:rPr>
          <w:highlight w:val="white"/>
        </w:rPr>
        <w:t>We backpatch the true and false set to the beginning of the code list of the true and false statement, respectively.</w:t>
      </w:r>
    </w:p>
    <w:p w14:paraId="60DC549D" w14:textId="77777777" w:rsidR="005E5A36" w:rsidRPr="00903DBA" w:rsidRDefault="005E5A36" w:rsidP="005E5A36">
      <w:pPr>
        <w:pStyle w:val="Code"/>
        <w:rPr>
          <w:highlight w:val="white"/>
        </w:rPr>
      </w:pPr>
      <w:r w:rsidRPr="00903DBA">
        <w:rPr>
          <w:highlight w:val="white"/>
        </w:rPr>
        <w:t xml:space="preserve">      Backpatch(expression.Symbol.TrueSet(), trueStatement.CodeList);</w:t>
      </w:r>
    </w:p>
    <w:p w14:paraId="7FA6EF23" w14:textId="77777777" w:rsidR="005E5A36" w:rsidRPr="00903DBA" w:rsidRDefault="005E5A36" w:rsidP="005E5A36">
      <w:pPr>
        <w:pStyle w:val="Code"/>
        <w:rPr>
          <w:highlight w:val="white"/>
        </w:rPr>
      </w:pPr>
      <w:r w:rsidRPr="00903DBA">
        <w:rPr>
          <w:highlight w:val="white"/>
        </w:rPr>
        <w:t xml:space="preserve">      Backpatch(expression.Symbol.FalseSet(), falseStatement.CodeList);</w:t>
      </w:r>
    </w:p>
    <w:p w14:paraId="42310554" w14:textId="77777777" w:rsidR="005E5A36" w:rsidRPr="00903DBA" w:rsidRDefault="005E5A36" w:rsidP="005E5A36">
      <w:pPr>
        <w:pStyle w:val="Code"/>
        <w:rPr>
          <w:highlight w:val="white"/>
        </w:rPr>
      </w:pPr>
      <w:r w:rsidRPr="00903DBA">
        <w:rPr>
          <w:highlight w:val="white"/>
        </w:rPr>
        <w:t xml:space="preserve">      codeList.AddRange(trueStatement.CodeList);</w:t>
      </w:r>
    </w:p>
    <w:p w14:paraId="6DA64BD8" w14:textId="77777777" w:rsidR="005E5A36" w:rsidRPr="00903DBA" w:rsidRDefault="005E5A36" w:rsidP="005E5A36">
      <w:pPr>
        <w:rPr>
          <w:highlight w:val="white"/>
        </w:rPr>
      </w:pPr>
      <w:r w:rsidRPr="00903DBA">
        <w:rPr>
          <w:highlight w:val="white"/>
        </w:rPr>
        <w:t>We add a jump instruction after the end of the true statement code list for it to jump out of the if-else-statement.</w:t>
      </w:r>
    </w:p>
    <w:p w14:paraId="1FB87FA1" w14:textId="4D8123FB" w:rsidR="005E5A36" w:rsidRPr="00903DBA" w:rsidRDefault="005E5A36" w:rsidP="005E5A36">
      <w:pPr>
        <w:pStyle w:val="Code"/>
        <w:rPr>
          <w:highlight w:val="white"/>
        </w:rPr>
      </w:pPr>
      <w:r w:rsidRPr="00903DBA">
        <w:rPr>
          <w:highlight w:val="white"/>
        </w:rPr>
        <w:t xml:space="preserve">      MiddleCode gotoCode = AddMiddleCode(codeList, MiddleOperator.</w:t>
      </w:r>
      <w:r w:rsidR="00C0170C">
        <w:rPr>
          <w:highlight w:val="white"/>
        </w:rPr>
        <w:t>Jump</w:t>
      </w:r>
      <w:r w:rsidRPr="00903DBA">
        <w:rPr>
          <w:highlight w:val="white"/>
        </w:rPr>
        <w:t>);</w:t>
      </w:r>
    </w:p>
    <w:p w14:paraId="0404F52B" w14:textId="77777777" w:rsidR="005E5A36" w:rsidRPr="00903DBA" w:rsidRDefault="005E5A36" w:rsidP="005E5A36">
      <w:pPr>
        <w:pStyle w:val="Code"/>
        <w:rPr>
          <w:highlight w:val="white"/>
        </w:rPr>
      </w:pPr>
      <w:r w:rsidRPr="00903DBA">
        <w:rPr>
          <w:highlight w:val="white"/>
        </w:rPr>
        <w:t xml:space="preserve">      codeList.AddRange(falseStatement.CodeList);</w:t>
      </w:r>
    </w:p>
    <w:p w14:paraId="4D3E3681" w14:textId="77777777" w:rsidR="005E5A36" w:rsidRPr="00903DBA" w:rsidRDefault="005E5A36" w:rsidP="005E5A36">
      <w:pPr>
        <w:rPr>
          <w:highlight w:val="white"/>
        </w:rPr>
      </w:pPr>
      <w:r w:rsidRPr="00903DBA">
        <w:rPr>
          <w:highlight w:val="white"/>
        </w:rPr>
        <w:t xml:space="preserve">The next set of the if-else-statement is the union of the next sets of the true and false statement, and the jump instruction just added to the code. </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049DB5EC" w14:textId="77777777" w:rsidR="005E5A36" w:rsidRPr="00903DBA" w:rsidRDefault="005E5A36" w:rsidP="005E5A36">
      <w:pPr>
        <w:pStyle w:val="Code"/>
        <w:rPr>
          <w:highlight w:val="white"/>
        </w:rPr>
      </w:pPr>
      <w:r w:rsidRPr="00903DBA">
        <w:rPr>
          <w:highlight w:val="white"/>
        </w:rPr>
        <w:t xml:space="preserve">      nextSet.Add(gotoCode);</w:t>
      </w:r>
    </w:p>
    <w:p w14:paraId="3158D2A9" w14:textId="77777777"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next set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3FF0B300" w14:textId="77777777" w:rsidR="005E5A36" w:rsidRPr="00903DBA" w:rsidRDefault="005E5A36" w:rsidP="005E5A36">
      <w:pPr>
        <w:rPr>
          <w:highlight w:val="white"/>
        </w:rPr>
      </w:pPr>
      <w:r w:rsidRPr="00903DBA">
        <w:rPr>
          <w:highlight w:val="white"/>
        </w:rPr>
        <w:t>We need a map to keep track of the case statements. Since the switch statements can be nested, we need a stack to keep track of the case maps (</w:t>
      </w:r>
      <w:r w:rsidRPr="00903DBA">
        <w:rPr>
          <w:rStyle w:val="KeyWord0"/>
          <w:highlight w:val="white"/>
        </w:rPr>
        <w:t>m_caseMapStack</w:t>
      </w:r>
      <w:r w:rsidRPr="00903DBA">
        <w:rPr>
          <w:highlight w:val="white"/>
        </w:rPr>
        <w:t>). In the same way, we need a stack keep track of the default statements (</w:t>
      </w:r>
      <w:r w:rsidRPr="00903DBA">
        <w:rPr>
          <w:rStyle w:val="KeyWord0"/>
          <w:highlight w:val="white"/>
        </w:rPr>
        <w:t>m_caseMapStack)</w:t>
      </w:r>
      <w:r w:rsidRPr="00903DBA">
        <w:rPr>
          <w:highlight w:val="white"/>
        </w:rPr>
        <w:t>, and a stack of sets to keep track of the break statements (</w:t>
      </w:r>
      <w:r w:rsidRPr="00903DBA">
        <w:rPr>
          <w:rStyle w:val="KeyWord0"/>
          <w:highlight w:val="white"/>
        </w:rPr>
        <w:t>m_breakStack</w:t>
      </w:r>
      <w:r w:rsidRPr="00903DBA">
        <w:rPr>
          <w:highlight w:val="white"/>
        </w:rPr>
        <w:t>).</w:t>
      </w:r>
    </w:p>
    <w:p w14:paraId="100FCA70" w14:textId="77777777" w:rsidR="005E5A36" w:rsidRPr="00903DBA" w:rsidRDefault="005E5A36" w:rsidP="005E5A36">
      <w:pPr>
        <w:pStyle w:val="CodeHeader"/>
      </w:pPr>
      <w:r w:rsidRPr="00903DBA">
        <w:t>MiddleCodeGenerator.cs</w:t>
      </w:r>
    </w:p>
    <w:p w14:paraId="48D5F072" w14:textId="77777777" w:rsidR="005E5A36" w:rsidRPr="00903DBA" w:rsidRDefault="005E5A36" w:rsidP="005E5A36">
      <w:pPr>
        <w:pStyle w:val="Code"/>
        <w:rPr>
          <w:highlight w:val="white"/>
        </w:rPr>
      </w:pPr>
      <w:r w:rsidRPr="00903DBA">
        <w:rPr>
          <w:highlight w:val="white"/>
        </w:rPr>
        <w:t xml:space="preserve">    private static Stack&lt;IDictionary&lt;BigInteger, MiddleCode&gt;&gt; m_caseMapStack =</w:t>
      </w:r>
    </w:p>
    <w:p w14:paraId="52762360" w14:textId="77777777" w:rsidR="005E5A36" w:rsidRPr="00903DBA" w:rsidRDefault="005E5A36" w:rsidP="005E5A36">
      <w:pPr>
        <w:pStyle w:val="Code"/>
        <w:rPr>
          <w:highlight w:val="white"/>
        </w:rPr>
      </w:pPr>
      <w:r w:rsidRPr="00903DBA">
        <w:rPr>
          <w:highlight w:val="white"/>
        </w:rPr>
        <w:t xml:space="preserve">      new Stack&lt;IDictionary&lt;BigInteger, MiddleCode&gt;&gt;();</w:t>
      </w:r>
    </w:p>
    <w:p w14:paraId="1937EB2D" w14:textId="77777777" w:rsidR="005E5A36" w:rsidRPr="00903DBA" w:rsidRDefault="005E5A36" w:rsidP="005E5A36">
      <w:pPr>
        <w:pStyle w:val="Code"/>
        <w:rPr>
          <w:highlight w:val="white"/>
        </w:rPr>
      </w:pPr>
      <w:r w:rsidRPr="00903DBA">
        <w:rPr>
          <w:highlight w:val="white"/>
        </w:rPr>
        <w:t xml:space="preserve">    private static Stack&lt;MiddleCode&gt; m_defaultStack = new Stack&lt;MiddleCode&gt;();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77777777"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Its task is to push a new map to the case map stack, a null reference to the default stack, and a new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77777777" w:rsidR="005E5A36" w:rsidRPr="00903DBA" w:rsidRDefault="005E5A36" w:rsidP="005E5A36">
      <w:pPr>
        <w:rPr>
          <w:highlight w:val="white"/>
        </w:rPr>
      </w:pPr>
      <w:r w:rsidRPr="00903DBA">
        <w:rPr>
          <w:highlight w:val="white"/>
        </w:rPr>
        <w:t>Since the switch statement need an integral value rather than a logical value we need to, contrary to the if- 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7777777" w:rsidR="005E5A36" w:rsidRPr="00903DBA" w:rsidRDefault="005E5A36" w:rsidP="005E5A36">
      <w:pPr>
        <w:rPr>
          <w:highlight w:val="white"/>
        </w:rPr>
      </w:pPr>
      <w:r w:rsidRPr="00903DBA">
        <w:rPr>
          <w:highlight w:val="white"/>
        </w:rPr>
        <w:t>Since we need the value of the switch statement, we are only interested of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77777777"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169FCEC" w14:textId="77777777" w:rsidR="005E5A36" w:rsidRPr="00903DBA" w:rsidRDefault="005E5A36" w:rsidP="005E5A36">
      <w:pPr>
        <w:rPr>
          <w:highlight w:val="white"/>
        </w:rPr>
      </w:pPr>
      <w:r w:rsidRPr="00903DBA">
        <w:rPr>
          <w:highlight w:val="white"/>
        </w:rPr>
        <w:t>Similar to the if- statement, the switch- statement has a next set; that is, a set of middle code instruction that shall jump to the instruction following the switch statement.</w:t>
      </w:r>
    </w:p>
    <w:p w14:paraId="4A18BCA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20B3BF9" w14:textId="77777777"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In that case, the next set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6D307089" w14:textId="77777777" w:rsidR="005E5A36" w:rsidRPr="00903DBA" w:rsidRDefault="005E5A36" w:rsidP="005E5A36">
      <w:pPr>
        <w:rPr>
          <w:highlight w:val="white"/>
        </w:rPr>
      </w:pPr>
      <w:r w:rsidRPr="00903DBA">
        <w:rPr>
          <w:highlight w:val="white"/>
        </w:rPr>
        <w:t>If there is no default statement, we instead add a jump instruction to the next set.</w:t>
      </w:r>
    </w:p>
    <w:p w14:paraId="765A3678" w14:textId="77777777" w:rsidR="005E5A36" w:rsidRPr="00903DBA" w:rsidRDefault="005E5A36" w:rsidP="005E5A36">
      <w:pPr>
        <w:pStyle w:val="Code"/>
        <w:rPr>
          <w:highlight w:val="white"/>
        </w:rPr>
      </w:pPr>
      <w:r w:rsidRPr="00903DBA">
        <w:rPr>
          <w:highlight w:val="white"/>
        </w:rPr>
        <w:t xml:space="preserve">      else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77777777" w:rsidR="005E5A36" w:rsidRPr="00903DBA" w:rsidRDefault="005E5A36" w:rsidP="005E5A36">
      <w:pPr>
        <w:rPr>
          <w:highlight w:val="white"/>
        </w:rPr>
      </w:pPr>
      <w:r w:rsidRPr="00903DBA">
        <w:rPr>
          <w:highlight w:val="white"/>
        </w:rPr>
        <w:t>We finally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77777777" w:rsidR="005E5A36" w:rsidRPr="00903DBA" w:rsidRDefault="005E5A36" w:rsidP="005E5A36">
      <w:pPr>
        <w:rPr>
          <w:highlight w:val="white"/>
        </w:rPr>
      </w:pPr>
      <w:r w:rsidRPr="00903DBA">
        <w:rPr>
          <w:highlight w:val="white"/>
        </w:rPr>
        <w:t>The next set is the union of the next set of the inner statement and the break statements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6C6B8645" w14:textId="77777777" w:rsidR="005E5A36" w:rsidRPr="00903DBA" w:rsidRDefault="005E5A36" w:rsidP="005E5A36">
      <w:r w:rsidRPr="00903DBA">
        <w:t>The case statement must comply with the following demands:</w:t>
      </w:r>
    </w:p>
    <w:p w14:paraId="740B00B2" w14:textId="77777777" w:rsidR="005E5A36" w:rsidRPr="00903DBA" w:rsidRDefault="005E5A36" w:rsidP="00477426">
      <w:pPr>
        <w:pStyle w:val="SourceCodeBoxText"/>
        <w:framePr w:wrap="around"/>
      </w:pPr>
      <w:r w:rsidRPr="00903DBA">
        <w:rPr>
          <w:rStyle w:val="CodeInText"/>
        </w:rPr>
        <w:t>Main.CaseMapStack</w:t>
      </w:r>
      <w:r w:rsidRPr="00903DBA">
        <w:t xml:space="preserve"> must not be empty. If it is empty, the case statements misses a surrounding switch statements.</w:t>
      </w:r>
    </w:p>
    <w:p w14:paraId="6526A1C6" w14:textId="77777777" w:rsidR="005E5A36" w:rsidRPr="00903DBA" w:rsidRDefault="005E5A36" w:rsidP="00477426">
      <w:pPr>
        <w:pStyle w:val="SourceCodeBoxText"/>
        <w:framePr w:wrap="around"/>
      </w:pPr>
      <w:r w:rsidRPr="00903DBA">
        <w:t>The case expression must be integral and constant and thereby possible to evaluate by the compiler.</w:t>
      </w:r>
    </w:p>
    <w:p w14:paraId="1619258A" w14:textId="77777777" w:rsidR="005E5A36" w:rsidRPr="00903DBA" w:rsidRDefault="005E5A36" w:rsidP="00477426">
      <w:pPr>
        <w:pStyle w:val="SourceCodeBoxText"/>
        <w:framePr w:wrap="around"/>
      </w:pPr>
      <w:r w:rsidRPr="00903DBA">
        <w:t xml:space="preserve">Since </w:t>
      </w:r>
      <w:r w:rsidRPr="00903DBA">
        <w:rPr>
          <w:rStyle w:val="CodeInText"/>
        </w:rPr>
        <w:t>Main.CaseMapStack</w:t>
      </w:r>
      <w:r w:rsidRPr="00903DBA">
        <w:t xml:space="preserve"> is not empty, there is at least one surrounding switch statement. We call </w:t>
      </w:r>
      <w:r w:rsidRPr="00903DBA">
        <w:rPr>
          <w:rStyle w:val="CodeInText"/>
        </w:rPr>
        <w:t>peek</w:t>
      </w:r>
      <w:r w:rsidRPr="00903DBA">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 Technically, it is possible to store null values in the map, in which case </w:t>
      </w:r>
      <w:r w:rsidRPr="00903DBA">
        <w:rPr>
          <w:rStyle w:val="CodeInText"/>
        </w:rPr>
        <w:t>put</w:t>
      </w:r>
      <w:r w:rsidRPr="00903DBA">
        <w:t xml:space="preserve"> would return null even when the key is present in the map. However, in this book, we never store null values in any map.</w:t>
      </w:r>
    </w:p>
    <w:p w14:paraId="5DC1D53B" w14:textId="77777777" w:rsidR="005E5A36" w:rsidRPr="00903DBA" w:rsidRDefault="005E5A36" w:rsidP="005E5A36">
      <w:r w:rsidRPr="00903DBA">
        <w:t>If the case map stack is empty, we have a case statement without a enclosing switch statement and an error is reported.</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7777777" w:rsidR="005E5A36" w:rsidRPr="00903DBA" w:rsidRDefault="005E5A36" w:rsidP="005E5A36">
      <w:pPr>
        <w:rPr>
          <w:highlight w:val="white"/>
        </w:rPr>
      </w:pPr>
      <w:r w:rsidRPr="00903DBA">
        <w:rPr>
          <w:highlight w:val="white"/>
        </w:rPr>
        <w:t>If the value of the symbol is null, we have a non-constant case value, and an error is reported.</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12E27650" w14:textId="77777777" w:rsidR="005E5A36" w:rsidRPr="00903DBA" w:rsidRDefault="005E5A36" w:rsidP="005E5A36">
      <w:pPr>
        <w:rPr>
          <w:highlight w:val="white"/>
        </w:rPr>
      </w:pPr>
      <w:r w:rsidRPr="00903DBA">
        <w:rPr>
          <w:highlight w:val="white"/>
        </w:rPr>
        <w:t>I the map already contains the value we have two case values with the same value and an error is reported.</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77777777" w:rsidR="005E5A36" w:rsidRPr="00903DBA" w:rsidRDefault="005E5A36" w:rsidP="005E5A36">
      <w:pPr>
        <w:rPr>
          <w:highlight w:val="white"/>
        </w:rPr>
      </w:pPr>
      <w:r w:rsidRPr="00903DBA">
        <w:rPr>
          <w:highlight w:val="white"/>
        </w:rPr>
        <w:t>Finally, we add the case value and the first instruction of the statement’s code</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4A6F019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in case the list is empty. This is done for the backpatching to always have an instruction to set as the target.</w:t>
      </w:r>
    </w:p>
    <w:p w14:paraId="1F9D12E4" w14:textId="77777777" w:rsidR="005E5A36" w:rsidRPr="00903DBA" w:rsidRDefault="005E5A36" w:rsidP="005E5A36">
      <w:pPr>
        <w:pStyle w:val="Code"/>
        <w:rPr>
          <w:highlight w:val="white"/>
        </w:rPr>
      </w:pPr>
      <w:r w:rsidRPr="00903DBA">
        <w:rPr>
          <w:highlight w:val="white"/>
        </w:rPr>
        <w:t xml:space="preserve">    private static MiddleCode GetFirst(List&lt;MiddleCode&gt; list) {</w:t>
      </w:r>
    </w:p>
    <w:p w14:paraId="67EA732B" w14:textId="77777777" w:rsidR="005E5A36" w:rsidRPr="00903DBA" w:rsidRDefault="005E5A36" w:rsidP="005E5A36">
      <w:pPr>
        <w:pStyle w:val="Code"/>
        <w:rPr>
          <w:highlight w:val="white"/>
        </w:rPr>
      </w:pPr>
      <w:r w:rsidRPr="00903DBA">
        <w:rPr>
          <w:highlight w:val="white"/>
        </w:rPr>
        <w:t xml:space="preserve">      if (list.Count == 0) {</w:t>
      </w:r>
    </w:p>
    <w:p w14:paraId="28511742" w14:textId="77777777" w:rsidR="005E5A36" w:rsidRPr="00903DBA" w:rsidRDefault="005E5A36" w:rsidP="005E5A36">
      <w:pPr>
        <w:pStyle w:val="Code"/>
        <w:rPr>
          <w:highlight w:val="white"/>
        </w:rPr>
      </w:pPr>
      <w:r w:rsidRPr="00903DBA">
        <w:rPr>
          <w:highlight w:val="white"/>
        </w:rPr>
        <w:t xml:space="preserve">        AddMiddleCode(list, MiddleOperator.Empty);</w:t>
      </w:r>
    </w:p>
    <w:p w14:paraId="49F60243" w14:textId="77777777" w:rsidR="005E5A36" w:rsidRPr="00903DBA" w:rsidRDefault="005E5A36" w:rsidP="005E5A36">
      <w:pPr>
        <w:pStyle w:val="Code"/>
        <w:rPr>
          <w:highlight w:val="white"/>
        </w:rPr>
      </w:pPr>
      <w:r w:rsidRPr="00903DBA">
        <w:rPr>
          <w:highlight w:val="white"/>
        </w:rPr>
        <w:t xml:space="preserve">      }</w:t>
      </w:r>
    </w:p>
    <w:p w14:paraId="7DC1A285" w14:textId="77777777" w:rsidR="005E5A36" w:rsidRPr="00903DBA" w:rsidRDefault="005E5A36" w:rsidP="005E5A36">
      <w:pPr>
        <w:pStyle w:val="Code"/>
        <w:rPr>
          <w:highlight w:val="white"/>
        </w:rPr>
      </w:pPr>
      <w:r w:rsidRPr="00903DBA">
        <w:rPr>
          <w:highlight w:val="white"/>
        </w:rPr>
        <w:t xml:space="preserve">    </w:t>
      </w:r>
    </w:p>
    <w:p w14:paraId="0884D4E3" w14:textId="77777777" w:rsidR="005E5A36" w:rsidRPr="00903DBA" w:rsidRDefault="005E5A36" w:rsidP="005E5A36">
      <w:pPr>
        <w:pStyle w:val="Code"/>
        <w:rPr>
          <w:highlight w:val="white"/>
        </w:rPr>
      </w:pPr>
      <w:r w:rsidRPr="00903DBA">
        <w:rPr>
          <w:highlight w:val="white"/>
        </w:rPr>
        <w:t xml:space="preserve">      return list[0];</w:t>
      </w:r>
    </w:p>
    <w:p w14:paraId="6AE7B2A6"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t>The Default Statement</w:t>
      </w:r>
    </w:p>
    <w:p w14:paraId="5F3BBFCD" w14:textId="77777777" w:rsidR="005E5A36" w:rsidRPr="00903DBA" w:rsidRDefault="005E5A36" w:rsidP="005E5A36">
      <w:r w:rsidRPr="00903DBA">
        <w:t>Technically, the default statement does not have to be placed after the last case statements. However, we cannot have more than one default statement in a switch statement.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5967377A" w14:textId="77777777" w:rsidR="005E5A36" w:rsidRPr="00903DBA" w:rsidRDefault="005E5A36" w:rsidP="005E5A36">
      <w:pPr>
        <w:rPr>
          <w:highlight w:val="white"/>
        </w:rPr>
      </w:pPr>
      <w:r w:rsidRPr="00903DBA">
        <w:rPr>
          <w:highlight w:val="white"/>
        </w:rPr>
        <w:t>If the default stack is empty, we have a default statement without an enclosing switch statement and an error is reported.</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7777777" w:rsidR="005E5A36" w:rsidRPr="00903DBA" w:rsidRDefault="005E5A36" w:rsidP="005E5A36">
      <w:pPr>
        <w:rPr>
          <w:highlight w:val="white"/>
        </w:rPr>
      </w:pPr>
      <w:r w:rsidRPr="00903DBA">
        <w:rPr>
          <w:highlight w:val="white"/>
        </w:rPr>
        <w:t>If the value on the top of the stack is not null, we have a switch statement with two default statement and an error is reported.</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0DD924EE" w14:textId="77777777" w:rsidR="005E5A36" w:rsidRPr="00903DBA" w:rsidRDefault="005E5A36" w:rsidP="005E5A36">
      <w:pPr>
        <w:pStyle w:val="CodeHeader"/>
      </w:pPr>
      <w:r w:rsidRPr="00903DBA">
        <w:t>MiddleCodeGenerator.cs</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77777777" w:rsidR="005E5A36" w:rsidRPr="00903DBA" w:rsidRDefault="005E5A36" w:rsidP="005E5A36">
      <w:pPr>
        <w:rPr>
          <w:highlight w:val="white"/>
        </w:rPr>
      </w:pPr>
      <w:r w:rsidRPr="00903DBA">
        <w:rPr>
          <w:highlight w:val="white"/>
        </w:rPr>
        <w:t>We backpatchar the true set of the expression to the code list of the inner statement; that is, if the expression is true the program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77777777" w:rsidR="005E5A36" w:rsidRPr="00903DBA" w:rsidRDefault="005E5A36" w:rsidP="005E5A36">
      <w:pPr>
        <w:rPr>
          <w:highlight w:val="white"/>
        </w:rPr>
      </w:pPr>
      <w:r w:rsidRPr="00903DBA">
        <w:rPr>
          <w:highlight w:val="white"/>
        </w:rPr>
        <w:t>We define the next set of the while statement, and a jump instruction.</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77777777" w:rsidR="005E5A36" w:rsidRPr="00903DBA" w:rsidRDefault="005E5A36" w:rsidP="005E5A36">
      <w:pPr>
        <w:rPr>
          <w:highlight w:val="white"/>
        </w:rPr>
      </w:pPr>
      <w:r w:rsidRPr="00903DBA">
        <w:rPr>
          <w:highlight w:val="white"/>
        </w:rPr>
        <w:t>We also add the false set of the expression and the break set of the inner statement to the next set.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77777777" w:rsidR="005E5A36" w:rsidRPr="00903DBA" w:rsidRDefault="005E5A36" w:rsidP="005E5A36">
      <w:pPr>
        <w:rPr>
          <w:highlight w:val="white"/>
        </w:rPr>
      </w:pPr>
      <w:r w:rsidRPr="00903DBA">
        <w:rPr>
          <w:highlight w:val="white"/>
        </w:rPr>
        <w:t>We backpatch the next set of the inner statement and its continue set to the code list; that is, 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6A59D97" w14:textId="77777777" w:rsidR="005E5A36" w:rsidRPr="00903DBA" w:rsidRDefault="005E5A36" w:rsidP="005E5A36">
      <w:pPr>
        <w:pStyle w:val="CodeHeader"/>
      </w:pPr>
      <w:r w:rsidRPr="00903DBA">
        <w:t>MiddleCodeGenerator.cs</w:t>
      </w:r>
    </w:p>
    <w:p w14:paraId="3A9B777B" w14:textId="77777777"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77777777" w:rsidR="005E5A36" w:rsidRPr="00903DBA" w:rsidRDefault="005E5A36" w:rsidP="005E5A36">
      <w:pPr>
        <w:pStyle w:val="Code"/>
        <w:rPr>
          <w:highlight w:val="white"/>
        </w:rPr>
      </w:pPr>
      <w:r w:rsidRPr="00903DBA">
        <w:rPr>
          <w:highlight w:val="white"/>
        </w:rPr>
        <w:t xml:space="preserve">      Backpatch(innerStatement.NextSet, codeList);</w:t>
      </w:r>
    </w:p>
    <w:p w14:paraId="52240F9D"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2BDFCBDC" w14:textId="77777777" w:rsidR="005E5A36" w:rsidRPr="00903DBA" w:rsidRDefault="005E5A36" w:rsidP="005E5A36">
      <w:pPr>
        <w:pStyle w:val="Code"/>
        <w:rPr>
          <w:highlight w:val="white"/>
        </w:rPr>
      </w:pPr>
    </w:p>
    <w:p w14:paraId="439C7D48" w14:textId="77777777" w:rsidR="005E5A36" w:rsidRPr="00903DBA" w:rsidRDefault="005E5A36" w:rsidP="005E5A36">
      <w:pPr>
        <w:pStyle w:val="Code"/>
        <w:rPr>
          <w:highlight w:val="white"/>
        </w:rPr>
      </w:pPr>
      <w:r w:rsidRPr="00903DBA">
        <w:rPr>
          <w:highlight w:val="white"/>
        </w:rPr>
        <w:t xml:space="preserve">      Backpatch(expression.Symbol.TrueSet, codeList);</w:t>
      </w:r>
    </w:p>
    <w:p w14:paraId="657EFC22" w14:textId="77777777" w:rsidR="005E5A36" w:rsidRPr="00903DBA" w:rsidRDefault="005E5A36" w:rsidP="005E5A36">
      <w:pPr>
        <w:pStyle w:val="Code"/>
        <w:rPr>
          <w:highlight w:val="white"/>
        </w:rPr>
      </w:pPr>
      <w:r w:rsidRPr="00903DBA">
        <w:rPr>
          <w:highlight w:val="white"/>
        </w:rPr>
        <w:t xml:space="preserve">      Backpatch(m_continueSetStack.Pop(), codeList);    </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4F4B39DB" w14:textId="77777777" w:rsidR="005E5A36" w:rsidRPr="00903DBA" w:rsidRDefault="005E5A36" w:rsidP="005E5A36">
      <w:pPr>
        <w:pStyle w:val="Code"/>
        <w:rPr>
          <w:highlight w:val="white"/>
        </w:rPr>
      </w:pPr>
    </w:p>
    <w:p w14:paraId="13F77322" w14:textId="168F09E0"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GetFirst(codeList));</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re interested in its long list. On the other hand, if the initializer or next expressions are present we are only interested in their potential side effekts.</w:t>
      </w:r>
    </w:p>
    <w:p w14:paraId="235C721F" w14:textId="77777777" w:rsidR="005E5A36" w:rsidRPr="00903DBA" w:rsidRDefault="005E5A36" w:rsidP="005E5A36">
      <w:pPr>
        <w:pStyle w:val="CodeHeader"/>
        <w:rPr>
          <w:highlight w:val="white"/>
        </w:rPr>
      </w:pPr>
      <w:r w:rsidRPr="00903DBA">
        <w:rPr>
          <w:highlight w:val="white"/>
        </w:rPr>
        <w:t>MiddleCodeGenerator.cs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77777777" w:rsidR="005E5A36" w:rsidRPr="00903DBA" w:rsidRDefault="005E5A36" w:rsidP="005E5A36">
      <w:pPr>
        <w:rPr>
          <w:highlight w:val="white"/>
        </w:rPr>
      </w:pPr>
      <w:r w:rsidRPr="00903DBA">
        <w:rPr>
          <w:highlight w:val="white"/>
        </w:rPr>
        <w:t>We add an empty instruction as the target of the test expression, since we do not know if the test expression is not null.</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77777777" w:rsidR="005E5A36" w:rsidRPr="00903DBA" w:rsidRDefault="005E5A36" w:rsidP="005E5A36">
      <w:pPr>
        <w:rPr>
          <w:highlight w:val="white"/>
        </w:rPr>
      </w:pPr>
      <w:r w:rsidRPr="00903DBA">
        <w:rPr>
          <w:highlight w:val="white"/>
        </w:rPr>
        <w:t>If the initializer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7777777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 that we add the long list rather than the short list in this case, since we need the value of the expression, rather than just its side effects.</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77777777" w:rsidR="005E5A36" w:rsidRPr="00903DBA" w:rsidRDefault="005E5A36" w:rsidP="005E5A36">
      <w:pPr>
        <w:rPr>
          <w:highlight w:val="white"/>
        </w:rPr>
      </w:pPr>
      <w:r w:rsidRPr="00903DBA">
        <w:rPr>
          <w:highlight w:val="white"/>
        </w:rPr>
        <w:t>We backpatch the true set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7777777" w:rsidR="005E5A36" w:rsidRPr="00903DBA" w:rsidRDefault="005E5A36" w:rsidP="005E5A36">
      <w:pPr>
        <w:rPr>
          <w:highlight w:val="white"/>
        </w:rPr>
      </w:pPr>
      <w:r w:rsidRPr="00903DBA">
        <w:rPr>
          <w:highlight w:val="white"/>
        </w:rPr>
        <w:t>We add the code list of the inner statement. We then add the next target instruction and backpatch the next set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77777777" w:rsidR="005E5A36" w:rsidRPr="00903DBA" w:rsidRDefault="005E5A36" w:rsidP="005E5A36">
      <w:pPr>
        <w:rPr>
          <w:highlight w:val="white"/>
        </w:rPr>
      </w:pPr>
      <w:r w:rsidRPr="00903DBA">
        <w:rPr>
          <w:highlight w:val="white"/>
        </w:rPr>
        <w:t xml:space="preserve">If the next expression is not null, we add its short list and backpatch its true set and false set to the </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77777777" w:rsidR="005E5A36" w:rsidRPr="00903DBA" w:rsidRDefault="005E5A36" w:rsidP="005E5A36">
      <w:r w:rsidRPr="00903DBA">
        <w:t xml:space="preserve">Finally, like the while case, the continue set is backpatched to the beginning of the test expression and the break set is backpatched to the beginning of the statement following the while statement. </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3000D6C7" w:rsidR="005E5A36" w:rsidRDefault="005E5A36" w:rsidP="0078248B">
      <w:pPr>
        <w:pStyle w:val="Rubrik3"/>
      </w:pPr>
      <w:r>
        <w:t xml:space="preserve">The </w:t>
      </w:r>
      <w:r w:rsidRPr="00903DBA">
        <w:t xml:space="preserve">Label and </w:t>
      </w:r>
      <w:r w:rsidR="00C0170C">
        <w:t>Jump</w:t>
      </w:r>
      <w:r w:rsidRPr="00903DBA">
        <w:t xml:space="preserve"> Statement</w:t>
      </w:r>
      <w:r>
        <w:t>s</w:t>
      </w:r>
    </w:p>
    <w:p w14:paraId="4F1491AE" w14:textId="77777777" w:rsidR="005E5A36" w:rsidRPr="00903DBA" w:rsidRDefault="005E5A36" w:rsidP="005E5A36">
      <w:pPr>
        <w:pStyle w:val="CodeHeader"/>
      </w:pPr>
      <w:r w:rsidRPr="00903DBA">
        <w:t>MiddleCodeGenerator.cs</w:t>
      </w:r>
    </w:p>
    <w:p w14:paraId="6325AAD5" w14:textId="77777777"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77777777" w:rsidR="005E5A36" w:rsidRPr="00903DBA" w:rsidRDefault="005E5A36" w:rsidP="005E5A36">
      <w:pPr>
        <w:pStyle w:val="Code"/>
        <w:rPr>
          <w:highlight w:val="white"/>
        </w:rPr>
      </w:pPr>
      <w:r w:rsidRPr="00903DBA">
        <w:rPr>
          <w:highlight w:val="white"/>
        </w:rPr>
        <w:t xml:space="preserve">      new Dictionary&lt;string, MiddleCode&gt;();</w:t>
      </w:r>
    </w:p>
    <w:p w14:paraId="1F65C197" w14:textId="77777777" w:rsidR="005E5A36" w:rsidRPr="00903DBA" w:rsidRDefault="005E5A36" w:rsidP="005E5A36">
      <w:pPr>
        <w:pStyle w:val="Code"/>
        <w:rPr>
          <w:highlight w:val="white"/>
        </w:rPr>
      </w:pP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t xml:space="preserve">                                           Statement statement) {</w:t>
      </w:r>
    </w:p>
    <w:p w14:paraId="1F9DAA16" w14:textId="77777777" w:rsidR="005E5A36" w:rsidRPr="00903DBA" w:rsidRDefault="005E5A36" w:rsidP="005E5A36">
      <w:pPr>
        <w:rPr>
          <w:highlight w:val="white"/>
        </w:rPr>
      </w:pPr>
      <w:r w:rsidRPr="00903DBA">
        <w:rPr>
          <w:highlight w:val="white"/>
        </w:rPr>
        <w:t>If the label map already hold the label name as a key, we have two labels with the same name and an error is reported.</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69068B84" w14:textId="77777777" w:rsidR="005E5A36" w:rsidRPr="00903DBA" w:rsidRDefault="005E5A36" w:rsidP="005E5A36">
      <w:r w:rsidRPr="00903DBA">
        <w:t xml:space="preserve">We also have the goto set map </w:t>
      </w:r>
      <w:r w:rsidRPr="00903DBA">
        <w:rPr>
          <w:rStyle w:val="KeyWord0"/>
          <w:highlight w:val="white"/>
        </w:rPr>
        <w:t>m_gotoSetMap</w:t>
      </w:r>
      <w:r w:rsidRPr="00903DBA">
        <w:t xml:space="preserve"> with the label name as key and the goto middle code instruction as value. </w:t>
      </w:r>
    </w:p>
    <w:p w14:paraId="3B232597" w14:textId="77777777" w:rsidR="005E5A36" w:rsidRPr="00903DBA" w:rsidRDefault="005E5A36" w:rsidP="005E5A36">
      <w:pPr>
        <w:pStyle w:val="Code"/>
        <w:rPr>
          <w:highlight w:val="white"/>
        </w:rPr>
      </w:pPr>
      <w:r w:rsidRPr="00903DBA">
        <w:rPr>
          <w:highlight w:val="white"/>
        </w:rPr>
        <w:t xml:space="preserve">    public static IDictionary&lt;string, ISet&lt;MiddleCode&gt;&gt; m_gotoSetMap =</w:t>
      </w:r>
    </w:p>
    <w:p w14:paraId="4E65D524" w14:textId="77777777" w:rsidR="005E5A36" w:rsidRPr="00903DBA" w:rsidRDefault="005E5A36" w:rsidP="005E5A36">
      <w:pPr>
        <w:pStyle w:val="Code"/>
        <w:rPr>
          <w:highlight w:val="white"/>
        </w:rPr>
      </w:pPr>
      <w:r w:rsidRPr="00903DBA">
        <w:rPr>
          <w:highlight w:val="white"/>
        </w:rPr>
        <w:t xml:space="preserve">      new Dictionary&lt;string, ISet&lt;MiddleCode&gt;&gt;();</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77777777" w:rsidR="005E5A36" w:rsidRPr="00903DBA" w:rsidRDefault="005E5A36" w:rsidP="005E5A36">
      <w:pPr>
        <w:rPr>
          <w:highlight w:val="white"/>
        </w:rPr>
      </w:pPr>
      <w:r w:rsidRPr="00903DBA">
        <w:rPr>
          <w:highlight w:val="white"/>
        </w:rPr>
        <w:t>If the label name is already a key in the goto set map, we look up the goto set and a the goto middle code instruction. This situation occurs in when we encounter the first jump to 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7777777" w:rsidR="005E5A36" w:rsidRPr="00903DBA" w:rsidRDefault="005E5A36" w:rsidP="005E5A36">
      <w:pPr>
        <w:rPr>
          <w:highlight w:val="white"/>
        </w:rPr>
      </w:pPr>
      <w:r w:rsidRPr="00903DBA">
        <w:rPr>
          <w:highlight w:val="white"/>
        </w:rPr>
        <w:t xml:space="preserve">If the label name is not already a key in the goto set map, we create a new goto set to which we add the goto instruction, and then we add the label name and goto set to the the goto set map. This situation occurs when we encounter the the jumps following the first jump to the label. In this way, we have a map where each label name is associated with the goto instruction jump to that label. </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Its iterates through the goto set map and, for each label name, we look up the label middle code instruction and backpatch the goto 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77777777" w:rsidR="005E5A36" w:rsidRPr="00903DBA" w:rsidRDefault="005E5A36" w:rsidP="005E5A36">
      <w:pPr>
        <w:rPr>
          <w:highlight w:val="white"/>
        </w:rPr>
      </w:pPr>
      <w:r w:rsidRPr="00903DBA">
        <w:rPr>
          <w:highlight w:val="white"/>
        </w:rPr>
        <w:t>If the label name is not a key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06F7ED6D" w14:textId="77777777" w:rsidR="005E5A36" w:rsidRPr="00903DBA" w:rsidRDefault="005E5A36" w:rsidP="005E5A36">
      <w:r w:rsidRPr="00903DBA">
        <w:t xml:space="preserve">The </w:t>
      </w:r>
      <w:r>
        <w:rPr>
          <w:rStyle w:val="CodeInText"/>
        </w:rPr>
        <w:t>G</w:t>
      </w:r>
      <w:r w:rsidRPr="00903DBA">
        <w:rPr>
          <w:rStyle w:val="CodeInText"/>
        </w:rPr>
        <w:t>enerateReturnStatement</w:t>
      </w:r>
      <w:r w:rsidRPr="00903DBA">
        <w:t xml:space="preserve"> method is surprisely complicated, which due to the fact the return statement shall be interpreted as an exit statement in case of the main function.</w:t>
      </w:r>
    </w:p>
    <w:p w14:paraId="705C188E" w14:textId="77777777" w:rsidR="005E5A36" w:rsidRPr="00903DBA" w:rsidRDefault="005E5A36" w:rsidP="005E5A36">
      <w:r w:rsidRPr="00903DBA">
        <w:t>If the surrounding function returns a pointer to a function and the return expression is a or a pointer to a function, we check the they are equal; that is, that they return equal types and have equal parameter lists.</w:t>
      </w:r>
    </w:p>
    <w:p w14:paraId="1826F500" w14:textId="77777777" w:rsidR="005E5A36" w:rsidRPr="00903DBA" w:rsidRDefault="005E5A36" w:rsidP="005E5A36">
      <w:r w:rsidRPr="00903DBA">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2991CCC1" w14:textId="77777777" w:rsidR="005E5A36" w:rsidRPr="00903DBA" w:rsidRDefault="005E5A36" w:rsidP="005E5A36">
      <w:r w:rsidRPr="00903DBA">
        <w:t xml:space="preserve">If the surrounding function is the </w:t>
      </w:r>
      <w:r w:rsidRPr="00903DBA">
        <w:rPr>
          <w:rStyle w:val="CodeInText"/>
        </w:rPr>
        <w:t>main</w:t>
      </w:r>
      <w:r w:rsidRPr="00903DBA">
        <w:t xml:space="preserve"> function, we cast the return expression to a signed short integer, since we already checked that </w:t>
      </w:r>
      <w:r w:rsidRPr="00903DBA">
        <w:rPr>
          <w:rStyle w:val="CodeInText"/>
        </w:rPr>
        <w:t>main</w:t>
      </w:r>
      <w:r w:rsidRPr="00903DBA">
        <w:t xml:space="preserve"> does not return </w:t>
      </w:r>
      <w:r w:rsidRPr="00903DBA">
        <w:rPr>
          <w:rStyle w:val="CodeInText"/>
        </w:rPr>
        <w:t>void</w:t>
      </w:r>
      <w:r w:rsidRPr="00903DBA">
        <w:t xml:space="preserve">, it has to return an integral type. If the surrounding function is not </w:t>
      </w:r>
      <w:r w:rsidRPr="00903DBA">
        <w:rPr>
          <w:rStyle w:val="CodeInText"/>
        </w:rPr>
        <w:t>main</w:t>
      </w:r>
      <w:r w:rsidRPr="00903DBA">
        <w:t>, we generate middle code instructions for the return value and function return. Note that there are two different instructions, where the first one sets the return value and the second one performs the return jump.</w:t>
      </w:r>
    </w:p>
    <w:p w14:paraId="5968D417" w14:textId="77777777" w:rsidR="005E5A36" w:rsidRPr="00903DBA" w:rsidRDefault="005E5A36" w:rsidP="005E5A36">
      <w:r w:rsidRPr="00903DBA">
        <w:t xml:space="preserve">On the other hand, if there is no return expression we check that the surrounding function returns </w:t>
      </w:r>
      <w:r w:rsidRPr="00903DBA">
        <w:rPr>
          <w:rStyle w:val="CodeInText"/>
        </w:rPr>
        <w:t>void</w:t>
      </w:r>
      <w:r w:rsidRPr="00903DBA">
        <w:t xml:space="preserve">. If it is the main function, we add the </w:t>
      </w:r>
      <w:r w:rsidRPr="00903DBA">
        <w:rPr>
          <w:rStyle w:val="CodeInText"/>
        </w:rPr>
        <w:t>exit</w:t>
      </w:r>
      <w:r w:rsidRPr="00903DBA">
        <w:t xml:space="preserve"> middle code instruction with argument zero. If it is not, we just add the </w:t>
      </w:r>
      <w:r w:rsidRPr="00903DBA">
        <w:rPr>
          <w:rStyle w:val="CodeInText"/>
        </w:rPr>
        <w:t>return</w:t>
      </w:r>
      <w:r w:rsidRPr="00903DBA">
        <w:t xml:space="preserve"> middle code instruction without precede it with the setting of a return value.</w:t>
      </w:r>
    </w:p>
    <w:p w14:paraId="259D573D" w14:textId="77777777" w:rsidR="005E5A36" w:rsidRPr="00903DBA" w:rsidRDefault="005E5A36" w:rsidP="005E5A36">
      <w:pPr>
        <w:rPr>
          <w:highlight w:val="white"/>
        </w:rPr>
      </w:pPr>
      <w:r w:rsidRPr="00903DBA">
        <w:rPr>
          <w:highlight w:val="white"/>
        </w:rPr>
        <w:t xml:space="preserve">We need to regard whether there is an expression and whether the return statement is located inside the main function. </w:t>
      </w:r>
    </w:p>
    <w:p w14:paraId="202893AE" w14:textId="77777777" w:rsidR="005E5A36" w:rsidRPr="00903DBA" w:rsidRDefault="005E5A36" w:rsidP="005E5A36">
      <w:pPr>
        <w:pStyle w:val="CodeHeader"/>
      </w:pPr>
      <w:r w:rsidRPr="00903DBA">
        <w:t>MiddleCodeGenerator.cs</w:t>
      </w:r>
    </w:p>
    <w:p w14:paraId="4FB64FDA" w14:textId="77777777" w:rsidR="005E5A36" w:rsidRPr="00903DBA" w:rsidRDefault="005E5A36" w:rsidP="005E5A36">
      <w:pPr>
        <w:pStyle w:val="Code"/>
        <w:rPr>
          <w:highlight w:val="white"/>
        </w:rPr>
      </w:pPr>
      <w:r w:rsidRPr="00903DBA">
        <w:rPr>
          <w:highlight w:val="white"/>
        </w:rPr>
        <w:t xml:space="preserve">    public static Statement ReturnStatement(Expression expression) {</w:t>
      </w:r>
    </w:p>
    <w:p w14:paraId="20224FA4" w14:textId="77777777" w:rsidR="005E5A36" w:rsidRPr="00903DBA" w:rsidRDefault="005E5A36" w:rsidP="005E5A36">
      <w:pPr>
        <w:pStyle w:val="Code"/>
        <w:rPr>
          <w:highlight w:val="white"/>
        </w:rPr>
      </w:pPr>
      <w:r w:rsidRPr="00903DBA">
        <w:rPr>
          <w:highlight w:val="white"/>
        </w:rPr>
        <w:t xml:space="preserve">      List&lt;MiddleCode&gt; codeList;</w:t>
      </w:r>
    </w:p>
    <w:p w14:paraId="5F55FA34" w14:textId="77777777" w:rsidR="005E5A36" w:rsidRPr="00903DBA" w:rsidRDefault="005E5A36" w:rsidP="005E5A36">
      <w:pPr>
        <w:rPr>
          <w:highlight w:val="white"/>
        </w:rPr>
      </w:pPr>
      <w:r w:rsidRPr="00903DBA">
        <w:rPr>
          <w:highlight w:val="white"/>
        </w:rPr>
        <w:t>If the expression is not null, we need the check that the function does not return void. If it does we report an error.</w:t>
      </w:r>
    </w:p>
    <w:p w14:paraId="006C7C81" w14:textId="77777777" w:rsidR="005E5A36" w:rsidRPr="00903DBA" w:rsidRDefault="005E5A36" w:rsidP="005E5A36">
      <w:pPr>
        <w:pStyle w:val="Code"/>
        <w:rPr>
          <w:highlight w:val="white"/>
        </w:rPr>
      </w:pPr>
      <w:r w:rsidRPr="00903DBA">
        <w:rPr>
          <w:highlight w:val="white"/>
        </w:rPr>
        <w:t xml:space="preserve">      if (expression != null) {</w:t>
      </w:r>
    </w:p>
    <w:p w14:paraId="5CF10BA5" w14:textId="77777777" w:rsidR="005E5A36" w:rsidRPr="00903DBA" w:rsidRDefault="005E5A36" w:rsidP="005E5A36">
      <w:pPr>
        <w:pStyle w:val="Code"/>
        <w:rPr>
          <w:highlight w:val="white"/>
        </w:rPr>
      </w:pPr>
      <w:r w:rsidRPr="00903DBA">
        <w:rPr>
          <w:highlight w:val="white"/>
        </w:rPr>
        <w:t xml:space="preserve">        Assert.Error(!SymbolTable.CurrentFunction.Type.ReturnType.IsVoid(),</w:t>
      </w:r>
    </w:p>
    <w:p w14:paraId="2658AE48" w14:textId="77777777" w:rsidR="005E5A36" w:rsidRPr="00903DBA" w:rsidRDefault="005E5A36" w:rsidP="005E5A36">
      <w:pPr>
        <w:pStyle w:val="Code"/>
        <w:rPr>
          <w:highlight w:val="white"/>
        </w:rPr>
      </w:pPr>
      <w:r w:rsidRPr="00903DBA">
        <w:rPr>
          <w:highlight w:val="white"/>
        </w:rPr>
        <w:t xml:space="preserve">                     Message.Non__void_return_from_void_function);</w:t>
      </w:r>
    </w:p>
    <w:p w14:paraId="3322D055" w14:textId="77777777" w:rsidR="005E5A36" w:rsidRPr="00903DBA" w:rsidRDefault="005E5A36" w:rsidP="005E5A36">
      <w:pPr>
        <w:rPr>
          <w:highlight w:val="white"/>
        </w:rPr>
      </w:pPr>
      <w:r w:rsidRPr="00903DBA">
        <w:rPr>
          <w:highlight w:val="white"/>
        </w:rPr>
        <w:t>We cast the return expression to the return type of the function.</w:t>
      </w:r>
    </w:p>
    <w:p w14:paraId="599F0DFE" w14:textId="77777777" w:rsidR="005E5A36" w:rsidRPr="00903DBA" w:rsidRDefault="005E5A36" w:rsidP="005E5A36">
      <w:pPr>
        <w:pStyle w:val="Code"/>
        <w:rPr>
          <w:highlight w:val="white"/>
        </w:rPr>
      </w:pPr>
      <w:r w:rsidRPr="00903DBA">
        <w:rPr>
          <w:highlight w:val="white"/>
        </w:rPr>
        <w:t xml:space="preserve">        expression = TypeCast.ImplicitCast(expression,</w:t>
      </w:r>
    </w:p>
    <w:p w14:paraId="45E89D31" w14:textId="77777777" w:rsidR="005E5A36" w:rsidRPr="00903DBA" w:rsidRDefault="005E5A36" w:rsidP="005E5A36">
      <w:pPr>
        <w:pStyle w:val="Code"/>
        <w:rPr>
          <w:highlight w:val="white"/>
        </w:rPr>
      </w:pPr>
      <w:r w:rsidRPr="00903DBA">
        <w:rPr>
          <w:highlight w:val="white"/>
        </w:rPr>
        <w:t xml:space="preserve">                              SymbolTable.CurrentFunction.Type.ReturnType);</w:t>
      </w:r>
    </w:p>
    <w:p w14:paraId="07E34B6D" w14:textId="77777777" w:rsidR="005E5A36" w:rsidRPr="00903DBA" w:rsidRDefault="005E5A36" w:rsidP="005E5A36">
      <w:pPr>
        <w:pStyle w:val="Code"/>
        <w:rPr>
          <w:highlight w:val="white"/>
        </w:rPr>
      </w:pPr>
      <w:r w:rsidRPr="00903DBA">
        <w:rPr>
          <w:highlight w:val="white"/>
        </w:rPr>
        <w:t xml:space="preserve">        codeList = expression.LongList;</w:t>
      </w:r>
    </w:p>
    <w:p w14:paraId="35D15A48" w14:textId="77777777" w:rsidR="005E5A36" w:rsidRPr="00903DBA" w:rsidRDefault="005E5A36" w:rsidP="005E5A36">
      <w:pPr>
        <w:rPr>
          <w:highlight w:val="white"/>
        </w:rPr>
      </w:pPr>
      <w:r w:rsidRPr="00903DBA">
        <w:rPr>
          <w:highlight w:val="white"/>
        </w:rPr>
        <w:t>If the function is the main function, we shall not return a value. Instead, we shall exit the program execution and return an integer value to the enclosing system.</w:t>
      </w:r>
    </w:p>
    <w:p w14:paraId="3B815326" w14:textId="77777777" w:rsidR="005E5A36" w:rsidRPr="00903DBA" w:rsidRDefault="005E5A36" w:rsidP="005E5A36">
      <w:pPr>
        <w:rPr>
          <w:highlight w:val="white"/>
        </w:rPr>
      </w:pPr>
      <w:r w:rsidRPr="00903DBA">
        <w:rPr>
          <w:highlight w:val="white"/>
        </w:rPr>
        <w:t>If the function is not the main function, we return the value of the expression.</w:t>
      </w:r>
    </w:p>
    <w:p w14:paraId="6B5FAE38" w14:textId="77777777" w:rsidR="005E5A36" w:rsidRPr="00903DBA" w:rsidRDefault="005E5A36" w:rsidP="005E5A36">
      <w:pPr>
        <w:pStyle w:val="Code"/>
        <w:rPr>
          <w:highlight w:val="white"/>
        </w:rPr>
      </w:pPr>
      <w:r w:rsidRPr="00903DBA">
        <w:rPr>
          <w:highlight w:val="white"/>
        </w:rPr>
        <w:t xml:space="preserve">        AddMiddleCode(codeList, MiddleOperator.Return,</w:t>
      </w:r>
    </w:p>
    <w:p w14:paraId="50AB9D3E" w14:textId="77777777" w:rsidR="005E5A36" w:rsidRPr="00903DBA" w:rsidRDefault="005E5A36" w:rsidP="005E5A36">
      <w:pPr>
        <w:pStyle w:val="Code"/>
        <w:rPr>
          <w:highlight w:val="white"/>
        </w:rPr>
      </w:pPr>
      <w:r w:rsidRPr="00903DBA">
        <w:rPr>
          <w:highlight w:val="white"/>
        </w:rPr>
        <w:t xml:space="preserve">                      null, expression.Symbol);</w:t>
      </w:r>
    </w:p>
    <w:p w14:paraId="62BC39F3" w14:textId="77777777" w:rsidR="005E5A36" w:rsidRPr="00903DBA" w:rsidRDefault="005E5A36" w:rsidP="005E5A36">
      <w:pPr>
        <w:pStyle w:val="Code"/>
        <w:rPr>
          <w:highlight w:val="white"/>
        </w:rPr>
      </w:pPr>
    </w:p>
    <w:p w14:paraId="6A0804BA"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50AA5186" w14:textId="77777777" w:rsidR="005E5A36" w:rsidRPr="00903DBA" w:rsidRDefault="005E5A36" w:rsidP="005E5A36">
      <w:pPr>
        <w:pStyle w:val="Code"/>
        <w:rPr>
          <w:highlight w:val="white"/>
        </w:rPr>
      </w:pPr>
      <w:r w:rsidRPr="00903DBA">
        <w:rPr>
          <w:highlight w:val="white"/>
        </w:rPr>
        <w:t xml:space="preserve">                        (AssemblyCodeGenerator.MainName)) {</w:t>
      </w:r>
    </w:p>
    <w:p w14:paraId="3106687C" w14:textId="77777777" w:rsidR="005E5A36" w:rsidRPr="00903DBA" w:rsidRDefault="005E5A36" w:rsidP="005E5A36">
      <w:pPr>
        <w:pStyle w:val="Code"/>
        <w:rPr>
          <w:highlight w:val="white"/>
        </w:rPr>
      </w:pPr>
      <w:r w:rsidRPr="00903DBA">
        <w:rPr>
          <w:highlight w:val="white"/>
        </w:rPr>
        <w:t xml:space="preserve">          AddMiddleCode(codeList, MiddleOperator.Exit);</w:t>
      </w:r>
    </w:p>
    <w:p w14:paraId="5DE3189D" w14:textId="77777777" w:rsidR="005E5A36" w:rsidRPr="00903DBA" w:rsidRDefault="005E5A36" w:rsidP="005E5A36">
      <w:pPr>
        <w:pStyle w:val="Code"/>
        <w:rPr>
          <w:highlight w:val="white"/>
        </w:rPr>
      </w:pPr>
      <w:r w:rsidRPr="00903DBA">
        <w:rPr>
          <w:highlight w:val="white"/>
        </w:rPr>
        <w:t xml:space="preserve">        }</w:t>
      </w:r>
    </w:p>
    <w:p w14:paraId="6C342862" w14:textId="77777777" w:rsidR="005E5A36" w:rsidRPr="00903DBA" w:rsidRDefault="005E5A36" w:rsidP="005E5A36">
      <w:pPr>
        <w:pStyle w:val="Code"/>
        <w:rPr>
          <w:highlight w:val="white"/>
        </w:rPr>
      </w:pPr>
      <w:r w:rsidRPr="00903DBA">
        <w:rPr>
          <w:highlight w:val="white"/>
        </w:rPr>
        <w:t xml:space="preserve">      }</w:t>
      </w:r>
    </w:p>
    <w:p w14:paraId="27FE2047" w14:textId="77777777" w:rsidR="005E5A36" w:rsidRPr="00903DBA" w:rsidRDefault="005E5A36" w:rsidP="005E5A36">
      <w:pPr>
        <w:rPr>
          <w:highlight w:val="white"/>
        </w:rPr>
      </w:pPr>
      <w:r w:rsidRPr="00903DBA">
        <w:rPr>
          <w:highlight w:val="white"/>
        </w:rPr>
        <w:t>If the expression is null, we check that the function returns void. If it does not, we report and error.</w:t>
      </w:r>
    </w:p>
    <w:p w14:paraId="5B291431" w14:textId="77777777" w:rsidR="005E5A36" w:rsidRPr="00903DBA" w:rsidRDefault="005E5A36" w:rsidP="005E5A36">
      <w:pPr>
        <w:pStyle w:val="Code"/>
        <w:rPr>
          <w:highlight w:val="white"/>
        </w:rPr>
      </w:pPr>
      <w:r w:rsidRPr="00903DBA">
        <w:rPr>
          <w:highlight w:val="white"/>
        </w:rPr>
        <w:t xml:space="preserve">      else {</w:t>
      </w:r>
    </w:p>
    <w:p w14:paraId="51F871D1" w14:textId="77777777" w:rsidR="005E5A36" w:rsidRPr="00903DBA" w:rsidRDefault="005E5A36" w:rsidP="005E5A36">
      <w:pPr>
        <w:pStyle w:val="Code"/>
        <w:rPr>
          <w:highlight w:val="white"/>
        </w:rPr>
      </w:pPr>
      <w:r w:rsidRPr="00903DBA">
        <w:rPr>
          <w:highlight w:val="white"/>
        </w:rPr>
        <w:t xml:space="preserve">        Assert.Error(SymbolTable.CurrentFunction.Type.ReturnType.IsVoid(),</w:t>
      </w:r>
    </w:p>
    <w:p w14:paraId="43334CD9" w14:textId="77777777" w:rsidR="005E5A36" w:rsidRPr="00903DBA" w:rsidRDefault="005E5A36" w:rsidP="005E5A36">
      <w:pPr>
        <w:pStyle w:val="Code"/>
        <w:rPr>
          <w:highlight w:val="white"/>
        </w:rPr>
      </w:pPr>
      <w:r w:rsidRPr="00903DBA">
        <w:rPr>
          <w:highlight w:val="white"/>
        </w:rPr>
        <w:t xml:space="preserve">                     Message.Void_returned_from_non__void_function);</w:t>
      </w:r>
    </w:p>
    <w:p w14:paraId="2217E638" w14:textId="77777777" w:rsidR="005E5A36" w:rsidRPr="00903DBA" w:rsidRDefault="005E5A36" w:rsidP="005E5A36">
      <w:pPr>
        <w:pStyle w:val="Code"/>
        <w:rPr>
          <w:highlight w:val="white"/>
        </w:rPr>
      </w:pPr>
      <w:r w:rsidRPr="00903DBA">
        <w:rPr>
          <w:highlight w:val="white"/>
        </w:rPr>
        <w:t xml:space="preserve">        codeList = new List&lt;MiddleCode&gt;();</w:t>
      </w:r>
    </w:p>
    <w:p w14:paraId="09E7AD77" w14:textId="77777777" w:rsidR="005E5A36" w:rsidRPr="00903DBA" w:rsidRDefault="005E5A36" w:rsidP="005E5A36">
      <w:pPr>
        <w:rPr>
          <w:highlight w:val="white"/>
        </w:rPr>
      </w:pPr>
      <w:r w:rsidRPr="00903DBA">
        <w:rPr>
          <w:highlight w:val="white"/>
        </w:rPr>
        <w:t>If the function is the main function, we exit the execution of the program without a return value.</w:t>
      </w:r>
    </w:p>
    <w:p w14:paraId="17F66DC6" w14:textId="77777777" w:rsidR="005E5A36" w:rsidRPr="00903DBA" w:rsidRDefault="005E5A36" w:rsidP="005E5A36">
      <w:pPr>
        <w:rPr>
          <w:highlight w:val="white"/>
        </w:rPr>
      </w:pPr>
      <w:r w:rsidRPr="00903DBA">
        <w:rPr>
          <w:highlight w:val="white"/>
        </w:rPr>
        <w:t>If the function is not the main function, return the function without a return value.</w:t>
      </w:r>
    </w:p>
    <w:p w14:paraId="63DDF99A" w14:textId="77777777" w:rsidR="005E5A36" w:rsidRPr="00903DBA" w:rsidRDefault="005E5A36" w:rsidP="005E5A36">
      <w:pPr>
        <w:pStyle w:val="Code"/>
        <w:rPr>
          <w:highlight w:val="white"/>
        </w:rPr>
      </w:pPr>
      <w:r w:rsidRPr="00903DBA">
        <w:rPr>
          <w:highlight w:val="white"/>
        </w:rPr>
        <w:t xml:space="preserve">        AddMiddleCode(codeList, MiddleOperator.Return);</w:t>
      </w:r>
    </w:p>
    <w:p w14:paraId="55BD7D62" w14:textId="77777777" w:rsidR="005E5A36" w:rsidRPr="00903DBA" w:rsidRDefault="005E5A36" w:rsidP="005E5A36">
      <w:pPr>
        <w:pStyle w:val="Code"/>
        <w:rPr>
          <w:highlight w:val="white"/>
        </w:rPr>
      </w:pPr>
    </w:p>
    <w:p w14:paraId="617FFCC7"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061158E1" w14:textId="77777777" w:rsidR="005E5A36" w:rsidRPr="00903DBA" w:rsidRDefault="005E5A36" w:rsidP="005E5A36">
      <w:pPr>
        <w:pStyle w:val="Code"/>
        <w:rPr>
          <w:highlight w:val="white"/>
        </w:rPr>
      </w:pPr>
      <w:r w:rsidRPr="00903DBA">
        <w:rPr>
          <w:highlight w:val="white"/>
        </w:rPr>
        <w:t xml:space="preserve">                        (AssemblyCodeGenerator.MainName)) {</w:t>
      </w:r>
    </w:p>
    <w:p w14:paraId="628B6982" w14:textId="77777777" w:rsidR="005E5A36" w:rsidRPr="00903DBA" w:rsidRDefault="005E5A36" w:rsidP="005E5A36">
      <w:pPr>
        <w:pStyle w:val="Code"/>
        <w:rPr>
          <w:highlight w:val="white"/>
        </w:rPr>
      </w:pPr>
      <w:r w:rsidRPr="00903DBA">
        <w:rPr>
          <w:highlight w:val="white"/>
        </w:rPr>
        <w:t xml:space="preserve">          AddMiddleCode(codeList, MiddleOperator.Exit);</w:t>
      </w:r>
    </w:p>
    <w:p w14:paraId="195B7BCB" w14:textId="77777777" w:rsidR="005E5A36" w:rsidRPr="00903DBA" w:rsidRDefault="005E5A36" w:rsidP="005E5A36">
      <w:pPr>
        <w:pStyle w:val="Code"/>
        <w:rPr>
          <w:highlight w:val="white"/>
        </w:rPr>
      </w:pPr>
      <w:r w:rsidRPr="00903DBA">
        <w:rPr>
          <w:highlight w:val="white"/>
        </w:rPr>
        <w:t xml:space="preserve">        }</w:t>
      </w:r>
    </w:p>
    <w:p w14:paraId="65A8CCDF" w14:textId="77777777" w:rsidR="005E5A36" w:rsidRPr="00903DBA" w:rsidRDefault="005E5A36" w:rsidP="005E5A36">
      <w:pPr>
        <w:pStyle w:val="Code"/>
        <w:rPr>
          <w:highlight w:val="white"/>
        </w:rPr>
      </w:pPr>
      <w:r w:rsidRPr="00903DBA">
        <w:rPr>
          <w:highlight w:val="white"/>
        </w:rPr>
        <w:t xml:space="preserve">      }</w:t>
      </w:r>
    </w:p>
    <w:p w14:paraId="17C874B6" w14:textId="77777777" w:rsidR="005E5A36" w:rsidRPr="00903DBA" w:rsidRDefault="005E5A36" w:rsidP="005E5A36">
      <w:pPr>
        <w:pStyle w:val="Code"/>
        <w:rPr>
          <w:highlight w:val="white"/>
        </w:rPr>
      </w:pPr>
      <w:r w:rsidRPr="00903DBA">
        <w:rPr>
          <w:highlight w:val="white"/>
        </w:rPr>
        <w:t xml:space="preserve">    </w:t>
      </w:r>
    </w:p>
    <w:p w14:paraId="00321A9A" w14:textId="77777777" w:rsidR="005E5A36" w:rsidRPr="00903DBA" w:rsidRDefault="005E5A36" w:rsidP="005E5A36">
      <w:pPr>
        <w:pStyle w:val="Code"/>
        <w:rPr>
          <w:highlight w:val="white"/>
        </w:rPr>
      </w:pPr>
      <w:r w:rsidRPr="00903DBA">
        <w:rPr>
          <w:highlight w:val="white"/>
        </w:rPr>
        <w:t xml:space="preserve">      return (new Statement(codeList));</w:t>
      </w:r>
    </w:p>
    <w:p w14:paraId="1D332711" w14:textId="77777777" w:rsidR="005E5A36" w:rsidRPr="00903DBA" w:rsidRDefault="005E5A36" w:rsidP="005E5A36">
      <w:pPr>
        <w:pStyle w:val="Code"/>
        <w:rPr>
          <w:highlight w:val="white"/>
        </w:rPr>
      </w:pPr>
      <w:r w:rsidRPr="00903DBA">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7777777" w:rsidR="005E5A36" w:rsidRPr="00903DBA" w:rsidRDefault="005E5A36" w:rsidP="0078248B">
      <w:pPr>
        <w:pStyle w:val="Rubrik3"/>
      </w:pPr>
      <w:r w:rsidRPr="00903DBA">
        <w:t>Jump Register Statements</w:t>
      </w:r>
    </w:p>
    <w:p w14:paraId="0DFD8690" w14:textId="77777777" w:rsidR="005E5A36" w:rsidRPr="00903DBA" w:rsidRDefault="005E5A36" w:rsidP="005E5A36">
      <w:pPr>
        <w:pStyle w:val="CodeHeader"/>
      </w:pPr>
      <w:r w:rsidRPr="00903DBA">
        <w:rPr>
          <w:highlight w:val="white"/>
        </w:rPr>
        <w:t>MiddleCodeGenerator</w:t>
      </w:r>
      <w:r w:rsidRPr="00903DBA">
        <w:t>.cs</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706E343E" w14:textId="77777777" w:rsidR="005E5A36" w:rsidRPr="009B64AB" w:rsidRDefault="005E5A36" w:rsidP="005E5A36">
      <w:pPr>
        <w:pStyle w:val="Code"/>
      </w:pPr>
      <w:r w:rsidRPr="009B64AB">
        <w:rPr>
          <w:highlight w:val="white"/>
        </w:rPr>
        <w:t>MiddleCodeGenerator</w:t>
      </w:r>
      <w:r w:rsidRPr="009B64AB">
        <w:t>.cs</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65648858" w14:textId="77777777" w:rsidR="005E5A36" w:rsidRPr="009B64AB" w:rsidRDefault="005E5A36" w:rsidP="005E5A36">
      <w:pPr>
        <w:pStyle w:val="Code"/>
      </w:pPr>
      <w:r w:rsidRPr="009B64AB">
        <w:rPr>
          <w:highlight w:val="white"/>
        </w:rPr>
        <w:t>MiddleCodeGenerator</w:t>
      </w:r>
      <w:r w:rsidRPr="009B64AB">
        <w:t>.cs</w:t>
      </w:r>
    </w:p>
    <w:p w14:paraId="5CCF885C" w14:textId="77777777" w:rsidR="005E5A36" w:rsidRPr="009B64AB" w:rsidRDefault="005E5A36" w:rsidP="005E5A36">
      <w:pPr>
        <w:pStyle w:val="Code"/>
        <w:rPr>
          <w:highlight w:val="white"/>
        </w:rPr>
      </w:pPr>
      <w:r w:rsidRPr="009B64AB">
        <w:rPr>
          <w:highlight w:val="white"/>
        </w:rPr>
        <w:t xml:space="preserve">    public static Statement SyscallStatement()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59824246" w:rsidR="005E5A36" w:rsidRDefault="005E5A36" w:rsidP="005E5A36">
      <w:pPr>
        <w:pStyle w:val="Rubrik2"/>
      </w:pPr>
      <w:r w:rsidRPr="00903DBA">
        <w:t>Expressions</w:t>
      </w:r>
    </w:p>
    <w:p w14:paraId="2C65A380" w14:textId="6C6972A3" w:rsidR="00B819DF" w:rsidRDefault="00B819DF" w:rsidP="00B819DF">
      <w:pPr>
        <w:pStyle w:val="Rubrik3"/>
        <w:rPr>
          <w:highlight w:val="white"/>
        </w:rPr>
      </w:pPr>
      <w:r>
        <w:rPr>
          <w:highlight w:val="white"/>
        </w:rPr>
        <w:t>The Comma Expression</w:t>
      </w:r>
    </w:p>
    <w:p w14:paraId="02C4ADD9" w14:textId="25B503F5" w:rsidR="005E5A36" w:rsidRPr="00903DBA" w:rsidRDefault="005E5A36" w:rsidP="005E5A36">
      <w:pPr>
        <w:rPr>
          <w:highlight w:val="white"/>
        </w:rPr>
      </w:pPr>
      <w:r w:rsidRPr="00903DBA">
        <w:rPr>
          <w:highlight w:val="white"/>
        </w:rPr>
        <w:t>The value of a comma expression is the value of the right expression, the value of the left expression is discarded. However, we keep the side effects of both the left and right expressions.</w:t>
      </w:r>
    </w:p>
    <w:p w14:paraId="4E4E0671" w14:textId="77777777" w:rsidR="005E5A36" w:rsidRPr="00903DBA" w:rsidRDefault="005E5A36" w:rsidP="005E5A36">
      <w:pPr>
        <w:pStyle w:val="CodeHeader"/>
        <w:rPr>
          <w:highlight w:val="white"/>
        </w:rPr>
      </w:pPr>
      <w:r w:rsidRPr="00903DBA">
        <w:rPr>
          <w:highlight w:val="white"/>
        </w:rPr>
        <w:t>MiddleCodeGenerator.cs</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77777777" w:rsidR="005E5A36" w:rsidRPr="00903DBA" w:rsidRDefault="005E5A36" w:rsidP="005E5A36">
      <w:pPr>
        <w:rPr>
          <w:highlight w:val="white"/>
        </w:rPr>
      </w:pPr>
      <w:r w:rsidRPr="00903DBA">
        <w:rPr>
          <w:highlight w:val="white"/>
        </w:rPr>
        <w:t>Note that we add the short list of the left expression to the middle code list. The reason for this is that we are not interested in the 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77777777"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77777777" w:rsidR="005E5A36" w:rsidRPr="00903DBA" w:rsidRDefault="005E5A36" w:rsidP="005E5A36">
      <w:pPr>
        <w:pStyle w:val="Rubrik3"/>
      </w:pPr>
      <w:r w:rsidRPr="00903DBA">
        <w:t>The Assignment Expression</w:t>
      </w:r>
    </w:p>
    <w:p w14:paraId="463514DF" w14:textId="77777777" w:rsidR="005E5A36" w:rsidRPr="00903DBA" w:rsidRDefault="005E5A36" w:rsidP="005E5A36">
      <w:pPr>
        <w:pStyle w:val="CodeHeader"/>
        <w:rPr>
          <w:highlight w:val="white"/>
        </w:rPr>
      </w:pPr>
      <w:r w:rsidRPr="00903DBA">
        <w:rPr>
          <w:highlight w:val="white"/>
        </w:rPr>
        <w:t>MiddleCodeGenerator.cs</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7777777" w:rsidR="005E5A36" w:rsidRPr="00903DBA" w:rsidRDefault="005E5A36" w:rsidP="005E5A36">
      <w:pPr>
        <w:pStyle w:val="Code"/>
        <w:rPr>
          <w:highlight w:val="white"/>
        </w:rPr>
      </w:pPr>
      <w:r w:rsidRPr="00903DBA">
        <w:rPr>
          <w:highlight w:val="white"/>
        </w:rPr>
        <w:t xml:space="preserve">                                                  Expression leftExpression,</w:t>
      </w:r>
    </w:p>
    <w:p w14:paraId="3B9F5E58" w14:textId="77777777" w:rsidR="005E5A36" w:rsidRPr="00903DBA" w:rsidRDefault="005E5A36" w:rsidP="005E5A36">
      <w:pPr>
        <w:pStyle w:val="Code"/>
        <w:rPr>
          <w:highlight w:val="white"/>
        </w:rPr>
      </w:pPr>
      <w:r w:rsidRPr="00903DBA">
        <w:rPr>
          <w:highlight w:val="white"/>
        </w:rPr>
        <w:t xml:space="preserve">                                                  Expression rightExpression){</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77777777" w:rsidR="005E5A36" w:rsidRPr="00903DBA" w:rsidRDefault="005E5A36" w:rsidP="005E5A36">
      <w:pPr>
        <w:rPr>
          <w:highlight w:val="white"/>
        </w:rPr>
      </w:pPr>
      <w:r w:rsidRPr="00903DBA">
        <w:rPr>
          <w:highlight w:val="white"/>
        </w:rPr>
        <w:t xml:space="preserve">In cases of compound assignment, we call the matching method to perform the operation, and the </w:t>
      </w:r>
      <w:r w:rsidRPr="00903DBA">
        <w:rPr>
          <w:rStyle w:val="KeyWord0"/>
          <w:highlight w:val="white"/>
        </w:rPr>
        <w:t>Assignment</w:t>
      </w:r>
      <w:r w:rsidRPr="00903DBA">
        <w:rPr>
          <w:highlight w:val="white"/>
        </w:rPr>
        <w:t xml:space="preserve"> method for the final 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77777777" w:rsidR="005E5A36" w:rsidRDefault="005E5A36" w:rsidP="005E5A36">
      <w:pPr>
        <w:pStyle w:val="Rubrik3"/>
      </w:pPr>
      <w:r w:rsidRPr="00903DBA">
        <w:t>The Condition Expression</w:t>
      </w:r>
    </w:p>
    <w:p w14:paraId="0098A5D6" w14:textId="77777777" w:rsidR="005E5A36" w:rsidRPr="00903DBA" w:rsidRDefault="005E5A36" w:rsidP="005E5A36">
      <w:pPr>
        <w:pStyle w:val="CodeHeader"/>
        <w:rPr>
          <w:highlight w:val="white"/>
        </w:rPr>
      </w:pPr>
      <w:r w:rsidRPr="00903DBA">
        <w:rPr>
          <w:highlight w:val="white"/>
        </w:rPr>
        <w:t>MiddleCodeGenerator.cs</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77777777" w:rsidR="005E5A36" w:rsidRPr="00903DBA" w:rsidRDefault="005E5A36" w:rsidP="005E5A36">
      <w:pPr>
        <w:rPr>
          <w:highlight w:val="white"/>
        </w:rPr>
      </w:pPr>
      <w:r w:rsidRPr="00903DBA">
        <w:rPr>
          <w:highlight w:val="white"/>
        </w:rPr>
        <w:t>If the test expression is constant, we simple return the true or false expression depending on whether the test expression is true.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77777777" w:rsidR="005E5A36" w:rsidRPr="00903DBA" w:rsidRDefault="005E5A36" w:rsidP="005E5A36">
      <w:pPr>
        <w:rPr>
          <w:highlight w:val="white"/>
        </w:rPr>
      </w:pPr>
      <w:r w:rsidRPr="00903DBA">
        <w:rPr>
          <w:highlight w:val="white"/>
        </w:rPr>
        <w:t>We start by backpathing the true and false set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7777777" w:rsidR="005E5A36" w:rsidRPr="00903DBA" w:rsidRDefault="005E5A36" w:rsidP="005E5A36">
      <w:pPr>
        <w:rPr>
          <w:highlight w:val="white"/>
        </w:rPr>
      </w:pPr>
      <w:r w:rsidRPr="00903DBA">
        <w:rPr>
          <w:highlight w:val="white"/>
        </w:rPr>
        <w:t>The resulting true set is the union of the true sets of the true and false expression, and the resulting false set is the union of the false sets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77777777" w:rsidR="005E5A36" w:rsidRPr="00903DBA" w:rsidRDefault="005E5A36" w:rsidP="005E5A36">
      <w:pPr>
        <w:rPr>
          <w:highlight w:val="white"/>
        </w:rPr>
      </w:pPr>
      <w:r w:rsidRPr="00903DBA">
        <w:rPr>
          <w:highlight w:val="white"/>
        </w:rPr>
        <w:t xml:space="preserve">If the short list of both the true and false expression is empty, it does not matter if the test expression is true or false, and we let the resulting short list be the short list of the true expression (which may be empty). </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77777777" w:rsidR="005E5A36" w:rsidRPr="00903DBA" w:rsidRDefault="005E5A36" w:rsidP="005E5A36">
      <w:pPr>
        <w:rPr>
          <w:highlight w:val="white"/>
        </w:rPr>
      </w:pPr>
      <w:r w:rsidRPr="00903DBA">
        <w:rPr>
          <w:highlight w:val="white"/>
        </w:rPr>
        <w:t>If the short list of the test expression is not empty, the situation becomes a bit more complicated. We add the long list, rather than the short list, of the test expression to the final short list since we need the value of the test expression in order to jump to the short list of 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77777777" w:rsidR="005E5A36" w:rsidRPr="00903DBA" w:rsidRDefault="005E5A36" w:rsidP="005E5A36">
      <w:pPr>
        <w:rPr>
          <w:highlight w:val="white"/>
        </w:rPr>
      </w:pPr>
      <w:r w:rsidRPr="00903DBA">
        <w:rPr>
          <w:highlight w:val="white"/>
        </w:rPr>
        <w:t>Finally, we create a new symbol with logical type and the resulting true and false sets.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77777777" w:rsidR="005E5A36" w:rsidRPr="00903DBA" w:rsidRDefault="005E5A36" w:rsidP="005E5A36">
      <w:pPr>
        <w:pStyle w:val="Code"/>
        <w:rPr>
          <w:highlight w:val="white"/>
        </w:rPr>
      </w:pPr>
      <w:r w:rsidRPr="00903DBA">
        <w:rPr>
          <w:highlight w:val="white"/>
        </w:rPr>
        <w:t xml:space="preserve">        else {</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77777777" w:rsidR="005E5A36" w:rsidRPr="00903DBA" w:rsidRDefault="005E5A36" w:rsidP="005E5A36">
      <w:pPr>
        <w:rPr>
          <w:highlight w:val="white"/>
        </w:rPr>
      </w:pPr>
      <w:r w:rsidRPr="00903DBA">
        <w:rPr>
          <w:highlight w:val="white"/>
        </w:rPr>
        <w:t>Similar to the true expression, we type cast and false expression, and backpatch the true set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44183744" w14:textId="77777777" w:rsidR="005E5A36" w:rsidRPr="00903DBA" w:rsidRDefault="005E5A36" w:rsidP="005E5A36">
      <w:pPr>
        <w:pStyle w:val="Code"/>
        <w:rPr>
          <w:highlight w:val="white"/>
        </w:rPr>
      </w:pPr>
      <w:r w:rsidRPr="00903DBA">
        <w:rPr>
          <w:highlight w:val="white"/>
        </w:rPr>
        <w:t>MiddleCodeGenerator.cs</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5619B7A7" w:rsidR="005E5A36" w:rsidRDefault="005E5A36" w:rsidP="005E5A36">
      <w:pPr>
        <w:pStyle w:val="Rubrik3"/>
        <w:numPr>
          <w:ilvl w:val="2"/>
          <w:numId w:val="123"/>
        </w:numPr>
        <w:tabs>
          <w:tab w:val="num" w:pos="360"/>
        </w:tabs>
      </w:pPr>
      <w:r w:rsidRPr="00903DBA">
        <w:t>Logical Expressions</w:t>
      </w:r>
    </w:p>
    <w:p w14:paraId="361C6F9F" w14:textId="77777777" w:rsidR="00B14220" w:rsidRPr="00903DBA" w:rsidRDefault="00B14220" w:rsidP="00B14220">
      <w:pPr>
        <w:rPr>
          <w:color w:val="auto"/>
        </w:rPr>
      </w:pPr>
      <w:r w:rsidRPr="00903DBA">
        <w:t>The logical</w:t>
      </w:r>
      <w:r>
        <w:t xml:space="preserve"> </w:t>
      </w:r>
      <w:r w:rsidRPr="00977C44">
        <w:rPr>
          <w:rStyle w:val="KeyWord0"/>
        </w:rPr>
        <w:t>and</w:t>
      </w:r>
      <w:r w:rsidRPr="00903DBA">
        <w:t xml:space="preserve">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BF305FE" w14:textId="77777777" w:rsidR="00B14220" w:rsidRPr="00903DBA" w:rsidRDefault="00B14220" w:rsidP="00B14220">
      <w:pPr>
        <w:rPr>
          <w:color w:val="auto"/>
        </w:rPr>
      </w:pPr>
      <w:r w:rsidRPr="00903DBA">
        <w:t>The logical</w:t>
      </w:r>
      <w:r>
        <w:t xml:space="preserve"> </w:t>
      </w:r>
      <w:r w:rsidRPr="00977C44">
        <w:rPr>
          <w:rStyle w:val="KeyWord0"/>
        </w:rPr>
        <w:t>and</w:t>
      </w:r>
      <w:r w:rsidRPr="00903DBA">
        <w:t xml:space="preserve">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638B2CC9" w14:textId="77777777" w:rsidR="005E5A36" w:rsidRPr="00FA571C" w:rsidRDefault="005E5A36" w:rsidP="00B14220">
      <w:pPr>
        <w:rPr>
          <w:highlight w:val="white"/>
        </w:rPr>
      </w:pPr>
      <w:r w:rsidRPr="00FA571C">
        <w:rPr>
          <w:highlight w:val="white"/>
        </w:rPr>
        <w:t xml:space="preserve">The </w:t>
      </w:r>
      <w:r w:rsidRPr="00302B5C">
        <w:rPr>
          <w:rStyle w:val="KeyWord0"/>
          <w:highlight w:val="white"/>
        </w:rPr>
        <w:t>LogicalOrExpression</w:t>
      </w:r>
      <w:r w:rsidRPr="00FA571C">
        <w:rPr>
          <w:highlight w:val="white"/>
        </w:rPr>
        <w:t xml:space="preserve"> method returns a true expression is at least one of the left or right expression is true, and a false expression if both the left and right expression is false.</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77777777" w:rsidR="005E5A36" w:rsidRPr="00FA571C" w:rsidRDefault="005E5A36" w:rsidP="005E5A36">
      <w:pPr>
        <w:pStyle w:val="Code"/>
        <w:rPr>
          <w:highlight w:val="white"/>
        </w:rPr>
      </w:pPr>
      <w:r w:rsidRPr="00FA571C">
        <w:rPr>
          <w:highlight w:val="white"/>
        </w:rPr>
        <w:t>Since we have passed the constant integral expression parsing, we need to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77777777" w:rsidR="005E5A36" w:rsidRPr="00FA571C" w:rsidRDefault="005E5A36" w:rsidP="005E5A36">
      <w:pPr>
        <w:pStyle w:val="Code"/>
        <w:rPr>
          <w:highlight w:val="white"/>
        </w:rPr>
      </w:pPr>
      <w:r w:rsidRPr="00FA571C">
        <w:rPr>
          <w:highlight w:val="white"/>
        </w:rPr>
        <w:t>We type cast both the expression to 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77777777" w:rsidR="005E5A36" w:rsidRPr="00FA571C" w:rsidRDefault="005E5A36" w:rsidP="005E5A36">
      <w:pPr>
        <w:rPr>
          <w:highlight w:val="white"/>
        </w:rPr>
      </w:pPr>
      <w:r w:rsidRPr="00FA571C">
        <w:rPr>
          <w:highlight w:val="white"/>
        </w:rPr>
        <w:t>For the resulting expression to be true, it is enough that one of the left or right expression is true. Therefore, the true set of the resulting expression is the union of the true set of the left and right expression. This results in laze evaluation, if the left expression is evaluated to true, the right expression (including its side effects) shall not evaluated. The false sets, on the other hand, are different. If the left expression is evaluated to false, we need to evaluate the right expression. Therefore, we backpatch the false set of the left expression to the beginning of the right expression code. The false set of the resulting expression is the false set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5231FBCA" w14:textId="77777777"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62955A22" w14:textId="77777777" w:rsidR="005E5A36" w:rsidRPr="00903DBA" w:rsidRDefault="005E5A36" w:rsidP="005E5A36">
      <w:pPr>
        <w:pStyle w:val="CodeHeader"/>
        <w:rPr>
          <w:highlight w:val="white"/>
        </w:rPr>
      </w:pPr>
      <w:r w:rsidRPr="00903DBA">
        <w:rPr>
          <w:highlight w:val="white"/>
        </w:rPr>
        <w:t>MiddleCodeGenerator.cs</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77777777" w:rsidR="005E5A36" w:rsidRPr="00903DBA" w:rsidRDefault="005E5A36" w:rsidP="005E5A36">
      <w:pPr>
        <w:pStyle w:val="Rubrik3"/>
      </w:pPr>
      <w:r w:rsidRPr="00903DBA">
        <w:t>Shift Expression</w:t>
      </w:r>
    </w:p>
    <w:p w14:paraId="1CE675FB" w14:textId="77777777" w:rsidR="005E5A36" w:rsidRPr="00903DBA" w:rsidRDefault="005E5A36" w:rsidP="005E5A36">
      <w:pPr>
        <w:pStyle w:val="CodeHeader"/>
        <w:rPr>
          <w:rStyle w:val="KeyWord0"/>
          <w:b/>
          <w:bCs/>
        </w:rPr>
      </w:pPr>
      <w:r w:rsidRPr="00903DBA">
        <w:rPr>
          <w:rStyle w:val="KeyWord0"/>
          <w:b/>
          <w:bCs/>
          <w:highlight w:val="white"/>
        </w:rPr>
        <w:t>MiddleCodeGenerator.</w:t>
      </w:r>
      <w:r w:rsidRPr="00903DBA">
        <w:rPr>
          <w:rStyle w:val="KeyWord0"/>
          <w:b/>
          <w:bCs/>
        </w:rPr>
        <w:t>cs</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43D0C01D" w14:textId="77777777" w:rsidR="005E5A36" w:rsidRPr="00903DBA" w:rsidRDefault="005E5A36" w:rsidP="005E5A36">
      <w:pPr>
        <w:pStyle w:val="CodeHeader"/>
      </w:pPr>
      <w:r w:rsidRPr="00903DBA">
        <w:t>MiddleCodeGenerator.cs</w:t>
      </w:r>
    </w:p>
    <w:p w14:paraId="3A66FB37" w14:textId="77777777" w:rsidR="005E5A36" w:rsidRPr="00903DBA" w:rsidRDefault="005E5A36" w:rsidP="005E5A36">
      <w:pPr>
        <w:pStyle w:val="Code"/>
        <w:rPr>
          <w:highlight w:val="white"/>
        </w:rPr>
      </w:pPr>
      <w:r w:rsidRPr="00903DBA">
        <w:rPr>
          <w:highlight w:val="white"/>
        </w:rPr>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7777777" w:rsidR="005E5A36" w:rsidRPr="00903DBA" w:rsidRDefault="005E5A36" w:rsidP="005E5A36">
      <w:pPr>
        <w:rPr>
          <w:highlight w:val="white"/>
        </w:rPr>
      </w:pPr>
      <w:r w:rsidRPr="00903DBA">
        <w:rPr>
          <w:highlight w:val="white"/>
        </w:rPr>
        <w:t>We add two instruction to the long list. The first is an if-goto instruction that we add to the true set. If the expression is true, this instruction will jump to the target that later will be backpatched into the instruction. In the same way, we add a goto instruction to the false set.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77777777" w:rsidR="005E5A36" w:rsidRPr="00903DBA" w:rsidRDefault="005E5A36" w:rsidP="005E5A36">
      <w:pPr>
        <w:rPr>
          <w:highlight w:val="white"/>
        </w:rPr>
      </w:pPr>
      <w:r w:rsidRPr="00903DBA">
        <w:rPr>
          <w:highlight w:val="white"/>
        </w:rPr>
        <w:t>The final symbol holds logical type with true and false set.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77777777" w:rsidR="005E5A36" w:rsidRPr="00903DBA" w:rsidRDefault="005E5A36" w:rsidP="001A1BB8">
      <w:pPr>
        <w:pStyle w:val="Rubrik3"/>
      </w:pPr>
      <w:r w:rsidRPr="00903DBA">
        <w:t>Addition and Subtraction Expression</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7777777" w:rsidR="005E5A36" w:rsidRPr="0024406E" w:rsidRDefault="005E5A36" w:rsidP="001A1BB8">
      <w:pPr>
        <w:pStyle w:val="Rubrik3"/>
        <w:rPr>
          <w:highlight w:val="white"/>
        </w:rPr>
      </w:pPr>
      <w:r w:rsidRPr="0024406E">
        <w:rPr>
          <w:highlight w:val="white"/>
        </w:rPr>
        <w:t>Multiplication Expressions</w:t>
      </w:r>
    </w:p>
    <w:p w14:paraId="33A9AFE1" w14:textId="77777777" w:rsidR="005E5A36" w:rsidRPr="00903DBA" w:rsidRDefault="005E5A36" w:rsidP="005E5A36">
      <w:pPr>
        <w:pStyle w:val="CodeHeader"/>
      </w:pPr>
      <w:r w:rsidRPr="00903DBA">
        <w:t>MiddleCodeGenerator.cs</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t>Cast Expressions</w:t>
      </w:r>
    </w:p>
    <w:p w14:paraId="6889A6C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specifier</w:t>
      </w:r>
      <w:r w:rsidRPr="00903DBA">
        <w:rPr>
          <w:highlight w:val="white"/>
        </w:rPr>
        <w:t xml:space="preserve"> parameter holds the resulting type of the declaration specifier list.</w:t>
      </w:r>
    </w:p>
    <w:p w14:paraId="03D123AD" w14:textId="77777777" w:rsidR="005E5A36" w:rsidRPr="00903DBA" w:rsidRDefault="005E5A36" w:rsidP="005E5A36">
      <w:pPr>
        <w:pStyle w:val="CodeHeader"/>
      </w:pPr>
      <w:r w:rsidRPr="00903DBA">
        <w:t>MiddleCodeGenerator.cs</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77777777" w:rsidR="005E5A36" w:rsidRPr="00903DBA" w:rsidRDefault="005E5A36" w:rsidP="005E5A36">
      <w:pPr>
        <w:rPr>
          <w:highlight w:val="white"/>
        </w:rPr>
      </w:pPr>
      <w:r w:rsidRPr="00903DBA">
        <w:rPr>
          <w:highlight w:val="white"/>
        </w:rPr>
        <w:t>If the declarator is null, we just return the specifer’s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5B459C1F" w14:textId="77777777" w:rsidR="005E5A36" w:rsidRPr="00903DBA" w:rsidRDefault="005E5A36" w:rsidP="001A1BB8">
      <w:pPr>
        <w:pStyle w:val="Rubrik3"/>
      </w:pPr>
      <w:r w:rsidRPr="00903DBA">
        <w:t>Prefix Expression</w:t>
      </w:r>
    </w:p>
    <w:p w14:paraId="188330B9" w14:textId="77777777" w:rsidR="005E5A36" w:rsidRPr="00903DBA" w:rsidRDefault="005E5A36" w:rsidP="005E5A36">
      <w:pPr>
        <w:pStyle w:val="Rubrik3"/>
      </w:pPr>
      <w:r w:rsidRPr="00903DBA">
        <w:t>Unary Addition Expressions</w:t>
      </w:r>
    </w:p>
    <w:p w14:paraId="7BF0EC6A" w14:textId="77777777" w:rsidR="005E5A36" w:rsidRPr="00903DBA" w:rsidRDefault="005E5A36" w:rsidP="005E5A36">
      <w:pPr>
        <w:pStyle w:val="CodeHeader"/>
      </w:pPr>
      <w:r w:rsidRPr="00903DBA">
        <w:t>MiddleCodeGenerator.cs</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7E138E0E" w14:textId="77777777" w:rsidR="005E5A36" w:rsidRPr="00903DBA" w:rsidRDefault="005E5A36" w:rsidP="005E5A36">
      <w:pPr>
        <w:pStyle w:val="Code"/>
        <w:rPr>
          <w:highlight w:val="white"/>
        </w:rPr>
      </w:pPr>
      <w:r w:rsidRPr="00903DBA">
        <w:rPr>
          <w:highlight w:val="white"/>
        </w:rPr>
        <w:t xml:space="preserve">      Assert.Error(type.IsLogical() ||</w:t>
      </w:r>
    </w:p>
    <w:p w14:paraId="4F3DB7C1" w14:textId="77777777" w:rsidR="005E5A36" w:rsidRPr="00903DBA" w:rsidRDefault="005E5A36" w:rsidP="005E5A36">
      <w:pPr>
        <w:pStyle w:val="Code"/>
        <w:rPr>
          <w:highlight w:val="white"/>
        </w:rPr>
      </w:pPr>
      <w:r w:rsidRPr="00903DBA">
        <w:rPr>
          <w:highlight w:val="white"/>
        </w:rPr>
        <w:t xml:space="preserve">                   type.IsArithmeticPointerArrayStringOrFunction(),</w:t>
      </w:r>
    </w:p>
    <w:p w14:paraId="0DBF4CF2" w14:textId="77777777" w:rsidR="005E5A36" w:rsidRPr="00903DBA" w:rsidRDefault="005E5A36" w:rsidP="005E5A36">
      <w:pPr>
        <w:pStyle w:val="Code"/>
        <w:rPr>
          <w:highlight w:val="white"/>
        </w:rPr>
      </w:pPr>
      <w:r w:rsidRPr="00903DBA">
        <w:rPr>
          <w:highlight w:val="white"/>
        </w:rPr>
        <w:t xml:space="preserve">                   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7777777" w:rsidR="005E5A36" w:rsidRPr="00DC37F5" w:rsidRDefault="005E5A36" w:rsidP="001A1BB8">
      <w:pPr>
        <w:pStyle w:val="Rubrik3"/>
        <w:rPr>
          <w:highlight w:val="white"/>
        </w:rPr>
      </w:pPr>
      <w:r w:rsidRPr="00DC37F5">
        <w:rPr>
          <w:highlight w:val="white"/>
        </w:rPr>
        <w:t>Logical Not Expression</w:t>
      </w:r>
    </w:p>
    <w:p w14:paraId="1628AE2A" w14:textId="77777777" w:rsidR="005E5A36" w:rsidRPr="00903DBA" w:rsidRDefault="005E5A36" w:rsidP="005E5A36">
      <w:pPr>
        <w:pStyle w:val="CodeHeader"/>
      </w:pPr>
      <w:r w:rsidRPr="00903DBA">
        <w:t>MiddleCodeGenerator.cs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77777777" w:rsidR="005E5A36" w:rsidRPr="00903DBA" w:rsidRDefault="005E5A36" w:rsidP="005E5A36">
      <w:pPr>
        <w:rPr>
          <w:highlight w:val="white"/>
        </w:rPr>
      </w:pPr>
      <w:r w:rsidRPr="00903DBA">
        <w:rPr>
          <w:highlight w:val="white"/>
        </w:rPr>
        <w:t>The resulting expression is the original expression with swapped true and false sets.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77777777" w:rsidR="005E5A36" w:rsidRPr="00DC37F5" w:rsidRDefault="005E5A36" w:rsidP="001A1BB8">
      <w:pPr>
        <w:pStyle w:val="Rubrik3"/>
        <w:rPr>
          <w:highlight w:val="white"/>
        </w:rPr>
      </w:pPr>
      <w:r w:rsidRPr="00DC37F5">
        <w:rPr>
          <w:highlight w:val="white"/>
        </w:rPr>
        <w:t>Bitwise Not Expression</w:t>
      </w:r>
    </w:p>
    <w:p w14:paraId="3CBBBB09" w14:textId="77777777" w:rsidR="005E5A36" w:rsidRPr="00903DBA" w:rsidRDefault="005E5A36" w:rsidP="005E5A36">
      <w:pPr>
        <w:pStyle w:val="CodeHeader"/>
      </w:pPr>
      <w:r w:rsidRPr="00903DBA">
        <w:t>MiddleCodeGenerator.cs</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77777777" w:rsidR="005E5A36" w:rsidRPr="00903DBA" w:rsidRDefault="005E5A36" w:rsidP="005E5A36">
      <w:pPr>
        <w:pStyle w:val="Code"/>
        <w:rPr>
          <w:highlight w:val="white"/>
        </w:rPr>
      </w:pPr>
      <w:r w:rsidRPr="00903DBA">
        <w:rPr>
          <w:highlight w:val="white"/>
        </w:rPr>
        <w:t xml:space="preserve">      Assert.Error(expression.Symbol.Type.IsIntegralPointerArrayOrFunction(),</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The sizeof Expression</w:t>
      </w:r>
    </w:p>
    <w:p w14:paraId="1A9C3300" w14:textId="77777777" w:rsidR="005E5A36" w:rsidRPr="00903DBA" w:rsidRDefault="005E5A36" w:rsidP="005E5A36">
      <w:pPr>
        <w:pStyle w:val="CodeHeader"/>
      </w:pPr>
      <w:r w:rsidRPr="00903DBA">
        <w:t>MiddleCodeGenerator.cs</w:t>
      </w:r>
    </w:p>
    <w:p w14:paraId="755D366D" w14:textId="77777777"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9B1C3A9" w14:textId="77777777" w:rsidR="005E5A36" w:rsidRPr="00903DBA" w:rsidRDefault="005E5A36" w:rsidP="005E5A36">
      <w:pPr>
        <w:pStyle w:val="CodeHeader"/>
      </w:pPr>
      <w:r w:rsidRPr="00903DBA">
        <w:t>MiddleCodeGenerator.cs</w:t>
      </w:r>
    </w:p>
    <w:p w14:paraId="03ABDA34" w14:textId="77777777" w:rsidR="005E5A36" w:rsidRPr="00903DBA" w:rsidRDefault="005E5A36" w:rsidP="005E5A36">
      <w:pPr>
        <w:pStyle w:val="Code"/>
        <w:rPr>
          <w:highlight w:val="white"/>
        </w:rPr>
      </w:pPr>
      <w:r w:rsidRPr="00903DBA">
        <w:rPr>
          <w:highlight w:val="white"/>
        </w:rPr>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77777777" w:rsidR="005E5A36" w:rsidRPr="00DC37F5" w:rsidRDefault="005E5A36" w:rsidP="001A1BB8">
      <w:pPr>
        <w:pStyle w:val="Rubrik3"/>
        <w:rPr>
          <w:highlight w:val="white"/>
        </w:rPr>
      </w:pPr>
      <w:r w:rsidRPr="00DC37F5">
        <w:rPr>
          <w:highlight w:val="white"/>
        </w:rPr>
        <w:t>Address Expression</w:t>
      </w:r>
    </w:p>
    <w:p w14:paraId="401D84D1" w14:textId="77777777" w:rsidR="005E5A36" w:rsidRPr="00903DBA" w:rsidRDefault="005E5A36" w:rsidP="005E5A36">
      <w:pPr>
        <w:pStyle w:val="CodeHeader"/>
      </w:pPr>
      <w:r w:rsidRPr="00903DBA">
        <w:t>MiddleCodeGenerator.cs</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77777777" w:rsidR="005E5A36" w:rsidRPr="00C968FE" w:rsidRDefault="005E5A36" w:rsidP="005E5A36">
      <w:pPr>
        <w:pStyle w:val="Code"/>
        <w:rPr>
          <w:highlight w:val="white"/>
        </w:rPr>
      </w:pPr>
      <w:r w:rsidRPr="00C968FE">
        <w:rPr>
          <w:highlight w:val="white"/>
        </w:rPr>
        <w:t xml:space="preserve">      Assert.Error((type.IsPointer() &amp;&amp; type.PointerType.IsFunction()) ||</w:t>
      </w:r>
    </w:p>
    <w:p w14:paraId="236C48D4" w14:textId="77777777" w:rsidR="005E5A36" w:rsidRPr="00C968FE" w:rsidRDefault="005E5A36" w:rsidP="005E5A36">
      <w:pPr>
        <w:pStyle w:val="Code"/>
        <w:rPr>
          <w:highlight w:val="white"/>
        </w:rPr>
      </w:pPr>
      <w:r w:rsidRPr="00C968FE">
        <w:rPr>
          <w:highlight w:val="white"/>
        </w:rPr>
        <w:t xml:space="preserve">                   type.IsFunction(), expression.Symbol,</w:t>
      </w:r>
    </w:p>
    <w:p w14:paraId="0C32B8C6" w14:textId="77777777" w:rsidR="005E5A36" w:rsidRPr="00C968FE" w:rsidRDefault="005E5A36" w:rsidP="005E5A36">
      <w:pPr>
        <w:pStyle w:val="Code"/>
        <w:rPr>
          <w:highlight w:val="white"/>
        </w:rPr>
      </w:pPr>
      <w:r w:rsidRPr="00C968FE">
        <w:rPr>
          <w:highlight w:val="white"/>
        </w:rPr>
        <w:t xml:space="preserve">                   Message.Not_a_function);</w:t>
      </w:r>
    </w:p>
    <w:p w14:paraId="10E7298C" w14:textId="77777777" w:rsidR="005E5A36" w:rsidRPr="00C968FE" w:rsidRDefault="005E5A36" w:rsidP="005E5A36">
      <w:pPr>
        <w:pStyle w:val="Code"/>
        <w:rPr>
          <w:highlight w:val="white"/>
        </w:rPr>
      </w:pPr>
      <w:r w:rsidRPr="00C968FE">
        <w:rPr>
          <w:highlight w:val="white"/>
        </w:rPr>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If the type is constant or volatile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r w:rsidRPr="00903DBA">
        <w:t>Declarator.cs</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he new type cannot be a function, since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function</w:t>
      </w:r>
      <w:r w:rsidR="00FD3D82" w:rsidRPr="00903DBA">
        <w:rPr>
          <w:highlight w:val="white"/>
        </w:rPr>
        <w:t xml:space="preserve">, since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t>The Symbol Table</w:t>
      </w:r>
      <w:bookmarkEnd w:id="218"/>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B50F6A" w:rsidRPr="00D2146B" w:rsidRDefault="00B50F6A" w:rsidP="0050082D">
                              <w:pPr>
                                <w:spacing w:before="0" w:after="0"/>
                                <w:rPr>
                                  <w:sz w:val="18"/>
                                  <w:szCs w:val="18"/>
                                  <w:lang w:val="sv-SE"/>
                                </w:rPr>
                              </w:pPr>
                              <w:r>
                                <w:rPr>
                                  <w:sz w:val="18"/>
                                  <w:szCs w:val="18"/>
                                  <w:lang w:val="sv-SE"/>
                                </w:rPr>
                                <w:t>Static int globalInt</w:t>
                              </w:r>
                            </w:p>
                            <w:p w14:paraId="69A6032C" w14:textId="768161F7" w:rsidR="00B50F6A" w:rsidRDefault="00B50F6A" w:rsidP="0050082D">
                              <w:pPr>
                                <w:spacing w:before="0" w:after="0"/>
                                <w:rPr>
                                  <w:sz w:val="18"/>
                                  <w:szCs w:val="18"/>
                                  <w:lang w:val="sv-SE"/>
                                </w:rPr>
                              </w:pPr>
                              <w:r>
                                <w:rPr>
                                  <w:sz w:val="18"/>
                                  <w:szCs w:val="18"/>
                                  <w:lang w:val="sv-SE"/>
                                </w:rPr>
                                <w:t>Static int i</w:t>
                              </w:r>
                            </w:p>
                            <w:p w14:paraId="65DC2C71" w14:textId="7AEEED2D" w:rsidR="00B50F6A" w:rsidRDefault="00B50F6A" w:rsidP="0050082D">
                              <w:pPr>
                                <w:spacing w:before="0" w:after="0"/>
                                <w:rPr>
                                  <w:sz w:val="18"/>
                                  <w:szCs w:val="18"/>
                                  <w:lang w:val="sv-SE"/>
                                </w:rPr>
                              </w:pPr>
                            </w:p>
                            <w:p w14:paraId="3B0DD407" w14:textId="21D67AC3" w:rsidR="00B50F6A" w:rsidRPr="001B6705" w:rsidRDefault="00B50F6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50F6A" w:rsidRPr="00D2146B" w:rsidRDefault="00B50F6A"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B50F6A" w:rsidRPr="00D2146B" w:rsidRDefault="00B50F6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B50F6A" w:rsidRDefault="00B50F6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50F6A" w:rsidRPr="00D2146B" w:rsidRDefault="00B50F6A" w:rsidP="0050082D">
                              <w:pPr>
                                <w:spacing w:before="0" w:after="0" w:line="256" w:lineRule="auto"/>
                                <w:rPr>
                                  <w:sz w:val="18"/>
                                  <w:szCs w:val="18"/>
                                </w:rPr>
                              </w:pPr>
                              <w:r>
                                <w:rPr>
                                  <w:sz w:val="18"/>
                                  <w:szCs w:val="18"/>
                                </w:rPr>
                                <w:t>Auto mainChar : char</w:t>
                              </w:r>
                            </w:p>
                            <w:p w14:paraId="302437A3" w14:textId="77777777" w:rsidR="00B50F6A" w:rsidRDefault="00B50F6A" w:rsidP="0050082D">
                              <w:pPr>
                                <w:spacing w:before="0" w:after="0" w:line="256" w:lineRule="auto"/>
                                <w:rPr>
                                  <w:rFonts w:eastAsia="Calibri"/>
                                  <w:color w:val="000000"/>
                                  <w:sz w:val="18"/>
                                  <w:szCs w:val="18"/>
                                </w:rPr>
                              </w:pPr>
                            </w:p>
                            <w:p w14:paraId="71CC6A80" w14:textId="77C30F45" w:rsidR="00B50F6A" w:rsidRPr="00D2146B" w:rsidRDefault="00B50F6A" w:rsidP="008C458D">
                              <w:pPr>
                                <w:spacing w:before="0" w:after="0" w:line="256" w:lineRule="auto"/>
                                <w:rPr>
                                  <w:sz w:val="18"/>
                                  <w:szCs w:val="18"/>
                                </w:rPr>
                              </w:pPr>
                              <w:r>
                                <w:rPr>
                                  <w:rFonts w:eastAsia="Calibri"/>
                                  <w:color w:val="000000"/>
                                  <w:sz w:val="18"/>
                                  <w:szCs w:val="18"/>
                                </w:rPr>
                                <w:t>m_parentTable</w:t>
                              </w:r>
                            </w:p>
                            <w:p w14:paraId="4A1EB75F" w14:textId="77777777" w:rsidR="00B50F6A" w:rsidRPr="00D2146B" w:rsidRDefault="00B50F6A" w:rsidP="0050082D">
                              <w:pPr>
                                <w:spacing w:before="0" w:after="0" w:line="256" w:lineRule="auto"/>
                                <w:rPr>
                                  <w:sz w:val="18"/>
                                  <w:szCs w:val="18"/>
                                </w:rPr>
                              </w:pPr>
                              <w:r w:rsidRPr="00D2146B">
                                <w:rPr>
                                  <w:rFonts w:eastAsia="Calibri"/>
                                  <w:color w:val="000000"/>
                                  <w:sz w:val="18"/>
                                  <w:szCs w:val="18"/>
                                </w:rPr>
                                <w:t> </w:t>
                              </w:r>
                            </w:p>
                            <w:p w14:paraId="176D8F8E" w14:textId="77777777" w:rsidR="00B50F6A" w:rsidRPr="00D2146B" w:rsidRDefault="00B50F6A"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B50F6A" w:rsidRPr="00D2146B" w:rsidRDefault="00B50F6A"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B50F6A" w:rsidRPr="00D2146B" w:rsidRDefault="00B50F6A" w:rsidP="0050082D">
                              <w:pPr>
                                <w:spacing w:before="0" w:after="0" w:line="254" w:lineRule="auto"/>
                                <w:rPr>
                                  <w:sz w:val="18"/>
                                  <w:szCs w:val="18"/>
                                </w:rPr>
                              </w:pPr>
                              <w:r>
                                <w:rPr>
                                  <w:rFonts w:eastAsia="Calibri"/>
                                  <w:color w:val="000000"/>
                                  <w:sz w:val="18"/>
                                  <w:szCs w:val="18"/>
                                </w:rPr>
                                <w:t>auto int i</w:t>
                              </w:r>
                            </w:p>
                            <w:p w14:paraId="1EB866A9" w14:textId="57278A33" w:rsidR="00B50F6A" w:rsidRDefault="00B50F6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50F6A" w:rsidRDefault="00B50F6A" w:rsidP="00073BF2">
                              <w:pPr>
                                <w:spacing w:before="0" w:after="0" w:line="254" w:lineRule="auto"/>
                                <w:rPr>
                                  <w:rFonts w:eastAsia="Calibri"/>
                                  <w:color w:val="000000"/>
                                  <w:sz w:val="18"/>
                                  <w:szCs w:val="18"/>
                                </w:rPr>
                              </w:pPr>
                            </w:p>
                            <w:p w14:paraId="55FF5C13" w14:textId="77777777" w:rsidR="00B50F6A" w:rsidRPr="00D2146B" w:rsidRDefault="00B50F6A" w:rsidP="00073BF2">
                              <w:pPr>
                                <w:spacing w:before="0" w:after="0" w:line="256" w:lineRule="auto"/>
                                <w:rPr>
                                  <w:sz w:val="18"/>
                                  <w:szCs w:val="18"/>
                                </w:rPr>
                              </w:pPr>
                              <w:r>
                                <w:rPr>
                                  <w:rFonts w:eastAsia="Calibri"/>
                                  <w:color w:val="000000"/>
                                  <w:sz w:val="18"/>
                                  <w:szCs w:val="18"/>
                                </w:rPr>
                                <w:t>m_parentTable</w:t>
                              </w:r>
                            </w:p>
                            <w:p w14:paraId="20CF0F08" w14:textId="77777777" w:rsidR="00B50F6A" w:rsidRPr="00D2146B" w:rsidRDefault="00B50F6A" w:rsidP="00073BF2">
                              <w:pPr>
                                <w:spacing w:before="0" w:after="0" w:line="254" w:lineRule="auto"/>
                                <w:rPr>
                                  <w:sz w:val="18"/>
                                  <w:szCs w:val="18"/>
                                </w:rPr>
                              </w:pPr>
                            </w:p>
                            <w:p w14:paraId="2347329E" w14:textId="77777777" w:rsidR="00B50F6A" w:rsidRPr="00D2146B" w:rsidRDefault="00B50F6A" w:rsidP="0050082D">
                              <w:pPr>
                                <w:spacing w:before="0" w:after="0" w:line="254" w:lineRule="auto"/>
                                <w:rPr>
                                  <w:sz w:val="18"/>
                                  <w:szCs w:val="18"/>
                                </w:rPr>
                              </w:pPr>
                              <w:r w:rsidRPr="00D2146B">
                                <w:rPr>
                                  <w:rFonts w:eastAsia="Calibri"/>
                                  <w:color w:val="000000"/>
                                  <w:sz w:val="18"/>
                                  <w:szCs w:val="18"/>
                                </w:rPr>
                                <w:t> </w:t>
                              </w:r>
                            </w:p>
                            <w:p w14:paraId="7D6DAD56" w14:textId="77777777" w:rsidR="00B50F6A" w:rsidRPr="00D2146B" w:rsidRDefault="00B50F6A"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B50F6A" w:rsidRPr="00D2146B" w:rsidRDefault="00B50F6A"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B50F6A" w:rsidRPr="00100F82" w:rsidRDefault="00B50F6A" w:rsidP="00100F82">
                              <w:pPr>
                                <w:spacing w:before="0" w:after="0"/>
                                <w:rPr>
                                  <w:sz w:val="18"/>
                                  <w:szCs w:val="18"/>
                                </w:rPr>
                              </w:pPr>
                              <w:r w:rsidRPr="00100F82">
                                <w:rPr>
                                  <w:sz w:val="18"/>
                                  <w:szCs w:val="18"/>
                                </w:rPr>
                                <w:t>auto int i</w:t>
                              </w:r>
                            </w:p>
                            <w:p w14:paraId="5D0A676C" w14:textId="673BC4F3" w:rsidR="00B50F6A" w:rsidRPr="00100F82" w:rsidRDefault="00B50F6A" w:rsidP="00100F82">
                              <w:pPr>
                                <w:spacing w:before="0" w:after="0"/>
                                <w:rPr>
                                  <w:sz w:val="18"/>
                                  <w:szCs w:val="18"/>
                                </w:rPr>
                              </w:pPr>
                              <w:r w:rsidRPr="00100F82">
                                <w:rPr>
                                  <w:sz w:val="18"/>
                                  <w:szCs w:val="18"/>
                                </w:rPr>
                                <w:t>auto double blockDouble</w:t>
                              </w:r>
                            </w:p>
                            <w:p w14:paraId="5B01AFF6" w14:textId="77777777" w:rsidR="00B50F6A" w:rsidRDefault="00B50F6A" w:rsidP="00100F82">
                              <w:pPr>
                                <w:spacing w:before="0" w:after="0" w:line="256" w:lineRule="auto"/>
                                <w:rPr>
                                  <w:rFonts w:eastAsia="Calibri"/>
                                  <w:color w:val="000000"/>
                                  <w:sz w:val="18"/>
                                  <w:szCs w:val="18"/>
                                </w:rPr>
                              </w:pPr>
                            </w:p>
                            <w:p w14:paraId="35EF25BA" w14:textId="6D9A7EDC" w:rsidR="00B50F6A" w:rsidRPr="00D2146B" w:rsidRDefault="00B50F6A" w:rsidP="00100F82">
                              <w:pPr>
                                <w:spacing w:before="0" w:after="0" w:line="256" w:lineRule="auto"/>
                                <w:rPr>
                                  <w:sz w:val="18"/>
                                  <w:szCs w:val="18"/>
                                </w:rPr>
                              </w:pPr>
                              <w:r>
                                <w:rPr>
                                  <w:rFonts w:eastAsia="Calibri"/>
                                  <w:color w:val="000000"/>
                                  <w:sz w:val="18"/>
                                  <w:szCs w:val="18"/>
                                </w:rPr>
                                <w:t>m_parentTable</w:t>
                              </w:r>
                            </w:p>
                            <w:p w14:paraId="274031CF" w14:textId="32871C06" w:rsidR="00B50F6A" w:rsidRDefault="00B50F6A"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B50F6A" w:rsidRDefault="00B50F6A"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B50F6A" w:rsidRDefault="00B50F6A" w:rsidP="00D44BB8">
                              <w:pPr>
                                <w:spacing w:line="252" w:lineRule="auto"/>
                              </w:pPr>
                              <w:r>
                                <w:rPr>
                                  <w:rFonts w:eastAsia="Calibri"/>
                                  <w:color w:val="000000"/>
                                  <w:sz w:val="18"/>
                                  <w:szCs w:val="18"/>
                                </w:rPr>
                                <w:t>SymbolTable.CurrentTable</w:t>
                              </w:r>
                            </w:p>
                            <w:p w14:paraId="332537CB" w14:textId="66AB52F1" w:rsidR="00B50F6A" w:rsidRDefault="00B50F6A" w:rsidP="00D44BB8">
                              <w:pPr>
                                <w:spacing w:line="252" w:lineRule="auto"/>
                              </w:pPr>
                            </w:p>
                            <w:p w14:paraId="35DA4169" w14:textId="77777777" w:rsidR="00B50F6A" w:rsidRDefault="00B50F6A"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B50F6A" w:rsidRPr="00610E6C" w:rsidRDefault="00B50F6A"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B50F6A" w:rsidRPr="00D2146B" w:rsidRDefault="00B50F6A" w:rsidP="0050082D">
                        <w:pPr>
                          <w:spacing w:before="0" w:after="0"/>
                          <w:rPr>
                            <w:sz w:val="18"/>
                            <w:szCs w:val="18"/>
                            <w:lang w:val="sv-SE"/>
                          </w:rPr>
                        </w:pPr>
                        <w:r>
                          <w:rPr>
                            <w:sz w:val="18"/>
                            <w:szCs w:val="18"/>
                            <w:lang w:val="sv-SE"/>
                          </w:rPr>
                          <w:t>Static int globalInt</w:t>
                        </w:r>
                      </w:p>
                      <w:p w14:paraId="69A6032C" w14:textId="768161F7" w:rsidR="00B50F6A" w:rsidRDefault="00B50F6A" w:rsidP="0050082D">
                        <w:pPr>
                          <w:spacing w:before="0" w:after="0"/>
                          <w:rPr>
                            <w:sz w:val="18"/>
                            <w:szCs w:val="18"/>
                            <w:lang w:val="sv-SE"/>
                          </w:rPr>
                        </w:pPr>
                        <w:r>
                          <w:rPr>
                            <w:sz w:val="18"/>
                            <w:szCs w:val="18"/>
                            <w:lang w:val="sv-SE"/>
                          </w:rPr>
                          <w:t>Static int i</w:t>
                        </w:r>
                      </w:p>
                      <w:p w14:paraId="65DC2C71" w14:textId="7AEEED2D" w:rsidR="00B50F6A" w:rsidRDefault="00B50F6A" w:rsidP="0050082D">
                        <w:pPr>
                          <w:spacing w:before="0" w:after="0"/>
                          <w:rPr>
                            <w:sz w:val="18"/>
                            <w:szCs w:val="18"/>
                            <w:lang w:val="sv-SE"/>
                          </w:rPr>
                        </w:pPr>
                      </w:p>
                      <w:p w14:paraId="3B0DD407" w14:textId="21D67AC3" w:rsidR="00B50F6A" w:rsidRPr="001B6705" w:rsidRDefault="00B50F6A"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B50F6A" w:rsidRPr="00D2146B" w:rsidRDefault="00B50F6A"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B50F6A" w:rsidRPr="00D2146B" w:rsidRDefault="00B50F6A"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B50F6A" w:rsidRDefault="00B50F6A"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B50F6A" w:rsidRPr="00D2146B" w:rsidRDefault="00B50F6A" w:rsidP="0050082D">
                        <w:pPr>
                          <w:spacing w:before="0" w:after="0" w:line="256" w:lineRule="auto"/>
                          <w:rPr>
                            <w:sz w:val="18"/>
                            <w:szCs w:val="18"/>
                          </w:rPr>
                        </w:pPr>
                        <w:r>
                          <w:rPr>
                            <w:sz w:val="18"/>
                            <w:szCs w:val="18"/>
                          </w:rPr>
                          <w:t>Auto mainChar : char</w:t>
                        </w:r>
                      </w:p>
                      <w:p w14:paraId="302437A3" w14:textId="77777777" w:rsidR="00B50F6A" w:rsidRDefault="00B50F6A" w:rsidP="0050082D">
                        <w:pPr>
                          <w:spacing w:before="0" w:after="0" w:line="256" w:lineRule="auto"/>
                          <w:rPr>
                            <w:rFonts w:eastAsia="Calibri"/>
                            <w:color w:val="000000"/>
                            <w:sz w:val="18"/>
                            <w:szCs w:val="18"/>
                          </w:rPr>
                        </w:pPr>
                      </w:p>
                      <w:p w14:paraId="71CC6A80" w14:textId="77C30F45" w:rsidR="00B50F6A" w:rsidRPr="00D2146B" w:rsidRDefault="00B50F6A" w:rsidP="008C458D">
                        <w:pPr>
                          <w:spacing w:before="0" w:after="0" w:line="256" w:lineRule="auto"/>
                          <w:rPr>
                            <w:sz w:val="18"/>
                            <w:szCs w:val="18"/>
                          </w:rPr>
                        </w:pPr>
                        <w:r>
                          <w:rPr>
                            <w:rFonts w:eastAsia="Calibri"/>
                            <w:color w:val="000000"/>
                            <w:sz w:val="18"/>
                            <w:szCs w:val="18"/>
                          </w:rPr>
                          <w:t>m_parentTable</w:t>
                        </w:r>
                      </w:p>
                      <w:p w14:paraId="4A1EB75F" w14:textId="77777777" w:rsidR="00B50F6A" w:rsidRPr="00D2146B" w:rsidRDefault="00B50F6A" w:rsidP="0050082D">
                        <w:pPr>
                          <w:spacing w:before="0" w:after="0" w:line="256" w:lineRule="auto"/>
                          <w:rPr>
                            <w:sz w:val="18"/>
                            <w:szCs w:val="18"/>
                          </w:rPr>
                        </w:pPr>
                        <w:r w:rsidRPr="00D2146B">
                          <w:rPr>
                            <w:rFonts w:eastAsia="Calibri"/>
                            <w:color w:val="000000"/>
                            <w:sz w:val="18"/>
                            <w:szCs w:val="18"/>
                          </w:rPr>
                          <w:t> </w:t>
                        </w:r>
                      </w:p>
                      <w:p w14:paraId="176D8F8E" w14:textId="77777777" w:rsidR="00B50F6A" w:rsidRPr="00D2146B" w:rsidRDefault="00B50F6A"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B50F6A" w:rsidRPr="00D2146B" w:rsidRDefault="00B50F6A"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B50F6A" w:rsidRPr="00D2146B" w:rsidRDefault="00B50F6A" w:rsidP="0050082D">
                        <w:pPr>
                          <w:spacing w:before="0" w:after="0" w:line="254" w:lineRule="auto"/>
                          <w:rPr>
                            <w:sz w:val="18"/>
                            <w:szCs w:val="18"/>
                          </w:rPr>
                        </w:pPr>
                        <w:r>
                          <w:rPr>
                            <w:rFonts w:eastAsia="Calibri"/>
                            <w:color w:val="000000"/>
                            <w:sz w:val="18"/>
                            <w:szCs w:val="18"/>
                          </w:rPr>
                          <w:t>auto int i</w:t>
                        </w:r>
                      </w:p>
                      <w:p w14:paraId="1EB866A9" w14:textId="57278A33" w:rsidR="00B50F6A" w:rsidRDefault="00B50F6A"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B50F6A" w:rsidRDefault="00B50F6A" w:rsidP="00073BF2">
                        <w:pPr>
                          <w:spacing w:before="0" w:after="0" w:line="254" w:lineRule="auto"/>
                          <w:rPr>
                            <w:rFonts w:eastAsia="Calibri"/>
                            <w:color w:val="000000"/>
                            <w:sz w:val="18"/>
                            <w:szCs w:val="18"/>
                          </w:rPr>
                        </w:pPr>
                      </w:p>
                      <w:p w14:paraId="55FF5C13" w14:textId="77777777" w:rsidR="00B50F6A" w:rsidRPr="00D2146B" w:rsidRDefault="00B50F6A" w:rsidP="00073BF2">
                        <w:pPr>
                          <w:spacing w:before="0" w:after="0" w:line="256" w:lineRule="auto"/>
                          <w:rPr>
                            <w:sz w:val="18"/>
                            <w:szCs w:val="18"/>
                          </w:rPr>
                        </w:pPr>
                        <w:r>
                          <w:rPr>
                            <w:rFonts w:eastAsia="Calibri"/>
                            <w:color w:val="000000"/>
                            <w:sz w:val="18"/>
                            <w:szCs w:val="18"/>
                          </w:rPr>
                          <w:t>m_parentTable</w:t>
                        </w:r>
                      </w:p>
                      <w:p w14:paraId="20CF0F08" w14:textId="77777777" w:rsidR="00B50F6A" w:rsidRPr="00D2146B" w:rsidRDefault="00B50F6A" w:rsidP="00073BF2">
                        <w:pPr>
                          <w:spacing w:before="0" w:after="0" w:line="254" w:lineRule="auto"/>
                          <w:rPr>
                            <w:sz w:val="18"/>
                            <w:szCs w:val="18"/>
                          </w:rPr>
                        </w:pPr>
                      </w:p>
                      <w:p w14:paraId="2347329E" w14:textId="77777777" w:rsidR="00B50F6A" w:rsidRPr="00D2146B" w:rsidRDefault="00B50F6A" w:rsidP="0050082D">
                        <w:pPr>
                          <w:spacing w:before="0" w:after="0" w:line="254" w:lineRule="auto"/>
                          <w:rPr>
                            <w:sz w:val="18"/>
                            <w:szCs w:val="18"/>
                          </w:rPr>
                        </w:pPr>
                        <w:r w:rsidRPr="00D2146B">
                          <w:rPr>
                            <w:rFonts w:eastAsia="Calibri"/>
                            <w:color w:val="000000"/>
                            <w:sz w:val="18"/>
                            <w:szCs w:val="18"/>
                          </w:rPr>
                          <w:t> </w:t>
                        </w:r>
                      </w:p>
                      <w:p w14:paraId="7D6DAD56" w14:textId="77777777" w:rsidR="00B50F6A" w:rsidRPr="00D2146B" w:rsidRDefault="00B50F6A"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B50F6A" w:rsidRPr="00D2146B" w:rsidRDefault="00B50F6A"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B50F6A" w:rsidRPr="00100F82" w:rsidRDefault="00B50F6A" w:rsidP="00100F82">
                        <w:pPr>
                          <w:spacing w:before="0" w:after="0"/>
                          <w:rPr>
                            <w:sz w:val="18"/>
                            <w:szCs w:val="18"/>
                          </w:rPr>
                        </w:pPr>
                        <w:r w:rsidRPr="00100F82">
                          <w:rPr>
                            <w:sz w:val="18"/>
                            <w:szCs w:val="18"/>
                          </w:rPr>
                          <w:t>auto int i</w:t>
                        </w:r>
                      </w:p>
                      <w:p w14:paraId="5D0A676C" w14:textId="673BC4F3" w:rsidR="00B50F6A" w:rsidRPr="00100F82" w:rsidRDefault="00B50F6A" w:rsidP="00100F82">
                        <w:pPr>
                          <w:spacing w:before="0" w:after="0"/>
                          <w:rPr>
                            <w:sz w:val="18"/>
                            <w:szCs w:val="18"/>
                          </w:rPr>
                        </w:pPr>
                        <w:r w:rsidRPr="00100F82">
                          <w:rPr>
                            <w:sz w:val="18"/>
                            <w:szCs w:val="18"/>
                          </w:rPr>
                          <w:t>auto double blockDouble</w:t>
                        </w:r>
                      </w:p>
                      <w:p w14:paraId="5B01AFF6" w14:textId="77777777" w:rsidR="00B50F6A" w:rsidRDefault="00B50F6A" w:rsidP="00100F82">
                        <w:pPr>
                          <w:spacing w:before="0" w:after="0" w:line="256" w:lineRule="auto"/>
                          <w:rPr>
                            <w:rFonts w:eastAsia="Calibri"/>
                            <w:color w:val="000000"/>
                            <w:sz w:val="18"/>
                            <w:szCs w:val="18"/>
                          </w:rPr>
                        </w:pPr>
                      </w:p>
                      <w:p w14:paraId="35EF25BA" w14:textId="6D9A7EDC" w:rsidR="00B50F6A" w:rsidRPr="00D2146B" w:rsidRDefault="00B50F6A" w:rsidP="00100F82">
                        <w:pPr>
                          <w:spacing w:before="0" w:after="0" w:line="256" w:lineRule="auto"/>
                          <w:rPr>
                            <w:sz w:val="18"/>
                            <w:szCs w:val="18"/>
                          </w:rPr>
                        </w:pPr>
                        <w:r>
                          <w:rPr>
                            <w:rFonts w:eastAsia="Calibri"/>
                            <w:color w:val="000000"/>
                            <w:sz w:val="18"/>
                            <w:szCs w:val="18"/>
                          </w:rPr>
                          <w:t>m_parentTable</w:t>
                        </w:r>
                      </w:p>
                      <w:p w14:paraId="274031CF" w14:textId="32871C06" w:rsidR="00B50F6A" w:rsidRDefault="00B50F6A"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B50F6A" w:rsidRDefault="00B50F6A"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B50F6A" w:rsidRDefault="00B50F6A" w:rsidP="00D44BB8">
                        <w:pPr>
                          <w:spacing w:line="252" w:lineRule="auto"/>
                        </w:pPr>
                        <w:r>
                          <w:rPr>
                            <w:rFonts w:eastAsia="Calibri"/>
                            <w:color w:val="000000"/>
                            <w:sz w:val="18"/>
                            <w:szCs w:val="18"/>
                          </w:rPr>
                          <w:t>SymbolTable.CurrentTable</w:t>
                        </w:r>
                      </w:p>
                      <w:p w14:paraId="332537CB" w14:textId="66AB52F1" w:rsidR="00B50F6A" w:rsidRDefault="00B50F6A" w:rsidP="00D44BB8">
                        <w:pPr>
                          <w:spacing w:line="252" w:lineRule="auto"/>
                        </w:pPr>
                      </w:p>
                      <w:p w14:paraId="35DA4169" w14:textId="77777777" w:rsidR="00B50F6A" w:rsidRDefault="00B50F6A"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B50F6A" w:rsidRPr="00610E6C" w:rsidRDefault="00B50F6A"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offset, since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When adding a symbol with a name we have to check a few things:</w:t>
      </w:r>
    </w:p>
    <w:p w14:paraId="68526DCC" w14:textId="77777777" w:rsidR="00A63536" w:rsidRPr="00903DBA" w:rsidRDefault="00A63536" w:rsidP="00477426">
      <w:pPr>
        <w:pStyle w:val="SourceCodeBoxText"/>
        <w:framePr w:wrap="around"/>
      </w:pPr>
      <w:r w:rsidRPr="00903DBA">
        <w:t>If the symbol is extern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egister storage has been included 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r w:rsidRPr="00903DBA">
        <w:rPr>
          <w:highlight w:val="white"/>
        </w:rPr>
        <w:t>Storage.cs</w:t>
      </w:r>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477426">
      <w:pPr>
        <w:pStyle w:val="SourceCodeBoxText"/>
        <w:framePr w:wrap="around"/>
        <w:rPr>
          <w:rStyle w:val="CodeInText"/>
          <w:i/>
        </w:rPr>
      </w:pPr>
      <w:r w:rsidRPr="00903DBA">
        <w:rPr>
          <w:rStyle w:val="CodeInText"/>
        </w:rPr>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477426">
      <w:pPr>
        <w:pStyle w:val="SourceCodeBoxText"/>
        <w:framePr w:wrap="around"/>
      </w:pPr>
      <w:r w:rsidRPr="00903DBA">
        <w:rPr>
          <w:rStyle w:val="CodeInText"/>
        </w:rPr>
        <w:t>Storage</w:t>
      </w:r>
      <w:r w:rsidRPr="00903DBA">
        <w:t xml:space="preserve">. A symbol may be auto, register, static, extern or typedef. </w:t>
      </w:r>
      <w:ins w:id="224" w:author="Stefan Bjornander" w:date="2015-04-25T18:27:00Z">
        <w:r w:rsidRPr="00903DBA">
          <w:t xml:space="preserve">If the storage specifier is omitted a global variable is regarded as static and a local variable is </w:t>
        </w:r>
      </w:ins>
      <w:ins w:id="225" w:author="Stefan Bjornander" w:date="2015-04-25T18:28:00Z">
        <w:r w:rsidRPr="00903DBA">
          <w:t>regarded as auto.</w:t>
        </w:r>
      </w:ins>
      <w:r w:rsidRPr="00903DBA">
        <w:t xml:space="preserve"> In this book, t</w:t>
      </w:r>
      <w:ins w:id="226"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477426">
      <w:pPr>
        <w:pStyle w:val="SourceCodeBoxText"/>
        <w:framePr w:wrap="around"/>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477426">
      <w:pPr>
        <w:pStyle w:val="SourceCodeBoxText"/>
        <w:framePr w:wrap="around"/>
      </w:pPr>
      <w:r w:rsidRPr="00903DBA">
        <w:rPr>
          <w:rStyle w:val="CodeInText"/>
        </w:rPr>
        <w:t>Value</w:t>
      </w:r>
      <w:r w:rsidRPr="00903DBA">
        <w:t xml:space="preserve">. A symbol may have a value of integral, </w:t>
      </w:r>
    </w:p>
    <w:p w14:paraId="1F86A3C4" w14:textId="77777777" w:rsidR="00386E50" w:rsidRPr="00903DBA" w:rsidRDefault="00386E50" w:rsidP="00477426">
      <w:pPr>
        <w:pStyle w:val="SourceCodeBoxText"/>
        <w:framePr w:wrap="around"/>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477426">
      <w:pPr>
        <w:pStyle w:val="SourceCodeBoxText"/>
        <w:framePr w:wrap="around"/>
      </w:pPr>
      <w:r w:rsidRPr="00903DBA">
        <w:rPr>
          <w:rStyle w:val="CodeInText"/>
        </w:rPr>
        <w:t>Address Symbol</w:t>
      </w:r>
      <w:r w:rsidRPr="00903DBA">
        <w:t xml:space="preserve">. In case of the address, arrow, or index operator the address symbol is the </w:t>
      </w:r>
      <w:r w:rsidR="00B5293D" w:rsidRPr="00903DBA">
        <w:t>dereferred</w:t>
      </w:r>
      <w:r w:rsidRPr="00903DBA">
        <w:t xml:space="preserve"> symbol. In case of the arrow operator or constant index we also store the offset of the address symbol.</w:t>
      </w:r>
    </w:p>
    <w:p w14:paraId="39BEED1B" w14:textId="77777777" w:rsidR="00386E50" w:rsidRPr="00903DBA" w:rsidRDefault="00386E50" w:rsidP="00477426">
      <w:pPr>
        <w:pStyle w:val="SourceCodeBoxText"/>
        <w:framePr w:wrap="around"/>
      </w:pPr>
      <w:r w:rsidRPr="00903DBA">
        <w:rPr>
          <w:rStyle w:val="CodeInText"/>
        </w:rPr>
        <w:t>Address Offset</w:t>
      </w:r>
      <w:r w:rsidRPr="00903DBA">
        <w:t>.</w:t>
      </w:r>
    </w:p>
    <w:p w14:paraId="6C9B06D8" w14:textId="77777777" w:rsidR="00386E50" w:rsidRPr="00903DBA" w:rsidRDefault="00386E50" w:rsidP="00E65FE6">
      <w:pPr>
        <w:pStyle w:val="CodeHeader"/>
      </w:pPr>
      <w:r w:rsidRPr="00E65FE6">
        <w:rPr>
          <w:rStyle w:val="CodeInText"/>
        </w:rPr>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477426">
      <w:pPr>
        <w:pStyle w:val="SourceCodeBoxText"/>
        <w:framePr w:wrap="around"/>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27" w:author="Stefan Bjornander" w:date="2015-04-25T10:11:00Z">
            <w:rPr>
              <w:rStyle w:val="CodeInText"/>
            </w:rPr>
          </w:rPrChange>
        </w:rPr>
        <w:t>typedef</w:t>
      </w:r>
      <w:r w:rsidRPr="00903DBA">
        <w:t>, in the table.</w:t>
      </w:r>
      <w:ins w:id="228" w:author="Stefan Bjornander" w:date="2015-04-25T10:11:00Z">
        <w:r w:rsidRPr="00903DBA">
          <w:t xml:space="preserve"> In some compiler technique </w:t>
        </w:r>
      </w:ins>
      <w:r w:rsidR="00440B10" w:rsidRPr="00903DBA">
        <w:t>textbooks,</w:t>
      </w:r>
      <w:ins w:id="229" w:author="Stefan Bjornander" w:date="2015-04-25T10:11:00Z">
        <w:r w:rsidRPr="00903DBA">
          <w:t xml:space="preserve"> the table is called</w:t>
        </w:r>
      </w:ins>
      <w:ins w:id="230" w:author="Stefan Bjornander" w:date="2015-04-25T10:14:00Z">
        <w:r w:rsidRPr="00903DBA">
          <w:t xml:space="preserve"> the </w:t>
        </w:r>
        <w:r w:rsidRPr="00903DBA">
          <w:rPr>
            <w:rStyle w:val="CodeInText"/>
            <w:i/>
            <w:rPrChange w:id="231"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4555A2B3" w:rsidR="0009447A" w:rsidRPr="00903DBA" w:rsidRDefault="0009447A" w:rsidP="0009447A">
      <w:pPr>
        <w:rPr>
          <w:highlight w:val="white"/>
        </w:rPr>
      </w:pPr>
      <w:r w:rsidRPr="00903DBA">
        <w:rPr>
          <w:highlight w:val="white"/>
        </w:rPr>
        <w:t>A symbol may hold logical type, in which case the true set and false set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32" w:name="_Toc57656043"/>
      <w:r w:rsidRPr="00903DBA">
        <w:t>Static Symbols</w:t>
      </w:r>
      <w:bookmarkEnd w:id="232"/>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holds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33" w:name="_Ref54541618"/>
      <w:bookmarkStart w:id="234" w:name="_Toc57656044"/>
      <w:r w:rsidRPr="00903DBA">
        <w:t>The Type System</w:t>
      </w:r>
      <w:bookmarkEnd w:id="233"/>
      <w:bookmarkEnd w:id="234"/>
    </w:p>
    <w:p w14:paraId="32A67CAE" w14:textId="302790B8" w:rsidR="0090331B" w:rsidRPr="00903DBA" w:rsidRDefault="00D84FDE" w:rsidP="00E65FE6">
      <w:pPr>
        <w:pStyle w:val="CodeHeade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r w:rsidRPr="00903DBA">
        <w:rPr>
          <w:rStyle w:val="CodeInText"/>
        </w:rPr>
        <w:t>enum</w:t>
      </w:r>
      <w:r w:rsidRPr="00903DBA">
        <w:t xml:space="preserve">) are stored as signed integer. Moreover, a type can also be </w:t>
      </w:r>
      <w:r w:rsidRPr="00E65FE6">
        <w:t>constant</w:t>
      </w:r>
      <w:r w:rsidRPr="00903DBA">
        <w:t xml:space="preserve"> or </w:t>
      </w:r>
      <w:r w:rsidRPr="00E65FE6">
        <w:rPr>
          <w:rStyle w:val="CodeInText"/>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35" w:author="Stefan Bjornander" w:date="2015-04-25T10:33:00Z"/>
          <w:color w:val="auto"/>
        </w:rPr>
        <w:pPrChange w:id="236"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pStyle w:val="CodeHeader"/>
        <w:rPr>
          <w:color w:val="auto"/>
        </w:rPr>
        <w:pPrChange w:id="237" w:author="Stefan Bjornander" w:date="2015-04-25T10:40:00Z">
          <w:pPr>
            <w:pStyle w:val="Rubrik3"/>
          </w:pPr>
        </w:pPrChange>
      </w:pPr>
      <w:ins w:id="238" w:author="Stefan Bjornander" w:date="2015-04-25T10:41:00Z">
        <w:r w:rsidRPr="00903DBA">
          <w:t>Contrary</w:t>
        </w:r>
      </w:ins>
      <w:ins w:id="239" w:author="Stefan Bjornander" w:date="2015-04-25T10:40:00Z">
        <w:r w:rsidRPr="00903DBA">
          <w:t xml:space="preserve"> to some other languages, there is no logical type in C. </w:t>
        </w:r>
      </w:ins>
      <w:ins w:id="240"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41"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E65FE6">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42" w:author="Stefan Bjornander" w:date="2015-04-25T10:42:00Z">
        <w:r w:rsidRPr="00903DBA">
          <w:t>The</w:t>
        </w:r>
      </w:ins>
      <w:r w:rsidRPr="00903DBA">
        <w:t xml:space="preserve"> logical</w:t>
      </w:r>
      <w:ins w:id="243" w:author="Stefan Bjornander" w:date="2015-04-25T10:42:00Z">
        <w:r w:rsidRPr="00903DBA">
          <w:t xml:space="preserve"> type holds the </w:t>
        </w:r>
      </w:ins>
      <w:ins w:id="244" w:author="Stefan Bjornander" w:date="2015-04-25T10:43:00Z">
        <w:r w:rsidRPr="00903DBA">
          <w:t xml:space="preserve">two </w:t>
        </w:r>
      </w:ins>
      <w:ins w:id="245" w:author="Stefan Bjornander" w:date="2015-04-25T10:42:00Z">
        <w:r w:rsidRPr="00903DBA">
          <w:t xml:space="preserve">sets </w:t>
        </w:r>
        <w:r w:rsidRPr="00903DBA">
          <w:rPr>
            <w:rStyle w:val="KeyWord0"/>
            <w:rPrChange w:id="246" w:author="Stefan Bjornander" w:date="2015-04-25T10:42:00Z">
              <w:rPr>
                <w:rStyle w:val="CodeInText"/>
              </w:rPr>
            </w:rPrChange>
          </w:rPr>
          <w:t>m_trueSet</w:t>
        </w:r>
        <w:r w:rsidRPr="00903DBA">
          <w:t xml:space="preserve"> and </w:t>
        </w:r>
        <w:r w:rsidRPr="00903DBA">
          <w:rPr>
            <w:rStyle w:val="KeyWord0"/>
            <w:rPrChange w:id="247" w:author="Stefan Bjornander" w:date="2015-04-25T10:42:00Z">
              <w:rPr>
                <w:rStyle w:val="CodeInText"/>
              </w:rPr>
            </w:rPrChange>
          </w:rPr>
          <w:t>m_falseSet</w:t>
        </w:r>
        <w:r w:rsidRPr="00903DBA">
          <w:t xml:space="preserve">, which hold </w:t>
        </w:r>
      </w:ins>
      <w:ins w:id="248" w:author="Stefan Bjornander" w:date="2015-04-25T10:43:00Z">
        <w:r w:rsidRPr="00903DBA">
          <w:t>middle code address</w:t>
        </w:r>
      </w:ins>
      <w:ins w:id="249" w:author="Stefan Bjornander" w:date="2015-04-25T10:44:00Z">
        <w:r w:rsidRPr="00903DBA">
          <w:t>es</w:t>
        </w:r>
      </w:ins>
      <w:ins w:id="250" w:author="Stefan Bjornander" w:date="2015-04-25T10:43:00Z">
        <w:r w:rsidRPr="00903DBA">
          <w:t xml:space="preserve"> to jumps </w:t>
        </w:r>
      </w:ins>
      <w:r w:rsidRPr="00903DBA">
        <w:t>instructions that</w:t>
      </w:r>
      <w:ins w:id="251" w:author="Stefan Bjornander" w:date="2015-04-25T10:44:00Z">
        <w:r w:rsidRPr="00903DBA">
          <w:t xml:space="preserve"> will later be filled with the address</w:t>
        </w:r>
      </w:ins>
      <w:r w:rsidRPr="00903DBA">
        <w:t>es</w:t>
      </w:r>
      <w:ins w:id="252" w:author="Stefan Bjornander" w:date="2015-04-25T10:44:00Z">
        <w:r w:rsidRPr="00903DBA">
          <w:t xml:space="preserve"> to jump </w:t>
        </w:r>
      </w:ins>
      <w:r w:rsidRPr="00903DBA">
        <w:t xml:space="preserve">to </w:t>
      </w:r>
      <w:ins w:id="253" w:author="Stefan Bjornander" w:date="2015-04-25T10:44:00Z">
        <w:r w:rsidRPr="00903DBA">
          <w:t>if the expression is true or false.</w:t>
        </w:r>
      </w:ins>
    </w:p>
    <w:p w14:paraId="7BB2347F" w14:textId="6E49B6A7" w:rsidR="00B402D5" w:rsidRPr="00903DBA" w:rsidRDefault="009F6C5C">
      <w:pPr>
        <w:rPr>
          <w:color w:val="auto"/>
        </w:rPr>
        <w:pPrChange w:id="254" w:author="Stefan Bjornander" w:date="2015-04-25T10:39:00Z">
          <w:pPr>
            <w:pStyle w:val="Rubrik3"/>
            <w:tabs>
              <w:tab w:val="num" w:pos="360"/>
            </w:tabs>
          </w:pPr>
        </w:pPrChange>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55" w:author="Stefan Bjornander" w:date="2015-04-25T10:39:00Z">
        <w:r w:rsidR="00B402D5" w:rsidRPr="00903DBA">
          <w:t>The bi</w:t>
        </w:r>
      </w:ins>
      <w:r w:rsidR="00B402D5" w:rsidRPr="00903DBA">
        <w:t>t</w:t>
      </w:r>
      <w:ins w:id="256" w:author="Stefan Bjornander" w:date="2015-04-25T10:39:00Z">
        <w:r w:rsidR="00B402D5" w:rsidRPr="00903DBA">
          <w:t>field type is an integral type, with the addition of the bitfield mask</w:t>
        </w:r>
      </w:ins>
      <w:r w:rsidR="00481C24" w:rsidRPr="00903DBA">
        <w:t xml:space="preserve">. It </w:t>
      </w:r>
      <w:ins w:id="257" w:author="Stefan Bjornander" w:date="2015-04-25T10:39:00Z">
        <w:r w:rsidR="00B402D5" w:rsidRPr="00903DBA">
          <w:t xml:space="preserve">is used </w:t>
        </w:r>
      </w:ins>
      <w:ins w:id="258" w:author="Stefan Bjornander" w:date="2015-04-25T10:40:00Z">
        <w:r w:rsidR="00481C24" w:rsidRPr="00903DBA">
          <w:t>to set the unused bits to zero</w:t>
        </w:r>
      </w:ins>
      <w:r w:rsidR="00481C24" w:rsidRPr="00903DBA">
        <w:t xml:space="preserve"> </w:t>
      </w:r>
      <w:ins w:id="259"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60" w:author="Stefan Bjornander" w:date="2015-04-25T11:02:00Z">
        <w:r w:rsidRPr="00903DBA">
          <w:t xml:space="preserve">The type pointed at is null when the type is created, it will later be set by the </w:t>
        </w:r>
      </w:ins>
      <w:r w:rsidRPr="00903DBA">
        <w:t>declarator</w:t>
      </w:r>
      <w:ins w:id="261" w:author="Stefan Bjornander" w:date="2015-04-25T11:02:00Z">
        <w:r w:rsidRPr="00903DBA">
          <w:t xml:space="preserve"> type.</w:t>
        </w:r>
      </w:ins>
      <w:ins w:id="262"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63"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64" w:author="Stefan Bjornander" w:date="2015-04-25T11:00:00Z">
        <w:r w:rsidR="00270234" w:rsidRPr="00903DBA">
          <w:t>hen the type is created</w:t>
        </w:r>
      </w:ins>
      <w:r w:rsidR="00270234" w:rsidRPr="00903DBA">
        <w:t>, t</w:t>
      </w:r>
      <w:ins w:id="265" w:author="Stefan Bjornander" w:date="2015-04-25T11:00:00Z">
        <w:r w:rsidR="007071E3" w:rsidRPr="00903DBA">
          <w:t>he array size can be zero. In that case it will later be set by the length of its ini</w:t>
        </w:r>
      </w:ins>
      <w:ins w:id="266" w:author="Stefan Bjornander" w:date="2015-04-25T11:01:00Z">
        <w:r w:rsidR="007071E3" w:rsidRPr="00903DBA">
          <w:t xml:space="preserve">tialization </w:t>
        </w:r>
      </w:ins>
      <w:ins w:id="267"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68"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69" w:author="Stefan Bjornander" w:date="2015-04-25T10:38:00Z">
          <w:pPr>
            <w:pStyle w:val="Rubrik3"/>
          </w:pPr>
        </w:pPrChange>
      </w:pPr>
      <w:ins w:id="270" w:author="Stefan Bjornander" w:date="2015-04-25T10:38:00Z">
        <w:r w:rsidRPr="00903DBA">
          <w:t>The enumeration type (</w:t>
        </w:r>
        <w:r w:rsidRPr="00903DBA">
          <w:rPr>
            <w:rStyle w:val="KeyWord0"/>
            <w:rPrChange w:id="271" w:author="Stefan Bjornander" w:date="2015-04-25T10:38:00Z">
              <w:rPr>
                <w:rStyle w:val="CodeInText"/>
                <w:b/>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72" w:author="Stefan Bjornander" w:date="2015-04-25T10:38:00Z">
        <w:r w:rsidRPr="00903DBA">
          <w:t xml:space="preserve">. However, the </w:t>
        </w:r>
        <w:r w:rsidRPr="00903DBA">
          <w:rPr>
            <w:rStyle w:val="CodeInText"/>
          </w:rPr>
          <w:t>Specifi</w:t>
        </w:r>
      </w:ins>
      <w:r w:rsidRPr="00903DBA">
        <w:rPr>
          <w:rStyle w:val="CodeInText"/>
        </w:rPr>
        <w:t>er</w:t>
      </w:r>
      <w:ins w:id="273"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74" w:author="Stefan Bjornander" w:date="2015-04-25T10:38:00Z">
        <w:r w:rsidRPr="00903DBA">
          <w:t xml:space="preserve">needs to know if the type is </w:t>
        </w:r>
        <w:r w:rsidRPr="00903DBA">
          <w:rPr>
            <w:rStyle w:val="KeyWord0"/>
          </w:rPr>
          <w:t>enum</w:t>
        </w:r>
        <w:r w:rsidRPr="00903DBA">
          <w:t xml:space="preserve"> </w:t>
        </w:r>
      </w:ins>
      <w:r w:rsidRPr="00903DBA">
        <w:t>to</w:t>
      </w:r>
      <w:ins w:id="275" w:author="Stefan Bjornander" w:date="2015-04-25T10:38:00Z">
        <w:r w:rsidRPr="00903DBA">
          <w:t xml:space="preserve"> initialize its value. </w:t>
        </w:r>
      </w:ins>
      <w:r w:rsidRPr="00903DBA">
        <w:t>Therefore,</w:t>
      </w:r>
      <w:ins w:id="276" w:author="Stefan Bjornander" w:date="2015-04-25T10:38:00Z">
        <w:r w:rsidRPr="00903DBA">
          <w:t xml:space="preserve"> we add the </w:t>
        </w:r>
        <w:r w:rsidRPr="00903DBA">
          <w:rPr>
            <w:rStyle w:val="KeyWord0"/>
            <w:rPrChange w:id="277" w:author="Stefan Bjornander" w:date="2015-04-25T10:39:00Z">
              <w:rPr>
                <w:rStyle w:val="CodeInText"/>
                <w:b/>
              </w:rPr>
            </w:rPrChange>
          </w:rPr>
          <w:t>m_enum</w:t>
        </w:r>
        <w:r w:rsidRPr="00903DBA">
          <w:t xml:space="preserve"> field and the </w:t>
        </w:r>
      </w:ins>
      <w:r w:rsidRPr="00903DBA">
        <w:rPr>
          <w:rStyle w:val="CodeInText"/>
        </w:rPr>
        <w:t>Enumeration</w:t>
      </w:r>
      <w:ins w:id="278"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79" w:author="Stefan Bjornander" w:date="2015-04-25T11:15:00Z"/>
        </w:rPr>
        <w:pPrChange w:id="280" w:author="Stefan Bjornander" w:date="2015-04-25T14:54:00Z">
          <w:pPr>
            <w:pStyle w:val="Rubrik3"/>
          </w:pPr>
        </w:pPrChange>
      </w:pPr>
      <w:ins w:id="281" w:author="Stefan Bjornander" w:date="2015-04-25T14:54:00Z">
        <w:r w:rsidRPr="00903DBA">
          <w:t xml:space="preserve">Each type has a size, even though void </w:t>
        </w:r>
      </w:ins>
      <w:ins w:id="282" w:author="Stefan Bjornander" w:date="2015-04-25T16:04:00Z">
        <w:r w:rsidRPr="00903DBA">
          <w:t>and</w:t>
        </w:r>
      </w:ins>
      <w:ins w:id="283" w:author="Stefan Bjornander" w:date="2015-04-25T14:54:00Z">
        <w:r w:rsidRPr="00903DBA">
          <w:t xml:space="preserve"> function ha</w:t>
        </w:r>
      </w:ins>
      <w:ins w:id="284" w:author="Stefan Bjornander" w:date="2015-04-25T16:04:00Z">
        <w:r w:rsidRPr="00903DBA">
          <w:t>ve</w:t>
        </w:r>
      </w:ins>
      <w:ins w:id="285" w:author="Stefan Bjornander" w:date="2015-04-25T14:54:00Z">
        <w:r w:rsidRPr="00903DBA">
          <w:t xml:space="preserve"> size zero. The size of an array is its size times the size of its type</w:t>
        </w:r>
      </w:ins>
      <w:ins w:id="286" w:author="Stefan Bjornander" w:date="2015-04-25T14:55:00Z">
        <w:r w:rsidRPr="00903DBA">
          <w:t xml:space="preserve">, the size of a struct is the sum of the sizes of its members, and the size of a union is the size of its </w:t>
        </w:r>
      </w:ins>
      <w:ins w:id="287" w:author="Stefan Bjornander" w:date="2015-04-25T16:04:00Z">
        <w:r w:rsidRPr="00903DBA">
          <w:t>largest</w:t>
        </w:r>
      </w:ins>
      <w:ins w:id="288" w:author="Stefan Bjornander" w:date="2015-04-25T14:55:00Z">
        <w:r w:rsidRPr="00903DBA">
          <w:t xml:space="preserve"> member. Not</w:t>
        </w:r>
      </w:ins>
      <w:ins w:id="289" w:author="Stefan Bjornander" w:date="2015-04-25T16:04:00Z">
        <w:r w:rsidRPr="00903DBA">
          <w:t>e</w:t>
        </w:r>
      </w:ins>
      <w:ins w:id="290"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91" w:author="Stefan Bjornander" w:date="2015-04-25T11:37:00Z">
        <w:r w:rsidRPr="00903DBA">
          <w:t xml:space="preserve">It is possible to define an array without </w:t>
        </w:r>
      </w:ins>
      <w:ins w:id="292" w:author="Stefan Bjornander" w:date="2015-04-25T11:38:00Z">
        <w:r w:rsidRPr="00903DBA">
          <w:rPr>
            <w:noProof/>
          </w:rPr>
          <w:t xml:space="preserve">stating its size, </w:t>
        </w:r>
      </w:ins>
      <w:ins w:id="293" w:author="Stefan Bjornander" w:date="2015-04-25T14:31:00Z">
        <w:r w:rsidRPr="00903DBA">
          <w:rPr>
            <w:noProof/>
          </w:rPr>
          <w:t>in which case the array is given the size zero. I</w:t>
        </w:r>
      </w:ins>
      <w:ins w:id="294" w:author="Stefan Bjornander" w:date="2015-04-25T11:38:00Z">
        <w:r w:rsidRPr="00903DBA">
          <w:rPr>
            <w:noProof/>
          </w:rPr>
          <w:t>n that case</w:t>
        </w:r>
      </w:ins>
      <w:ins w:id="295" w:author="Stefan Bjornander" w:date="2015-04-25T14:31:00Z">
        <w:r w:rsidRPr="00903DBA">
          <w:rPr>
            <w:noProof/>
          </w:rPr>
          <w:t>,</w:t>
        </w:r>
      </w:ins>
      <w:ins w:id="296" w:author="Stefan Bjornander" w:date="2015-04-25T11:38:00Z">
        <w:r w:rsidRPr="00903DBA">
          <w:rPr>
            <w:noProof/>
          </w:rPr>
          <w:t xml:space="preserve"> </w:t>
        </w:r>
      </w:ins>
      <w:ins w:id="297" w:author="Stefan Bjornander" w:date="2015-04-25T14:31:00Z">
        <w:r w:rsidRPr="00903DBA">
          <w:rPr>
            <w:noProof/>
          </w:rPr>
          <w:t>the</w:t>
        </w:r>
      </w:ins>
      <w:ins w:id="298" w:author="Stefan Bjornander" w:date="2015-04-25T11:38:00Z">
        <w:r w:rsidRPr="00903DBA">
          <w:rPr>
            <w:noProof/>
          </w:rPr>
          <w:t xml:space="preserve"> </w:t>
        </w:r>
      </w:ins>
      <w:ins w:id="299" w:author="Stefan Bjornander" w:date="2015-04-25T14:31:00Z">
        <w:r w:rsidRPr="00903DBA">
          <w:rPr>
            <w:noProof/>
          </w:rPr>
          <w:t xml:space="preserve">array </w:t>
        </w:r>
      </w:ins>
      <w:ins w:id="300" w:author="Stefan Bjornander" w:date="2015-04-25T11:38:00Z">
        <w:r w:rsidRPr="00903DBA">
          <w:rPr>
            <w:noProof/>
          </w:rPr>
          <w:t xml:space="preserve">size must be determined by the size of its initialization list. </w:t>
        </w:r>
      </w:ins>
      <w:ins w:id="301" w:author="Stefan Bjornander" w:date="2015-04-25T11:39:00Z">
        <w:r w:rsidRPr="00903DBA">
          <w:rPr>
            <w:noProof/>
          </w:rPr>
          <w:t xml:space="preserve">However, if the </w:t>
        </w:r>
      </w:ins>
      <w:ins w:id="302" w:author="Stefan Bjornander" w:date="2015-04-25T11:40:00Z">
        <w:r w:rsidRPr="00903DBA">
          <w:rPr>
            <w:noProof/>
          </w:rPr>
          <w:t xml:space="preserve">array </w:t>
        </w:r>
      </w:ins>
      <w:ins w:id="303" w:author="Stefan Bjornander" w:date="2015-04-25T11:39:00Z">
        <w:r w:rsidRPr="00903DBA">
          <w:rPr>
            <w:noProof/>
          </w:rPr>
          <w:t xml:space="preserve">definition </w:t>
        </w:r>
      </w:ins>
      <w:ins w:id="304" w:author="Stefan Bjornander" w:date="2015-04-25T11:40:00Z">
        <w:r w:rsidRPr="00903DBA">
          <w:rPr>
            <w:noProof/>
          </w:rPr>
          <w:t>lacks</w:t>
        </w:r>
      </w:ins>
      <w:ins w:id="305" w:author="Stefan Bjornander" w:date="2015-04-25T11:39:00Z">
        <w:r w:rsidRPr="00903DBA">
          <w:rPr>
            <w:noProof/>
          </w:rPr>
          <w:t xml:space="preserve"> an initialization list</w:t>
        </w:r>
      </w:ins>
      <w:ins w:id="306" w:author="Stefan Bjornander" w:date="2015-04-25T11:40:00Z">
        <w:r w:rsidRPr="00903DBA">
          <w:rPr>
            <w:noProof/>
          </w:rPr>
          <w:t xml:space="preserve">, the array </w:t>
        </w:r>
      </w:ins>
      <w:ins w:id="307" w:author="Stefan Bjornander" w:date="2015-04-25T14:31:00Z">
        <w:r w:rsidRPr="00903DBA">
          <w:rPr>
            <w:noProof/>
          </w:rPr>
          <w:t xml:space="preserve">keeps the size zero and is considered </w:t>
        </w:r>
      </w:ins>
      <w:ins w:id="308" w:author="Stefan Bjornander" w:date="2015-04-25T11:40:00Z">
        <w:r w:rsidRPr="00903DBA">
          <w:rPr>
            <w:noProof/>
          </w:rPr>
          <w:t>incomplete</w:t>
        </w:r>
      </w:ins>
      <w:ins w:id="309" w:author="Stefan Bjornander" w:date="2015-04-25T11:39:00Z">
        <w:r w:rsidRPr="00903DBA">
          <w:rPr>
            <w:noProof/>
          </w:rPr>
          <w:t>.</w:t>
        </w:r>
      </w:ins>
      <w:ins w:id="310" w:author="Stefan Bjornander" w:date="2015-04-25T14:30:00Z">
        <w:r w:rsidRPr="00903DBA">
          <w:rPr>
            <w:noProof/>
          </w:rPr>
          <w:t xml:space="preserve"> In the same</w:t>
        </w:r>
      </w:ins>
      <w:ins w:id="311" w:author="Stefan Bjornander" w:date="2015-04-25T14:33:00Z">
        <w:r w:rsidRPr="00903DBA">
          <w:rPr>
            <w:noProof/>
          </w:rPr>
          <w:t xml:space="preserve"> way</w:t>
        </w:r>
      </w:ins>
      <w:ins w:id="312" w:author="Stefan Bjornander" w:date="2015-04-25T14:30:00Z">
        <w:r w:rsidRPr="00903DBA">
          <w:rPr>
            <w:noProof/>
          </w:rPr>
          <w:t xml:space="preserve">, it is possible to define only the </w:t>
        </w:r>
      </w:ins>
      <w:ins w:id="313" w:author="Stefan Bjornander" w:date="2015-04-25T14:32:00Z">
        <w:r w:rsidRPr="00903DBA">
          <w:rPr>
            <w:noProof/>
          </w:rPr>
          <w:t>n</w:t>
        </w:r>
      </w:ins>
      <w:ins w:id="314" w:author="Stefan Bjornander" w:date="2015-04-25T14:33:00Z">
        <w:r w:rsidRPr="00903DBA">
          <w:rPr>
            <w:noProof/>
          </w:rPr>
          <w:t>ame tag</w:t>
        </w:r>
      </w:ins>
      <w:ins w:id="315" w:author="Stefan Bjornander" w:date="2015-04-25T14:30:00Z">
        <w:r w:rsidRPr="00903DBA">
          <w:rPr>
            <w:noProof/>
          </w:rPr>
          <w:t xml:space="preserve"> of a struct</w:t>
        </w:r>
      </w:ins>
      <w:ins w:id="316" w:author="Stefan Bjornander" w:date="2015-04-25T14:33:00Z">
        <w:r w:rsidRPr="00903DBA">
          <w:rPr>
            <w:noProof/>
          </w:rPr>
          <w:t xml:space="preserve"> or union</w:t>
        </w:r>
      </w:ins>
      <w:ins w:id="317" w:author="Stefan Bjornander" w:date="2015-04-25T14:30:00Z">
        <w:r w:rsidRPr="00903DBA">
          <w:rPr>
            <w:noProof/>
          </w:rPr>
          <w:t xml:space="preserve">, with its </w:t>
        </w:r>
      </w:ins>
      <w:ins w:id="318" w:author="Stefan Bjornander" w:date="2015-04-25T14:33:00Z">
        <w:r w:rsidRPr="00903DBA">
          <w:rPr>
            <w:noProof/>
          </w:rPr>
          <w:t xml:space="preserve">member </w:t>
        </w:r>
      </w:ins>
      <w:r w:rsidRPr="00903DBA">
        <w:rPr>
          <w:noProof/>
        </w:rPr>
        <w:t>map</w:t>
      </w:r>
      <w:ins w:id="319" w:author="Stefan Bjornander" w:date="2015-04-25T14:33:00Z">
        <w:r w:rsidRPr="00903DBA">
          <w:rPr>
            <w:noProof/>
          </w:rPr>
          <w:t xml:space="preserve"> </w:t>
        </w:r>
      </w:ins>
      <w:ins w:id="320" w:author="Stefan Bjornander" w:date="2015-04-25T14:30:00Z">
        <w:r w:rsidRPr="00903DBA">
          <w:rPr>
            <w:noProof/>
          </w:rPr>
          <w:t xml:space="preserve">to be defined later. </w:t>
        </w:r>
      </w:ins>
      <w:ins w:id="321" w:author="Stefan Bjornander" w:date="2015-04-25T14:32:00Z">
        <w:r w:rsidRPr="00903DBA">
          <w:rPr>
            <w:noProof/>
          </w:rPr>
          <w:t xml:space="preserve">In that case, the member </w:t>
        </w:r>
      </w:ins>
      <w:r w:rsidRPr="00903DBA">
        <w:rPr>
          <w:noProof/>
        </w:rPr>
        <w:t>map</w:t>
      </w:r>
      <w:ins w:id="322" w:author="Stefan Bjornander" w:date="2015-04-25T14:32:00Z">
        <w:r w:rsidRPr="00903DBA">
          <w:rPr>
            <w:noProof/>
          </w:rPr>
          <w:t xml:space="preserve"> is given the value null, which is keep if the </w:t>
        </w:r>
      </w:ins>
      <w:ins w:id="323" w:author="Stefan Bjornander" w:date="2015-04-25T14:33:00Z">
        <w:r w:rsidRPr="00903DBA">
          <w:rPr>
            <w:noProof/>
          </w:rPr>
          <w:t xml:space="preserve">member </w:t>
        </w:r>
      </w:ins>
      <w:r w:rsidRPr="00903DBA">
        <w:rPr>
          <w:noProof/>
        </w:rPr>
        <w:t>map</w:t>
      </w:r>
      <w:ins w:id="324" w:author="Stefan Bjornander" w:date="2015-04-25T14:33:00Z">
        <w:r w:rsidRPr="00903DBA">
          <w:rPr>
            <w:noProof/>
          </w:rPr>
          <w:t xml:space="preserve"> is n</w:t>
        </w:r>
      </w:ins>
      <w:r w:rsidRPr="00903DBA">
        <w:rPr>
          <w:noProof/>
        </w:rPr>
        <w:t>ot</w:t>
      </w:r>
      <w:ins w:id="325" w:author="Stefan Bjornander" w:date="2015-04-25T14:33:00Z">
        <w:r w:rsidRPr="00903DBA">
          <w:rPr>
            <w:noProof/>
          </w:rPr>
          <w:t xml:space="preserve"> defined, and the struct or union is consider incomplete.</w:t>
        </w:r>
      </w:ins>
      <w:ins w:id="326"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27"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28" w:author="Stefan Bjornander" w:date="2015-04-25T10:27:00Z">
          <w:pPr>
            <w:pStyle w:val="Rubrik3"/>
          </w:pPr>
        </w:pPrChange>
      </w:pPr>
      <w:ins w:id="329" w:author="Stefan Bjornander" w:date="2015-04-25T10:30:00Z">
        <w:r w:rsidRPr="00903DBA">
          <w:t xml:space="preserve">The idea of the volatile </w:t>
        </w:r>
      </w:ins>
      <w:ins w:id="330" w:author="Stefan Bjornander" w:date="2015-04-25T10:31:00Z">
        <w:r w:rsidRPr="00903DBA">
          <w:t xml:space="preserve">qualifier is to </w:t>
        </w:r>
      </w:ins>
      <w:ins w:id="331" w:author="Stefan Bjornander" w:date="2015-04-25T10:30:00Z">
        <w:r w:rsidRPr="00903DBA">
          <w:t xml:space="preserve">prevent optimization, and since this book </w:t>
        </w:r>
      </w:ins>
      <w:ins w:id="332" w:author="Stefan Bjornander" w:date="2015-04-25T10:31:00Z">
        <w:r w:rsidRPr="00903DBA">
          <w:t>is focused on optimization techniques</w:t>
        </w:r>
      </w:ins>
      <w:r w:rsidR="001832E0" w:rsidRPr="00903DBA">
        <w:t>,</w:t>
      </w:r>
      <w:ins w:id="333" w:author="Stefan Bjornander" w:date="2015-04-25T10:31:00Z">
        <w:r w:rsidRPr="00903DBA">
          <w:t xml:space="preserve"> we have no real use for the volatile </w:t>
        </w:r>
      </w:ins>
      <w:r w:rsidRPr="00903DBA">
        <w:t>qualifier</w:t>
      </w:r>
      <w:ins w:id="334" w:author="Stefan Bjornander" w:date="2015-04-25T10:31:00Z">
        <w:r w:rsidRPr="00903DBA">
          <w:t xml:space="preserve">. However, for the sake of </w:t>
        </w:r>
      </w:ins>
      <w:r w:rsidRPr="00903DBA">
        <w:t>completeness</w:t>
      </w:r>
      <w:ins w:id="335" w:author="Stefan Bjornander" w:date="2015-04-25T10:31:00Z">
        <w:r w:rsidRPr="00903DBA">
          <w:t xml:space="preserve"> we include the </w:t>
        </w:r>
        <w:r w:rsidRPr="00903DBA">
          <w:rPr>
            <w:rStyle w:val="KeyWord0"/>
            <w:rPrChange w:id="336" w:author="Stefan Bjornander" w:date="2015-04-25T10:32:00Z">
              <w:rPr>
                <w:rStyle w:val="CodeInText"/>
                <w:b/>
              </w:rPr>
            </w:rPrChange>
          </w:rPr>
          <w:t>m_volatile</w:t>
        </w:r>
        <w:r w:rsidRPr="00903DBA">
          <w:t xml:space="preserve"> field in the </w:t>
        </w:r>
        <w:r w:rsidRPr="00903DBA">
          <w:rPr>
            <w:rStyle w:val="KeyWord0"/>
            <w:rPrChange w:id="33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38" w:author="Stefan Bjornander" w:date="2015-04-25T10:28:00Z">
        <w:r w:rsidRPr="00903DBA">
          <w:t xml:space="preserve"> type is constant if its field </w:t>
        </w:r>
        <w:r w:rsidRPr="00903DBA">
          <w:rPr>
            <w:rStyle w:val="KeyWord0"/>
            <w:rPrChange w:id="339" w:author="Stefan Bjornander" w:date="2015-04-25T10:28:00Z">
              <w:rPr>
                <w:rStyle w:val="CodeInText"/>
              </w:rPr>
            </w:rPrChange>
          </w:rPr>
          <w:t>m_constant</w:t>
        </w:r>
        <w:r w:rsidRPr="00903DBA">
          <w:t xml:space="preserve"> is true. However, </w:t>
        </w:r>
      </w:ins>
      <w:r w:rsidRPr="00903DBA">
        <w:t>a</w:t>
      </w:r>
      <w:ins w:id="340" w:author="Stefan Bjornander" w:date="2015-04-25T10:28:00Z">
        <w:r w:rsidRPr="00903DBA">
          <w:t xml:space="preserve"> struct or union is </w:t>
        </w:r>
      </w:ins>
      <w:r w:rsidR="00D96162" w:rsidRPr="00903DBA">
        <w:t>c</w:t>
      </w:r>
      <w:ins w:id="341" w:author="Stefan Bjornander" w:date="2015-04-25T10:29:00Z">
        <w:r w:rsidRPr="00903DBA">
          <w:t>onstant</w:t>
        </w:r>
      </w:ins>
      <w:ins w:id="342" w:author="Stefan Bjornander" w:date="2015-04-25T10:28:00Z">
        <w:r w:rsidRPr="00903DBA">
          <w:t xml:space="preserve"> if </w:t>
        </w:r>
      </w:ins>
      <w:ins w:id="343"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44" w:author="Stefan Bjornander" w:date="2015-04-25T10:29:00Z">
        <w:r w:rsidRPr="00903DBA">
          <w:t xml:space="preserve"> </w:t>
        </w:r>
      </w:ins>
      <w:r w:rsidR="00C04FC7" w:rsidRPr="00903DBA">
        <w:t xml:space="preserve">if </w:t>
      </w:r>
      <w:ins w:id="345" w:author="Stefan Bjornander" w:date="2015-04-25T10:29:00Z">
        <w:r w:rsidRPr="00903DBA">
          <w:t>is any of its members if (</w:t>
        </w:r>
      </w:ins>
      <w:ins w:id="346" w:author="Stefan Bjornander" w:date="2015-04-25T10:30:00Z">
        <w:r w:rsidRPr="00903DBA">
          <w:t>recursively</w:t>
        </w:r>
      </w:ins>
      <w:ins w:id="347" w:author="Stefan Bjornander" w:date="2015-04-25T10:29:00Z">
        <w:r w:rsidRPr="00903DBA">
          <w:t>)</w:t>
        </w:r>
      </w:ins>
      <w:ins w:id="34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9" w:author="Stefan Bjornander" w:date="2015-04-25T14:35:00Z">
        <w:r w:rsidRPr="00903DBA">
          <w:t>Two pointer</w:t>
        </w:r>
      </w:ins>
      <w:r w:rsidRPr="00903DBA">
        <w:rPr>
          <w:noProof/>
        </w:rPr>
        <w:t>s</w:t>
      </w:r>
      <w:ins w:id="350" w:author="Stefan Bjornander" w:date="2015-04-25T14:35:00Z">
        <w:r w:rsidRPr="00903DBA">
          <w:rPr>
            <w:noProof/>
          </w:rPr>
          <w:t xml:space="preserve"> are </w:t>
        </w:r>
      </w:ins>
      <w:r w:rsidRPr="00903DBA">
        <w:rPr>
          <w:noProof/>
        </w:rPr>
        <w:t xml:space="preserve">considered to be </w:t>
      </w:r>
      <w:ins w:id="351" w:author="Stefan Bjornander" w:date="2015-04-25T14:35:00Z">
        <w:r w:rsidRPr="00903DBA">
          <w:rPr>
            <w:noProof/>
          </w:rPr>
          <w:t>equal if the type</w:t>
        </w:r>
      </w:ins>
      <w:r w:rsidRPr="00903DBA">
        <w:rPr>
          <w:noProof/>
        </w:rPr>
        <w:t>s</w:t>
      </w:r>
      <w:ins w:id="352"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53" w:author="Stefan Bjornander" w:date="2015-04-25T14:56:00Z">
        <w:r w:rsidRPr="00903DBA">
          <w:rPr>
            <w:noProof/>
          </w:rPr>
          <w:t xml:space="preserve">wo arrays are </w:t>
        </w:r>
      </w:ins>
      <w:r w:rsidRPr="00903DBA">
        <w:rPr>
          <w:noProof/>
        </w:rPr>
        <w:t xml:space="preserve">equal </w:t>
      </w:r>
      <w:ins w:id="354" w:author="Stefan Bjornander" w:date="2015-04-25T17:26:00Z">
        <w:r w:rsidRPr="00903DBA">
          <w:rPr>
            <w:noProof/>
          </w:rPr>
          <w:t>if</w:t>
        </w:r>
      </w:ins>
      <w:r w:rsidRPr="00903DBA">
        <w:rPr>
          <w:noProof/>
        </w:rPr>
        <w:t xml:space="preserve"> </w:t>
      </w:r>
      <w:ins w:id="355"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56" w:author="Stefan Bjornander" w:date="2015-04-25T14:58:00Z">
        <w:r w:rsidRPr="00903DBA">
          <w:rPr>
            <w:noProof/>
          </w:rPr>
          <w:t>Two struct</w:t>
        </w:r>
      </w:ins>
      <w:ins w:id="357" w:author="Stefan Bjornander" w:date="2015-04-25T16:07:00Z">
        <w:r w:rsidRPr="00903DBA">
          <w:rPr>
            <w:noProof/>
          </w:rPr>
          <w:t>s</w:t>
        </w:r>
      </w:ins>
      <w:ins w:id="358" w:author="Stefan Bjornander" w:date="2015-04-25T14:58:00Z">
        <w:r w:rsidRPr="00903DBA">
          <w:rPr>
            <w:noProof/>
          </w:rPr>
          <w:t xml:space="preserve"> or unions are equals if </w:t>
        </w:r>
      </w:ins>
      <w:ins w:id="359" w:author="Stefan Bjornander" w:date="2015-04-25T16:06:00Z">
        <w:r w:rsidRPr="00903DBA">
          <w:rPr>
            <w:noProof/>
          </w:rPr>
          <w:t xml:space="preserve">they both are incomplete </w:t>
        </w:r>
      </w:ins>
      <w:r w:rsidRPr="00903DBA">
        <w:rPr>
          <w:noProof/>
        </w:rPr>
        <w:t xml:space="preserve">(their member maps are null) </w:t>
      </w:r>
      <w:ins w:id="360" w:author="Stefan Bjornander" w:date="2015-04-25T16:06:00Z">
        <w:r w:rsidRPr="00903DBA">
          <w:rPr>
            <w:noProof/>
          </w:rPr>
          <w:t xml:space="preserve">or if </w:t>
        </w:r>
      </w:ins>
      <w:ins w:id="361" w:author="Stefan Bjornander" w:date="2015-04-25T14:58:00Z">
        <w:r w:rsidRPr="00903DBA">
          <w:rPr>
            <w:noProof/>
          </w:rPr>
          <w:t xml:space="preserve">their member </w:t>
        </w:r>
      </w:ins>
      <w:r w:rsidRPr="00903DBA">
        <w:rPr>
          <w:noProof/>
        </w:rPr>
        <w:t>maps</w:t>
      </w:r>
      <w:ins w:id="362" w:author="Stefan Bjornander" w:date="2015-04-25T14:58:00Z">
        <w:r w:rsidRPr="00903DBA">
          <w:rPr>
            <w:noProof/>
          </w:rPr>
          <w:t xml:space="preserve"> are equal</w:t>
        </w:r>
      </w:ins>
      <w:ins w:id="363" w:author="Stefan Bjornander" w:date="2015-04-25T16:07:00Z">
        <w:r w:rsidRPr="00903DBA">
          <w:rPr>
            <w:noProof/>
          </w:rPr>
          <w:t>. N</w:t>
        </w:r>
      </w:ins>
      <w:ins w:id="364" w:author="Stefan Bjornander" w:date="2015-04-25T16:05:00Z">
        <w:r w:rsidRPr="00903DBA">
          <w:rPr>
            <w:noProof/>
          </w:rPr>
          <w:t xml:space="preserve">ote that they </w:t>
        </w:r>
      </w:ins>
      <w:r w:rsidRPr="00903DBA">
        <w:rPr>
          <w:noProof/>
        </w:rPr>
        <w:t xml:space="preserve">must not only </w:t>
      </w:r>
      <w:ins w:id="365" w:author="Stefan Bjornander" w:date="2015-04-25T16:06:00Z">
        <w:r w:rsidRPr="00903DBA">
          <w:rPr>
            <w:noProof/>
          </w:rPr>
          <w:t>have the same members, the</w:t>
        </w:r>
      </w:ins>
      <w:r w:rsidRPr="00903DBA">
        <w:rPr>
          <w:noProof/>
        </w:rPr>
        <w:t xml:space="preserve"> members</w:t>
      </w:r>
      <w:ins w:id="366" w:author="Stefan Bjornander" w:date="2015-04-25T16:06:00Z">
        <w:r w:rsidRPr="00903DBA">
          <w:rPr>
            <w:noProof/>
          </w:rPr>
          <w:t xml:space="preserve"> </w:t>
        </w:r>
      </w:ins>
      <w:r w:rsidRPr="00903DBA">
        <w:rPr>
          <w:noProof/>
        </w:rPr>
        <w:t xml:space="preserve">must also appear in the </w:t>
      </w:r>
      <w:ins w:id="367"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68"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9" w:name="_Toc57656045"/>
      <w:r w:rsidRPr="00903DBA">
        <w:t>Type Size</w:t>
      </w:r>
      <w:bookmarkEnd w:id="369"/>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70" w:name="_Toc57656046"/>
      <w:r w:rsidRPr="00903DBA">
        <w:t>Type Cast</w:t>
      </w:r>
      <w:bookmarkEnd w:id="370"/>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6705349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3C2111" w:rsidRPr="00903DBA">
        <w:rPr>
          <w:highlight w:val="white"/>
        </w:rPr>
        <w:t>true set and false set of the expression’s symbol.</w:t>
      </w:r>
      <w:r w:rsidR="009035F4" w:rsidRPr="00903DBA">
        <w:rPr>
          <w:highlight w:val="white"/>
        </w:rPr>
        <w:t xml:space="preserve"> </w:t>
      </w:r>
    </w:p>
    <w:p w14:paraId="5227461D" w14:textId="2512C3D1" w:rsidR="008B3771" w:rsidRPr="00903DBA" w:rsidRDefault="003C2111" w:rsidP="008B3771">
      <w:pPr>
        <w:rPr>
          <w:highlight w:val="white"/>
        </w:rPr>
      </w:pPr>
      <w:r w:rsidRPr="00903DBA">
        <w:rPr>
          <w:highlight w:val="white"/>
        </w:rPr>
        <w:t xml:space="preserve">The true set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6FF16153" w:rsidR="00494193" w:rsidRPr="00903DBA" w:rsidRDefault="00B17737" w:rsidP="004D0556">
      <w:pPr>
        <w:rPr>
          <w:highlight w:val="white"/>
        </w:rPr>
      </w:pPr>
      <w:r w:rsidRPr="00903DBA">
        <w:rPr>
          <w:highlight w:val="white"/>
        </w:rPr>
        <w:t>We backpatch t</w:t>
      </w:r>
      <w:r w:rsidR="004D0556" w:rsidRPr="00903DBA">
        <w:rPr>
          <w:highlight w:val="white"/>
        </w:rPr>
        <w:t xml:space="preserve">he true set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3A26AC06" w:rsidR="00494193" w:rsidRPr="00903DBA" w:rsidRDefault="003951F5" w:rsidP="003951F5">
      <w:pPr>
        <w:rPr>
          <w:highlight w:val="white"/>
        </w:rPr>
      </w:pPr>
      <w:r w:rsidRPr="00903DBA">
        <w:rPr>
          <w:highlight w:val="white"/>
        </w:rPr>
        <w:t>In the middle of backpatching of the true set and false set,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8152883" w:rsidR="004D0556" w:rsidRPr="00903DBA" w:rsidRDefault="00B17737" w:rsidP="004D0556">
      <w:pPr>
        <w:rPr>
          <w:highlight w:val="white"/>
        </w:rPr>
      </w:pPr>
      <w:r w:rsidRPr="00903DBA">
        <w:rPr>
          <w:highlight w:val="white"/>
        </w:rPr>
        <w:t xml:space="preserve">We backpatch the </w:t>
      </w:r>
      <w:r w:rsidR="00BE5B29" w:rsidRPr="00903DBA">
        <w:rPr>
          <w:highlight w:val="white"/>
        </w:rPr>
        <w:t>false</w:t>
      </w:r>
      <w:r w:rsidRPr="00903DBA">
        <w:rPr>
          <w:highlight w:val="white"/>
        </w:rPr>
        <w:t xml:space="preserve"> set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735AA76E" w:rsidR="00494193" w:rsidRPr="00903DBA" w:rsidRDefault="00BA2B97" w:rsidP="00BA2B97">
      <w:pPr>
        <w:rPr>
          <w:highlight w:val="white"/>
        </w:rPr>
      </w:pPr>
      <w:r w:rsidRPr="00903DBA">
        <w:rPr>
          <w:highlight w:val="white"/>
        </w:rPr>
        <w:t>We backpatch the true set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3E8F8944"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in the middle of backpatching of the true set and false set,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77777777" w:rsidR="00B17737" w:rsidRPr="00903DBA" w:rsidRDefault="00B17737" w:rsidP="00B17737">
      <w:pPr>
        <w:rPr>
          <w:highlight w:val="white"/>
        </w:rPr>
      </w:pPr>
      <w:r w:rsidRPr="00903DBA">
        <w:rPr>
          <w:highlight w:val="white"/>
        </w:rPr>
        <w:t>We backpatch the true set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54DDFC62"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of the source expression is non-zero, and generate a true set and a false set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573D8DDA"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ion to the true 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1D86EC89"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false set.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678E91E8" w:rsidR="00494193" w:rsidRPr="00903DBA" w:rsidRDefault="003302FD" w:rsidP="003302FD">
      <w:pPr>
        <w:rPr>
          <w:highlight w:val="white"/>
        </w:rPr>
      </w:pPr>
      <w:r w:rsidRPr="00903DBA">
        <w:rPr>
          <w:highlight w:val="white"/>
        </w:rPr>
        <w:t xml:space="preserve">Finally, the target symbol holds the </w:t>
      </w:r>
      <w:r w:rsidR="00587E43" w:rsidRPr="00903DBA">
        <w:rPr>
          <w:highlight w:val="white"/>
        </w:rPr>
        <w:t>true</w:t>
      </w:r>
      <w:r w:rsidRPr="00903DBA">
        <w:rPr>
          <w:highlight w:val="white"/>
        </w:rPr>
        <w:t xml:space="preserve"> set and false set.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71" w:name="_Toc57656047"/>
      <w:r w:rsidRPr="00903DBA">
        <w:t>Type Promotion</w:t>
      </w:r>
      <w:bookmarkEnd w:id="371"/>
    </w:p>
    <w:p w14:paraId="711F3ADD" w14:textId="77777777" w:rsidR="00BB78E9" w:rsidRPr="00903DBA" w:rsidRDefault="00BB78E9" w:rsidP="00E65FE6">
      <w:pPr>
        <w:pStyle w:val="CodeHeader"/>
      </w:pPr>
      <w:r w:rsidRPr="00903DBA">
        <w:t xml:space="preserve">Type promotion is the process of converting the “smaller” type to the “larger” type in a binary expression. For instance, in the expression below, the integer </w:t>
      </w:r>
      <w:r w:rsidRPr="00E65FE6">
        <w:rPr>
          <w:rStyle w:val="CodeInText"/>
        </w:rPr>
        <w:t>i</w:t>
      </w:r>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E65FE6">
      <w:pPr>
        <w:pStyle w:val="CodeHeader"/>
      </w:pPr>
      <w:r w:rsidRPr="00903DBA">
        <w:t xml:space="preserve">Below is a table holding the relations of the types. Note that </w:t>
      </w:r>
      <w:r w:rsidRPr="00E65FE6">
        <w:t>float</w:t>
      </w:r>
      <w:r w:rsidRPr="00903DBA">
        <w:t xml:space="preserve"> is considered to be larger than </w:t>
      </w:r>
      <w:r w:rsidRPr="00E65FE6">
        <w:t>long</w:t>
      </w:r>
      <w:r w:rsidRPr="00903DBA">
        <w:t>, even</w:t>
      </w:r>
      <w:r w:rsidR="00BA59CE" w:rsidRPr="00903DBA">
        <w:t xml:space="preserve"> if </w:t>
      </w:r>
      <w:r w:rsidRPr="00903DBA">
        <w:t xml:space="preserve">they have the same size. </w:t>
      </w:r>
      <w:r w:rsidR="00BA59CE" w:rsidRPr="00903DBA">
        <w:t xml:space="preserve">In the same way, </w:t>
      </w:r>
      <w:r w:rsidRPr="00E65FE6">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E65FE6">
      <w:pPr>
        <w:pStyle w:val="CodeHeader"/>
      </w:pPr>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72" w:name="_Ref54016854"/>
      <w:bookmarkStart w:id="373" w:name="_Toc57656048"/>
      <w:r w:rsidRPr="00903DBA">
        <w:t>Constant Expression</w:t>
      </w:r>
      <w:bookmarkEnd w:id="372"/>
      <w:bookmarkEnd w:id="373"/>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44A59011"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true set or the false set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48205E46"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true set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74" w:name="_Toc57656049"/>
      <w:r w:rsidRPr="00903DBA">
        <w:rPr>
          <w:highlight w:val="white"/>
        </w:rPr>
        <w:t>Relation Expressions</w:t>
      </w:r>
      <w:bookmarkEnd w:id="374"/>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07C034F"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true set of the </w:t>
      </w:r>
      <w:r w:rsidR="006A2A11" w:rsidRPr="00903DBA">
        <w:rPr>
          <w:highlight w:val="white"/>
        </w:rPr>
        <w:t>symbol</w:t>
      </w:r>
      <w:r w:rsidR="00E63C3A" w:rsidRPr="00903DBA">
        <w:rPr>
          <w:highlight w:val="white"/>
        </w:rPr>
        <w:t xml:space="preserve">, and if the value is false the jump set becomes the false set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FB9411D"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true set of false set,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5327E89D"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true set or false set,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9E72E88" w:rsidR="00987634" w:rsidRPr="00903DBA" w:rsidRDefault="002E4A5A" w:rsidP="00987634">
      <w:pPr>
        <w:rPr>
          <w:highlight w:val="white"/>
        </w:rPr>
      </w:pPr>
      <w:r w:rsidRPr="00903DBA">
        <w:rPr>
          <w:highlight w:val="white"/>
        </w:rPr>
        <w:t>We decide the value of the expression by looking at their tr</w:t>
      </w:r>
      <w:r w:rsidR="00165AF0" w:rsidRPr="00903DBA">
        <w:rPr>
          <w:highlight w:val="white"/>
        </w:rPr>
        <w:t>ue</w:t>
      </w:r>
      <w:r w:rsidRPr="00903DBA">
        <w:rPr>
          <w:highlight w:val="white"/>
        </w:rPr>
        <w:t xml:space="preserve"> sets. If the value is true, the unconditional </w:t>
      </w:r>
      <w:r w:rsidR="00987634" w:rsidRPr="00903DBA">
        <w:rPr>
          <w:highlight w:val="white"/>
        </w:rPr>
        <w:t>jump instruction is stored in its true set. Otherwise, the value is stored in the false set.</w:t>
      </w:r>
      <w:r w:rsidR="00164305" w:rsidRPr="00903DBA">
        <w:rPr>
          <w:highlight w:val="white"/>
        </w:rPr>
        <w:t xml:space="preserve"> In this way, we can conclude that the value is true if the true set is not empty, and false if the true set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6D0C9F27"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true set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7777777" w:rsidR="00B35B8D" w:rsidRPr="00903DBA" w:rsidRDefault="00B35B8D" w:rsidP="00B35B8D">
      <w:pPr>
        <w:rPr>
          <w:highlight w:val="white"/>
        </w:rPr>
      </w:pPr>
      <w:r w:rsidRPr="00903DBA">
        <w:rPr>
          <w:highlight w:val="white"/>
        </w:rPr>
        <w:t>The resulting symbol has a logical value. The jump set becomes its true set or false set,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75" w:name="_Toc57656050"/>
      <w:r w:rsidRPr="00903DBA">
        <w:rPr>
          <w:highlight w:val="white"/>
        </w:rPr>
        <w:t>Arithmetic Expressions</w:t>
      </w:r>
      <w:bookmarkEnd w:id="375"/>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r w:rsidR="0065171F" w:rsidRPr="00903DBA">
        <w:rPr>
          <w:highlight w:val="white"/>
        </w:rPr>
        <w:t xml:space="preserve">more simple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809F6DB"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true set and false set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76" w:name="_Toc57656051"/>
      <w:r w:rsidRPr="00903DBA">
        <w:rPr>
          <w:highlight w:val="white"/>
        </w:rPr>
        <w:t xml:space="preserve">Constant </w:t>
      </w:r>
      <w:r w:rsidR="0080006D" w:rsidRPr="00903DBA">
        <w:rPr>
          <w:highlight w:val="white"/>
        </w:rPr>
        <w:t>Type Cast</w:t>
      </w:r>
      <w:bookmarkEnd w:id="376"/>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7CFB8C8C"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array, or pointer. We look into the true and false sets of the expression.</w:t>
      </w:r>
    </w:p>
    <w:p w14:paraId="4AE89BA8" w14:textId="37E99DD5" w:rsidR="00C02A94" w:rsidRPr="00903DBA" w:rsidRDefault="00C02A94" w:rsidP="00C93FDB">
      <w:pPr>
        <w:rPr>
          <w:highlight w:val="white"/>
        </w:rPr>
      </w:pPr>
      <w:r w:rsidRPr="00903DBA">
        <w:rPr>
          <w:highlight w:val="white"/>
        </w:rPr>
        <w:t xml:space="preserve">If the </w:t>
      </w:r>
      <w:r w:rsidR="0099109F" w:rsidRPr="00903DBA">
        <w:rPr>
          <w:highlight w:val="white"/>
        </w:rPr>
        <w:t xml:space="preserve">true set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false set, since we know that the </w:t>
      </w:r>
      <w:r w:rsidR="00787318" w:rsidRPr="00903DBA">
        <w:rPr>
          <w:highlight w:val="white"/>
        </w:rPr>
        <w:t>expression is constant, in which case one of the sets is always empty.</w:t>
      </w:r>
    </w:p>
    <w:p w14:paraId="6E4AC218" w14:textId="0CAE5A79" w:rsidR="00107FC7" w:rsidRPr="00903DBA" w:rsidRDefault="00107FC7" w:rsidP="00107FC7">
      <w:pPr>
        <w:rPr>
          <w:highlight w:val="white"/>
        </w:rPr>
      </w:pPr>
      <w:r w:rsidRPr="00903DBA">
        <w:rPr>
          <w:highlight w:val="white"/>
        </w:rPr>
        <w:t>If the true set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since the false set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6CE6727F"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jump set as its false set. If it not zero, we create the target symbol with the jump set as its true set.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77" w:name="_Toc57656052"/>
      <w:r w:rsidRPr="00903DBA">
        <w:t xml:space="preserve">Static </w:t>
      </w:r>
      <w:r w:rsidR="00917F74" w:rsidRPr="00903DBA">
        <w:t xml:space="preserve">Address </w:t>
      </w:r>
      <w:r w:rsidRPr="00903DBA">
        <w:t>Expression</w:t>
      </w:r>
      <w:bookmarkEnd w:id="377"/>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r w:rsidRPr="00903DBA">
        <w:t>StaticValue.cs</w:t>
      </w:r>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r w:rsidRPr="00903DBA">
        <w:t>StaticAddress.cs</w:t>
      </w:r>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a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78" w:name="_Toc57656053"/>
      <w:r w:rsidRPr="00903DBA">
        <w:t>Initialization</w:t>
      </w:r>
      <w:bookmarkEnd w:id="378"/>
    </w:p>
    <w:p w14:paraId="3E8BC185" w14:textId="127E175B" w:rsidR="00CE2068" w:rsidRPr="00903DBA" w:rsidRDefault="00A5295F" w:rsidP="00A5295F">
      <w:r w:rsidRPr="00903DBA">
        <w:t xml:space="preserve">In C, it is possible to initialize simple and compound variables. Therefore, we need </w:t>
      </w:r>
      <w:ins w:id="379" w:author="Stefan Bjornander" w:date="2015-04-25T17:28:00Z">
        <w:r w:rsidRPr="00903DBA">
          <w:t xml:space="preserve">to check that </w:t>
        </w:r>
      </w:ins>
      <w:del w:id="380" w:author="Stefan Bjornander" w:date="2015-04-25T17:28:00Z">
        <w:r w:rsidRPr="00903DBA" w:rsidDel="00A35C17">
          <w:delText>a way to make sure</w:delText>
        </w:r>
      </w:del>
      <w:ins w:id="381" w:author="Stefan Bjornander" w:date="2015-04-25T17:27:00Z">
        <w:r w:rsidRPr="00903DBA">
          <w:t xml:space="preserve">the </w:t>
        </w:r>
      </w:ins>
      <w:r w:rsidRPr="00903DBA">
        <w:t xml:space="preserve">initialized </w:t>
      </w:r>
      <w:ins w:id="382"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If the variable type is a pointer to a (signed or unsigned) character and the initializator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83" w:author="Stefan Bjornander" w:date="2015-04-25T17:33:00Z"/>
        </w:rPr>
        <w:pPrChange w:id="384" w:author="Stefan Bjornander" w:date="2015-04-25T17:33:00Z">
          <w:pPr>
            <w:pStyle w:val="Code"/>
          </w:pPr>
        </w:pPrChange>
      </w:pPr>
      <w:bookmarkStart w:id="385" w:name="_Toc57656054"/>
      <w:r w:rsidRPr="00903DBA">
        <w:t>Auto</w:t>
      </w:r>
      <w:ins w:id="386" w:author="Stefan Bjornander" w:date="2015-04-25T17:33:00Z">
        <w:r w:rsidR="00A5295F" w:rsidRPr="00903DBA">
          <w:t xml:space="preserve"> </w:t>
        </w:r>
      </w:ins>
      <w:r w:rsidR="00A5295F" w:rsidRPr="00903DBA">
        <w:t>Initialization</w:t>
      </w:r>
      <w:bookmarkEnd w:id="385"/>
    </w:p>
    <w:p w14:paraId="53C92E22" w14:textId="3608C146" w:rsidR="00A5295F" w:rsidRPr="00903DBA" w:rsidRDefault="0083315B" w:rsidP="00A5295F">
      <w:r w:rsidRPr="00903DBA">
        <w:t>Auto</w:t>
      </w:r>
      <w:ins w:id="387" w:author="Stefan Bjornander" w:date="2015-04-25T17:33:00Z">
        <w:r w:rsidR="00A5295F" w:rsidRPr="00903DBA">
          <w:t xml:space="preserve"> </w:t>
        </w:r>
      </w:ins>
      <w:r w:rsidR="00A5295F" w:rsidRPr="00903DBA">
        <w:t>initialization</w:t>
      </w:r>
      <w:del w:id="388" w:author="Stefan Bjornander" w:date="2015-04-25T17:33:00Z">
        <w:r w:rsidR="00A5295F" w:rsidRPr="00903DBA" w:rsidDel="004F1667">
          <w:delText xml:space="preserve">  </w:delText>
        </w:r>
      </w:del>
      <w:ins w:id="389" w:author="Stefan Bjornander" w:date="2015-04-25T17:33:00Z">
        <w:r w:rsidR="00A5295F" w:rsidRPr="00903DBA">
          <w:t xml:space="preserve"> occurs when an auto or register </w:t>
        </w:r>
      </w:ins>
      <w:ins w:id="390" w:author="Stefan Bjornander" w:date="2015-04-25T17:34:00Z">
        <w:r w:rsidR="00A5295F" w:rsidRPr="00903DBA">
          <w:t xml:space="preserve">variable becomes </w:t>
        </w:r>
      </w:ins>
      <w:r w:rsidR="00A5295F" w:rsidRPr="00903DBA">
        <w:t>initialized</w:t>
      </w:r>
      <w:ins w:id="391" w:author="Stefan Bjornander" w:date="2015-04-25T17:34:00Z">
        <w:r w:rsidR="00A5295F" w:rsidRPr="00903DBA">
          <w:t xml:space="preserve">. Since the </w:t>
        </w:r>
      </w:ins>
      <w:r w:rsidR="00A5295F" w:rsidRPr="00903DBA">
        <w:t>initialization</w:t>
      </w:r>
      <w:ins w:id="392" w:author="Stefan Bjornander" w:date="2015-04-25T17:34:00Z">
        <w:r w:rsidR="00A5295F" w:rsidRPr="00903DBA">
          <w:t xml:space="preserve"> value can be non-</w:t>
        </w:r>
      </w:ins>
      <w:ins w:id="393" w:author="Stefan Bjornander" w:date="2015-04-25T17:46:00Z">
        <w:r w:rsidR="00A5295F" w:rsidRPr="00903DBA">
          <w:t>constant</w:t>
        </w:r>
      </w:ins>
      <w:ins w:id="394" w:author="Stefan Bjornander" w:date="2015-04-25T17:34:00Z">
        <w:r w:rsidR="00A5295F" w:rsidRPr="00903DBA">
          <w:t xml:space="preserve">, no memory block is created. Instead, </w:t>
        </w:r>
      </w:ins>
      <w:ins w:id="395" w:author="Stefan Bjornander" w:date="2015-04-25T17:46:00Z">
        <w:r w:rsidR="00A5295F" w:rsidRPr="00903DBA">
          <w:t>a se</w:t>
        </w:r>
      </w:ins>
      <w:r w:rsidR="00A5295F" w:rsidRPr="00903DBA">
        <w:t>quence</w:t>
      </w:r>
      <w:ins w:id="396" w:author="Stefan Bjornander" w:date="2015-04-25T17:46:00Z">
        <w:r w:rsidR="00A5295F" w:rsidRPr="00903DBA">
          <w:t xml:space="preserve"> of assign</w:t>
        </w:r>
      </w:ins>
      <w:r w:rsidR="00A5295F" w:rsidRPr="00903DBA">
        <w:t>ment</w:t>
      </w:r>
      <w:ins w:id="397" w:author="Stefan Bjornander" w:date="2015-04-25T17:46:00Z">
        <w:r w:rsidR="00A5295F" w:rsidRPr="00903DBA">
          <w:t xml:space="preserve"> instruction</w:t>
        </w:r>
      </w:ins>
      <w:ins w:id="398" w:author="Stefan Bjornander" w:date="2015-04-25T18:25:00Z">
        <w:r w:rsidR="00A5295F" w:rsidRPr="00903DBA">
          <w:t>s</w:t>
        </w:r>
      </w:ins>
      <w:ins w:id="399" w:author="Stefan Bjornander" w:date="2015-04-25T17:46:00Z">
        <w:r w:rsidR="00A5295F" w:rsidRPr="00903DBA">
          <w:t xml:space="preserve"> is added</w:t>
        </w:r>
      </w:ins>
      <w:r w:rsidR="00A5295F" w:rsidRPr="00903DBA">
        <w:t xml:space="preserve"> to the </w:t>
      </w:r>
      <w:ins w:id="400" w:author="Stefan Bjornander" w:date="2015-04-25T17:46:00Z">
        <w:r w:rsidR="00A5295F" w:rsidRPr="00903DBA">
          <w:t>mid</w:t>
        </w:r>
      </w:ins>
      <w:ins w:id="401" w:author="Stefan Bjornander" w:date="2015-04-25T18:25:00Z">
        <w:r w:rsidR="00A5295F" w:rsidRPr="00903DBA">
          <w:t>dle</w:t>
        </w:r>
      </w:ins>
      <w:ins w:id="402"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03" w:author="Stefan Bjornander" w:date="2015-04-25T17:29:00Z"/>
        </w:rPr>
        <w:pPrChange w:id="404" w:author="Stefan Bjornander" w:date="2015-04-25T17:29:00Z">
          <w:pPr>
            <w:pStyle w:val="Code"/>
          </w:pPr>
        </w:pPrChange>
      </w:pPr>
      <w:bookmarkStart w:id="405" w:name="_Toc57656055"/>
      <w:ins w:id="406" w:author="Stefan Bjornander" w:date="2015-04-25T17:28:00Z">
        <w:r w:rsidRPr="00903DBA">
          <w:t xml:space="preserve">Static </w:t>
        </w:r>
      </w:ins>
      <w:r w:rsidRPr="00903DBA">
        <w:t>Initialization</w:t>
      </w:r>
      <w:bookmarkEnd w:id="405"/>
    </w:p>
    <w:p w14:paraId="052D947E" w14:textId="77777777" w:rsidR="0083315B" w:rsidRPr="00903DBA" w:rsidRDefault="0083315B" w:rsidP="0083315B">
      <w:ins w:id="407" w:author="Stefan Bjornander" w:date="2015-04-25T17:29:00Z">
        <w:r w:rsidRPr="00903DBA">
          <w:t xml:space="preserve">Static </w:t>
        </w:r>
      </w:ins>
      <w:r w:rsidRPr="00903DBA">
        <w:t>initialization</w:t>
      </w:r>
      <w:ins w:id="408" w:author="Stefan Bjornander" w:date="2015-04-25T17:29:00Z">
        <w:r w:rsidRPr="00903DBA">
          <w:t xml:space="preserve"> occurs when a static variable </w:t>
        </w:r>
      </w:ins>
      <w:r w:rsidRPr="00903DBA">
        <w:t>becomes</w:t>
      </w:r>
      <w:ins w:id="409" w:author="Stefan Bjornander" w:date="2015-04-25T17:29:00Z">
        <w:r w:rsidRPr="00903DBA">
          <w:t xml:space="preserve"> </w:t>
        </w:r>
      </w:ins>
      <w:r w:rsidRPr="00903DBA">
        <w:t>initialized</w:t>
      </w:r>
      <w:ins w:id="410" w:author="Stefan Bjornander" w:date="2015-04-25T17:29:00Z">
        <w:r w:rsidRPr="00903DBA">
          <w:t>.</w:t>
        </w:r>
      </w:ins>
      <w:ins w:id="411" w:author="Stefan Bjornander" w:date="2015-04-25T17:32:00Z">
        <w:r w:rsidRPr="00903DBA">
          <w:t xml:space="preserve"> The </w:t>
        </w:r>
      </w:ins>
      <w:r w:rsidRPr="00903DBA">
        <w:t>initialization</w:t>
      </w:r>
      <w:ins w:id="412" w:author="Stefan Bjornander" w:date="2015-04-25T17:32:00Z">
        <w:r w:rsidRPr="00903DBA">
          <w:t xml:space="preserve"> value has to be constant and known at compile time. No code is generated, instead a m</w:t>
        </w:r>
      </w:ins>
      <w:r w:rsidRPr="00903DBA">
        <w:t>e</w:t>
      </w:r>
      <w:ins w:id="413"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t>In case of an arr</w:t>
      </w:r>
      <w:r w:rsidR="006F330B" w:rsidRPr="00903DBA">
        <w:rPr>
          <w:highlight w:val="white"/>
        </w:rPr>
        <w:t>a</w:t>
      </w:r>
      <w:r w:rsidRPr="00903DBA">
        <w:rPr>
          <w:highlight w:val="white"/>
        </w:rPr>
        <w:t>y, we set the array size to the list size if undefined. If the array is defined, we check thet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14" w:name="_Toc57656056"/>
      <w:r w:rsidRPr="00903DBA">
        <w:rPr>
          <w:rStyle w:val="KeyWord0"/>
          <w:b/>
          <w:bCs/>
          <w:highlight w:val="white"/>
        </w:rPr>
        <w:t>Modify Initializer</w:t>
      </w:r>
      <w:bookmarkEnd w:id="414"/>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15" w:name="_Ref54016586"/>
      <w:bookmarkStart w:id="416" w:name="_Ref54016644"/>
      <w:bookmarkStart w:id="417" w:name="_Toc57656057"/>
      <w:r w:rsidRPr="00903DBA">
        <w:t>Middle Code Optimization</w:t>
      </w:r>
      <w:bookmarkEnd w:id="216"/>
      <w:bookmarkEnd w:id="415"/>
      <w:bookmarkEnd w:id="416"/>
      <w:bookmarkEnd w:id="417"/>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477426">
      <w:pPr>
        <w:pStyle w:val="SourceCodeBoxText"/>
        <w:framePr w:wrap="around"/>
      </w:pPr>
      <w:r w:rsidRPr="00903DBA">
        <w:t>We clear goto-next-statement</w:t>
      </w:r>
      <w:r w:rsidR="005B57BC" w:rsidRPr="00903DBA">
        <w:t>s</w:t>
      </w:r>
      <w:r w:rsidR="000428CE" w:rsidRPr="00903DBA">
        <w:t>: jumps to the next line.</w:t>
      </w:r>
    </w:p>
    <w:p w14:paraId="26B7436A" w14:textId="77777777" w:rsidR="00AB644E" w:rsidRPr="00903DBA" w:rsidRDefault="00AB644E" w:rsidP="00477426">
      <w:pPr>
        <w:pStyle w:val="SourceCodeBoxText"/>
        <w:framePr w:wrap="around"/>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477426">
      <w:pPr>
        <w:pStyle w:val="SourceCodeBoxText"/>
        <w:framePr w:wrap="around"/>
      </w:pPr>
      <w:r w:rsidRPr="00903DBA">
        <w:t xml:space="preserve">We trace goto-chains: jump instructions that </w:t>
      </w:r>
      <w:r w:rsidR="00A9649B" w:rsidRPr="00903DBA">
        <w:t>jump to other jump instructions.</w:t>
      </w:r>
    </w:p>
    <w:p w14:paraId="6745F515" w14:textId="77777777" w:rsidR="0029261D" w:rsidRPr="00903DBA" w:rsidRDefault="0029261D" w:rsidP="00477426">
      <w:pPr>
        <w:pStyle w:val="SourceCodeBoxText"/>
        <w:framePr w:wrap="around"/>
      </w:pPr>
      <w:r w:rsidRPr="00903DBA">
        <w:t>We clear unreachable code: code that is not reachable from the first function instruction.</w:t>
      </w:r>
    </w:p>
    <w:p w14:paraId="01D801E5" w14:textId="77777777" w:rsidR="00E444D6" w:rsidRPr="00903DBA" w:rsidRDefault="001B2E15" w:rsidP="00477426">
      <w:pPr>
        <w:pStyle w:val="SourceCodeBoxText"/>
        <w:framePr w:wrap="around"/>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18" w:name="_Toc57656058"/>
      <w:r w:rsidRPr="00903DBA">
        <w:t>Object to Integer Addresses</w:t>
      </w:r>
      <w:bookmarkEnd w:id="418"/>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9" w:name="_Toc57656059"/>
      <w:r>
        <w:t>Jump</w:t>
      </w:r>
      <w:r w:rsidR="001B6658" w:rsidRPr="00903DBA">
        <w:t xml:space="preserve"> Next Instructions</w:t>
      </w:r>
      <w:bookmarkEnd w:id="419"/>
    </w:p>
    <w:p w14:paraId="7A9F02C3" w14:textId="4ACBDBB6" w:rsidR="001B6658" w:rsidRPr="00903DBA" w:rsidRDefault="001B6658" w:rsidP="001B6658">
      <w:r w:rsidRPr="00903DBA">
        <w:t xml:space="preserve">In some cases, there may be goto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20" w:name="_Toc57656060"/>
      <w:r w:rsidRPr="00903DBA">
        <w:t>Next-</w:t>
      </w:r>
      <w:r w:rsidR="00795872" w:rsidRPr="00903DBA">
        <w:t xml:space="preserve">Double </w:t>
      </w:r>
      <w:r w:rsidR="00C0170C">
        <w:t>Jump</w:t>
      </w:r>
      <w:r w:rsidR="00036C5E" w:rsidRPr="00903DBA">
        <w:t xml:space="preserve"> </w:t>
      </w:r>
      <w:r w:rsidR="00795872" w:rsidRPr="00903DBA">
        <w:t>Statements</w:t>
      </w:r>
      <w:bookmarkEnd w:id="420"/>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21" w:name="_Toc57656061"/>
      <w:r>
        <w:t>Jump</w:t>
      </w:r>
      <w:r w:rsidR="00036C5E" w:rsidRPr="00903DBA">
        <w:t xml:space="preserve"> Chains</w:t>
      </w:r>
      <w:bookmarkEnd w:id="421"/>
    </w:p>
    <w:p w14:paraId="0879AD9F" w14:textId="242FC810" w:rsidR="00134AB7" w:rsidRPr="00903DBA" w:rsidRDefault="00134AB7" w:rsidP="00134AB7">
      <w:r w:rsidRPr="00903DBA">
        <w:t xml:space="preserve">A goto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22" w:name="_Toc57656062"/>
      <w:r w:rsidRPr="00903DBA">
        <w:t>Remove</w:t>
      </w:r>
      <w:r w:rsidR="00036C5E" w:rsidRPr="00903DBA">
        <w:t xml:space="preserve"> Unreachable Code</w:t>
      </w:r>
      <w:bookmarkEnd w:id="422"/>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23" w:name="_Toc57656063"/>
      <w:r w:rsidRPr="00903DBA">
        <w:t>Remove Push-Pop Chains</w:t>
      </w:r>
      <w:bookmarkEnd w:id="423"/>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24" w:name="_Toc57656064"/>
      <w:r w:rsidRPr="00903DBA">
        <w:t>Merge</w:t>
      </w:r>
      <w:r w:rsidR="00E33CCC" w:rsidRPr="00903DBA">
        <w:t xml:space="preserve"> Pop-Push Chains</w:t>
      </w:r>
      <w:bookmarkEnd w:id="424"/>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25" w:name="_Toc57656065"/>
      <w:r w:rsidRPr="00903DBA">
        <w:t>Change Top-Pop to Pop</w:t>
      </w:r>
      <w:bookmarkEnd w:id="425"/>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26" w:name="_Toc57656066"/>
      <w:r w:rsidRPr="00903DBA">
        <w:rPr>
          <w:highlight w:val="white"/>
        </w:rPr>
        <w:t>Merge Binary</w:t>
      </w:r>
      <w:bookmarkEnd w:id="426"/>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27" w:name="_Toc57656067"/>
      <w:r w:rsidRPr="00903DBA">
        <w:rPr>
          <w:highlight w:val="white"/>
        </w:rPr>
        <w:t>Sema</w:t>
      </w:r>
      <w:r w:rsidR="0007123C" w:rsidRPr="00903DBA">
        <w:rPr>
          <w:highlight w:val="white"/>
        </w:rPr>
        <w:t>n</w:t>
      </w:r>
      <w:r w:rsidRPr="00903DBA">
        <w:rPr>
          <w:highlight w:val="white"/>
        </w:rPr>
        <w:t>tic Optimization</w:t>
      </w:r>
      <w:bookmarkEnd w:id="427"/>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28" w:name="_Toc57656068"/>
      <w:r w:rsidRPr="00903DBA">
        <w:rPr>
          <w:highlight w:val="white"/>
        </w:rPr>
        <w:t>Optimize Relation Expression</w:t>
      </w:r>
      <w:bookmarkEnd w:id="428"/>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9"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9"/>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30" w:name="_Toc57656070"/>
      <w:r w:rsidRPr="00903DBA">
        <w:t>Remove Trivial Assignment</w:t>
      </w:r>
      <w:bookmarkEnd w:id="430"/>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31" w:name="_Toc57656071"/>
      <w:r w:rsidRPr="00903DBA">
        <w:t xml:space="preserve">Remove </w:t>
      </w:r>
      <w:r w:rsidR="00F03A18" w:rsidRPr="00903DBA">
        <w:t>Cleared</w:t>
      </w:r>
      <w:r w:rsidRPr="00903DBA">
        <w:t xml:space="preserve"> Code</w:t>
      </w:r>
      <w:bookmarkEnd w:id="431"/>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32" w:name="_Ref54016612"/>
      <w:bookmarkStart w:id="433" w:name="_Ref54016688"/>
      <w:bookmarkStart w:id="434" w:name="_Toc57656072"/>
      <w:r w:rsidRPr="00903DBA">
        <w:t>Assembly Code Generation</w:t>
      </w:r>
      <w:bookmarkEnd w:id="432"/>
      <w:bookmarkEnd w:id="433"/>
      <w:bookmarkEnd w:id="434"/>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35" w:name="_Toc57656073"/>
      <w:r w:rsidRPr="00903DBA">
        <w:t>Runtime Management</w:t>
      </w:r>
      <w:bookmarkEnd w:id="435"/>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B50F6A" w:rsidRPr="00D2146B" w:rsidRDefault="00B50F6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50F6A" w:rsidRPr="00D2146B" w:rsidRDefault="00B50F6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50F6A" w:rsidRPr="00D2146B" w:rsidRDefault="00B50F6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50F6A" w:rsidRPr="00D2146B" w:rsidRDefault="00B50F6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50F6A" w:rsidRPr="00D2146B" w:rsidRDefault="00B50F6A" w:rsidP="00D2146B">
                              <w:pPr>
                                <w:spacing w:before="0" w:after="0"/>
                                <w:rPr>
                                  <w:sz w:val="18"/>
                                  <w:szCs w:val="18"/>
                                  <w:lang w:val="sv-SE"/>
                                </w:rPr>
                              </w:pPr>
                              <w:r w:rsidRPr="00D2146B">
                                <w:rPr>
                                  <w:sz w:val="18"/>
                                  <w:szCs w:val="18"/>
                                  <w:lang w:val="sv-SE"/>
                                </w:rPr>
                                <w:t>Ellipse Frame Pointer</w:t>
                              </w:r>
                            </w:p>
                            <w:p w14:paraId="366E1AE1" w14:textId="757FAE9A" w:rsidR="00B50F6A" w:rsidRPr="00D2146B" w:rsidRDefault="00B50F6A" w:rsidP="00D2146B">
                              <w:pPr>
                                <w:spacing w:before="0" w:after="0"/>
                                <w:rPr>
                                  <w:sz w:val="18"/>
                                  <w:szCs w:val="18"/>
                                  <w:lang w:val="sv-SE"/>
                                </w:rPr>
                              </w:pPr>
                              <w:r w:rsidRPr="00D2146B">
                                <w:rPr>
                                  <w:sz w:val="18"/>
                                  <w:szCs w:val="18"/>
                                  <w:lang w:val="sv-SE"/>
                                </w:rPr>
                                <w:t>Regular Frame Pointer</w:t>
                              </w:r>
                            </w:p>
                            <w:p w14:paraId="3E5A4966" w14:textId="38836501" w:rsidR="00B50F6A" w:rsidRPr="00D2146B" w:rsidRDefault="00B50F6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50F6A" w:rsidRPr="00D2146B" w:rsidRDefault="00B50F6A" w:rsidP="00D2146B">
                              <w:pPr>
                                <w:spacing w:before="0" w:after="0"/>
                                <w:rPr>
                                  <w:sz w:val="18"/>
                                  <w:szCs w:val="18"/>
                                  <w:lang w:val="sv-SE"/>
                                </w:rPr>
                              </w:pPr>
                            </w:p>
                            <w:p w14:paraId="48B5950A" w14:textId="77777777" w:rsidR="00B50F6A" w:rsidRPr="00D2146B" w:rsidRDefault="00B50F6A"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B50F6A" w:rsidRPr="00D2146B" w:rsidRDefault="00B50F6A"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B50F6A" w:rsidRPr="00D2146B" w:rsidRDefault="00B50F6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50F6A" w:rsidRPr="00D2146B" w:rsidRDefault="00B50F6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50F6A" w:rsidRPr="00D2146B" w:rsidRDefault="00B50F6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50F6A" w:rsidRPr="00D2146B" w:rsidRDefault="00B50F6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50F6A" w:rsidRPr="00D2146B" w:rsidRDefault="00B50F6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50F6A" w:rsidRPr="00D2146B" w:rsidRDefault="00B50F6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50F6A" w:rsidRPr="00D2146B" w:rsidRDefault="00B50F6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50F6A" w:rsidRPr="00D2146B" w:rsidRDefault="00B50F6A" w:rsidP="00D2146B">
                              <w:pPr>
                                <w:spacing w:before="0" w:after="0" w:line="256" w:lineRule="auto"/>
                                <w:rPr>
                                  <w:sz w:val="18"/>
                                  <w:szCs w:val="18"/>
                                </w:rPr>
                              </w:pPr>
                              <w:r w:rsidRPr="00D2146B">
                                <w:rPr>
                                  <w:rFonts w:eastAsia="Calibri"/>
                                  <w:color w:val="000000"/>
                                  <w:sz w:val="18"/>
                                  <w:szCs w:val="18"/>
                                </w:rPr>
                                <w:t> </w:t>
                              </w:r>
                            </w:p>
                            <w:p w14:paraId="2924CD49" w14:textId="77777777" w:rsidR="00B50F6A" w:rsidRPr="00D2146B" w:rsidRDefault="00B50F6A"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B50F6A" w:rsidRPr="00D2146B" w:rsidRDefault="00B50F6A"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B50F6A" w:rsidRPr="00D2146B" w:rsidRDefault="00B50F6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50F6A" w:rsidRPr="00D2146B" w:rsidRDefault="00B50F6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50F6A" w:rsidRPr="00D2146B" w:rsidRDefault="00B50F6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50F6A" w:rsidRPr="00D2146B" w:rsidRDefault="00B50F6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50F6A" w:rsidRPr="00D2146B" w:rsidRDefault="00B50F6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50F6A" w:rsidRPr="00D2146B" w:rsidRDefault="00B50F6A" w:rsidP="00D2146B">
                              <w:pPr>
                                <w:spacing w:before="0" w:after="0" w:line="254" w:lineRule="auto"/>
                                <w:rPr>
                                  <w:sz w:val="18"/>
                                  <w:szCs w:val="18"/>
                                </w:rPr>
                              </w:pPr>
                              <w:r w:rsidRPr="00D2146B">
                                <w:rPr>
                                  <w:rFonts w:eastAsia="Calibri"/>
                                  <w:color w:val="000000"/>
                                  <w:sz w:val="18"/>
                                  <w:szCs w:val="18"/>
                                </w:rPr>
                                <w:t> </w:t>
                              </w:r>
                            </w:p>
                            <w:p w14:paraId="1ECBE518" w14:textId="77777777" w:rsidR="00B50F6A" w:rsidRPr="00D2146B" w:rsidRDefault="00B50F6A"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B50F6A" w:rsidRPr="00D2146B" w:rsidRDefault="00B50F6A"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B50F6A" w:rsidRPr="00D2146B" w:rsidRDefault="00B50F6A"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B50F6A" w:rsidRPr="00D2146B" w:rsidRDefault="00B50F6A"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B50F6A" w:rsidRPr="00D2146B" w:rsidRDefault="00B50F6A"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B50F6A" w:rsidRPr="00D2146B" w:rsidRDefault="00B50F6A"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B50F6A" w:rsidRPr="00D2146B" w:rsidRDefault="00B50F6A" w:rsidP="00D2146B">
                        <w:pPr>
                          <w:spacing w:before="0" w:after="0"/>
                          <w:rPr>
                            <w:sz w:val="18"/>
                            <w:szCs w:val="18"/>
                            <w:lang w:val="sv-SE"/>
                          </w:rPr>
                        </w:pPr>
                        <w:r w:rsidRPr="00D2146B">
                          <w:rPr>
                            <w:sz w:val="18"/>
                            <w:szCs w:val="18"/>
                            <w:lang w:val="sv-SE"/>
                          </w:rPr>
                          <w:t>Ellipse Frame Pointer</w:t>
                        </w:r>
                      </w:p>
                      <w:p w14:paraId="366E1AE1" w14:textId="757FAE9A" w:rsidR="00B50F6A" w:rsidRPr="00D2146B" w:rsidRDefault="00B50F6A" w:rsidP="00D2146B">
                        <w:pPr>
                          <w:spacing w:before="0" w:after="0"/>
                          <w:rPr>
                            <w:sz w:val="18"/>
                            <w:szCs w:val="18"/>
                            <w:lang w:val="sv-SE"/>
                          </w:rPr>
                        </w:pPr>
                        <w:r w:rsidRPr="00D2146B">
                          <w:rPr>
                            <w:sz w:val="18"/>
                            <w:szCs w:val="18"/>
                            <w:lang w:val="sv-SE"/>
                          </w:rPr>
                          <w:t>Regular Frame Pointer</w:t>
                        </w:r>
                      </w:p>
                      <w:p w14:paraId="3E5A4966" w14:textId="38836501" w:rsidR="00B50F6A" w:rsidRPr="00D2146B" w:rsidRDefault="00B50F6A"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B50F6A" w:rsidRPr="00D2146B" w:rsidRDefault="00B50F6A" w:rsidP="00D2146B">
                        <w:pPr>
                          <w:spacing w:before="0" w:after="0"/>
                          <w:rPr>
                            <w:sz w:val="18"/>
                            <w:szCs w:val="18"/>
                            <w:lang w:val="sv-SE"/>
                          </w:rPr>
                        </w:pPr>
                      </w:p>
                      <w:p w14:paraId="48B5950A" w14:textId="77777777" w:rsidR="00B50F6A" w:rsidRPr="00D2146B" w:rsidRDefault="00B50F6A"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B50F6A" w:rsidRPr="00D2146B" w:rsidRDefault="00B50F6A"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B50F6A" w:rsidRPr="00D2146B" w:rsidRDefault="00B50F6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B50F6A" w:rsidRPr="00D2146B" w:rsidRDefault="00B50F6A"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B50F6A" w:rsidRPr="00D2146B" w:rsidRDefault="00B50F6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B50F6A" w:rsidRPr="00D2146B" w:rsidRDefault="00B50F6A"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B50F6A" w:rsidRPr="00D2146B" w:rsidRDefault="00B50F6A"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B50F6A" w:rsidRPr="00D2146B" w:rsidRDefault="00B50F6A"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B50F6A" w:rsidRPr="00D2146B" w:rsidRDefault="00B50F6A"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B50F6A" w:rsidRPr="00D2146B" w:rsidRDefault="00B50F6A" w:rsidP="00D2146B">
                        <w:pPr>
                          <w:spacing w:before="0" w:after="0" w:line="256" w:lineRule="auto"/>
                          <w:rPr>
                            <w:sz w:val="18"/>
                            <w:szCs w:val="18"/>
                          </w:rPr>
                        </w:pPr>
                        <w:r w:rsidRPr="00D2146B">
                          <w:rPr>
                            <w:rFonts w:eastAsia="Calibri"/>
                            <w:color w:val="000000"/>
                            <w:sz w:val="18"/>
                            <w:szCs w:val="18"/>
                          </w:rPr>
                          <w:t> </w:t>
                        </w:r>
                      </w:p>
                      <w:p w14:paraId="2924CD49" w14:textId="77777777" w:rsidR="00B50F6A" w:rsidRPr="00D2146B" w:rsidRDefault="00B50F6A"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B50F6A" w:rsidRPr="00D2146B" w:rsidRDefault="00B50F6A"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B50F6A" w:rsidRPr="00D2146B" w:rsidRDefault="00B50F6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B50F6A" w:rsidRPr="00D2146B" w:rsidRDefault="00B50F6A"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B50F6A" w:rsidRPr="00D2146B" w:rsidRDefault="00B50F6A"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B50F6A" w:rsidRPr="00D2146B" w:rsidRDefault="00B50F6A"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B50F6A" w:rsidRPr="00D2146B" w:rsidRDefault="00B50F6A"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B50F6A" w:rsidRPr="00D2146B" w:rsidRDefault="00B50F6A" w:rsidP="00D2146B">
                        <w:pPr>
                          <w:spacing w:before="0" w:after="0" w:line="254" w:lineRule="auto"/>
                          <w:rPr>
                            <w:sz w:val="18"/>
                            <w:szCs w:val="18"/>
                          </w:rPr>
                        </w:pPr>
                        <w:r w:rsidRPr="00D2146B">
                          <w:rPr>
                            <w:rFonts w:eastAsia="Calibri"/>
                            <w:color w:val="000000"/>
                            <w:sz w:val="18"/>
                            <w:szCs w:val="18"/>
                          </w:rPr>
                          <w:t> </w:t>
                        </w:r>
                      </w:p>
                      <w:p w14:paraId="1ECBE518" w14:textId="77777777" w:rsidR="00B50F6A" w:rsidRPr="00D2146B" w:rsidRDefault="00B50F6A"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B50F6A" w:rsidRPr="00D2146B" w:rsidRDefault="00B50F6A"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B50F6A" w:rsidRPr="00D2146B" w:rsidRDefault="00B50F6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50F6A" w:rsidRDefault="00B50F6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50F6A" w:rsidRDefault="00B50F6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50F6A" w:rsidRPr="00D2146B" w:rsidRDefault="00B50F6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50F6A" w:rsidRPr="00D2146B" w:rsidRDefault="00B50F6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50F6A" w:rsidRPr="00D2146B" w:rsidRDefault="00B50F6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50F6A" w:rsidRPr="00D2146B" w:rsidRDefault="00B50F6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50F6A" w:rsidRPr="00D2146B" w:rsidRDefault="00B50F6A" w:rsidP="002903DF">
                              <w:pPr>
                                <w:spacing w:before="0" w:after="0"/>
                                <w:rPr>
                                  <w:sz w:val="18"/>
                                  <w:szCs w:val="18"/>
                                  <w:lang w:val="sv-SE"/>
                                </w:rPr>
                              </w:pPr>
                              <w:r w:rsidRPr="00D2146B">
                                <w:rPr>
                                  <w:sz w:val="18"/>
                                  <w:szCs w:val="18"/>
                                  <w:lang w:val="sv-SE"/>
                                </w:rPr>
                                <w:t>Ellipse Frame Pointer</w:t>
                              </w:r>
                            </w:p>
                            <w:p w14:paraId="5718813E" w14:textId="77777777" w:rsidR="00B50F6A" w:rsidRPr="00D2146B" w:rsidRDefault="00B50F6A" w:rsidP="002903DF">
                              <w:pPr>
                                <w:spacing w:before="0" w:after="0"/>
                                <w:rPr>
                                  <w:sz w:val="18"/>
                                  <w:szCs w:val="18"/>
                                  <w:lang w:val="sv-SE"/>
                                </w:rPr>
                              </w:pPr>
                              <w:r w:rsidRPr="00D2146B">
                                <w:rPr>
                                  <w:sz w:val="18"/>
                                  <w:szCs w:val="18"/>
                                  <w:lang w:val="sv-SE"/>
                                </w:rPr>
                                <w:t>Regular Frame Pointer</w:t>
                              </w:r>
                            </w:p>
                            <w:p w14:paraId="62230721" w14:textId="77777777" w:rsidR="00B50F6A" w:rsidRPr="00D2146B" w:rsidRDefault="00B50F6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50F6A" w:rsidRPr="00D2146B" w:rsidRDefault="00B50F6A" w:rsidP="002903DF">
                              <w:pPr>
                                <w:spacing w:before="0" w:after="0"/>
                                <w:rPr>
                                  <w:sz w:val="18"/>
                                  <w:szCs w:val="18"/>
                                  <w:lang w:val="sv-SE"/>
                                </w:rPr>
                              </w:pPr>
                            </w:p>
                            <w:p w14:paraId="3BE3217A" w14:textId="77777777" w:rsidR="00B50F6A" w:rsidRPr="00D2146B" w:rsidRDefault="00B50F6A"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B50F6A" w:rsidRPr="00D2146B" w:rsidRDefault="00B50F6A"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50F6A" w:rsidRDefault="00B50F6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50F6A" w:rsidRPr="00D2146B" w:rsidRDefault="00B50F6A" w:rsidP="002903DF">
                              <w:pPr>
                                <w:spacing w:before="0" w:after="0" w:line="256" w:lineRule="auto"/>
                                <w:rPr>
                                  <w:sz w:val="18"/>
                                  <w:szCs w:val="18"/>
                                </w:rPr>
                              </w:pPr>
                              <w:r>
                                <w:rPr>
                                  <w:rFonts w:eastAsia="Calibri"/>
                                  <w:color w:val="000000"/>
                                  <w:sz w:val="18"/>
                                  <w:szCs w:val="18"/>
                                </w:rPr>
                                <w:t>Elliptic parameter: 21</w:t>
                              </w:r>
                            </w:p>
                            <w:p w14:paraId="0F8126A1"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 </w:t>
                              </w:r>
                            </w:p>
                            <w:p w14:paraId="28313E96"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B50F6A" w:rsidRPr="00D2146B" w:rsidRDefault="00B50F6A"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50F6A" w:rsidRPr="00D2146B" w:rsidRDefault="00B50F6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 </w:t>
                              </w:r>
                            </w:p>
                            <w:p w14:paraId="48FC4ABF"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B50F6A" w:rsidRPr="00D2146B" w:rsidRDefault="00B50F6A"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B50F6A" w:rsidRPr="00D2146B" w:rsidRDefault="00B50F6A"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B50F6A" w:rsidRDefault="00B50F6A"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B50F6A" w:rsidRDefault="00B50F6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B50F6A" w:rsidRPr="00D2146B" w:rsidRDefault="00B50F6A"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B50F6A" w:rsidRPr="00D2146B" w:rsidRDefault="00B50F6A"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B50F6A" w:rsidRPr="00D2146B" w:rsidRDefault="00B50F6A"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B50F6A" w:rsidRPr="00D2146B" w:rsidRDefault="00B50F6A"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B50F6A" w:rsidRPr="00D2146B" w:rsidRDefault="00B50F6A" w:rsidP="002903DF">
                        <w:pPr>
                          <w:spacing w:before="0" w:after="0"/>
                          <w:rPr>
                            <w:sz w:val="18"/>
                            <w:szCs w:val="18"/>
                            <w:lang w:val="sv-SE"/>
                          </w:rPr>
                        </w:pPr>
                        <w:r w:rsidRPr="00D2146B">
                          <w:rPr>
                            <w:sz w:val="18"/>
                            <w:szCs w:val="18"/>
                            <w:lang w:val="sv-SE"/>
                          </w:rPr>
                          <w:t>Ellipse Frame Pointer</w:t>
                        </w:r>
                      </w:p>
                      <w:p w14:paraId="5718813E" w14:textId="77777777" w:rsidR="00B50F6A" w:rsidRPr="00D2146B" w:rsidRDefault="00B50F6A" w:rsidP="002903DF">
                        <w:pPr>
                          <w:spacing w:before="0" w:after="0"/>
                          <w:rPr>
                            <w:sz w:val="18"/>
                            <w:szCs w:val="18"/>
                            <w:lang w:val="sv-SE"/>
                          </w:rPr>
                        </w:pPr>
                        <w:r w:rsidRPr="00D2146B">
                          <w:rPr>
                            <w:sz w:val="18"/>
                            <w:szCs w:val="18"/>
                            <w:lang w:val="sv-SE"/>
                          </w:rPr>
                          <w:t>Regular Frame Pointer</w:t>
                        </w:r>
                      </w:p>
                      <w:p w14:paraId="62230721" w14:textId="77777777" w:rsidR="00B50F6A" w:rsidRPr="00D2146B" w:rsidRDefault="00B50F6A"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B50F6A" w:rsidRPr="00D2146B" w:rsidRDefault="00B50F6A" w:rsidP="002903DF">
                        <w:pPr>
                          <w:spacing w:before="0" w:after="0"/>
                          <w:rPr>
                            <w:sz w:val="18"/>
                            <w:szCs w:val="18"/>
                            <w:lang w:val="sv-SE"/>
                          </w:rPr>
                        </w:pPr>
                      </w:p>
                      <w:p w14:paraId="3BE3217A" w14:textId="77777777" w:rsidR="00B50F6A" w:rsidRPr="00D2146B" w:rsidRDefault="00B50F6A"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B50F6A" w:rsidRPr="00D2146B" w:rsidRDefault="00B50F6A"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B50F6A" w:rsidRDefault="00B50F6A"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B50F6A" w:rsidRPr="00D2146B" w:rsidRDefault="00B50F6A" w:rsidP="002903DF">
                        <w:pPr>
                          <w:spacing w:before="0" w:after="0" w:line="256" w:lineRule="auto"/>
                          <w:rPr>
                            <w:sz w:val="18"/>
                            <w:szCs w:val="18"/>
                          </w:rPr>
                        </w:pPr>
                        <w:r>
                          <w:rPr>
                            <w:rFonts w:eastAsia="Calibri"/>
                            <w:color w:val="000000"/>
                            <w:sz w:val="18"/>
                            <w:szCs w:val="18"/>
                          </w:rPr>
                          <w:t>Elliptic parameter: 21</w:t>
                        </w:r>
                      </w:p>
                      <w:p w14:paraId="0F8126A1"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 </w:t>
                        </w:r>
                      </w:p>
                      <w:p w14:paraId="28313E96" w14:textId="77777777" w:rsidR="00B50F6A" w:rsidRPr="00D2146B" w:rsidRDefault="00B50F6A"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B50F6A" w:rsidRPr="00D2146B" w:rsidRDefault="00B50F6A"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B50F6A" w:rsidRPr="00D2146B" w:rsidRDefault="00B50F6A"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 </w:t>
                        </w:r>
                      </w:p>
                      <w:p w14:paraId="48FC4ABF" w14:textId="77777777" w:rsidR="00B50F6A" w:rsidRPr="00D2146B" w:rsidRDefault="00B50F6A"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B50F6A" w:rsidRPr="00D2146B" w:rsidRDefault="00B50F6A"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of </w:t>
      </w:r>
      <w:r w:rsidR="00FA2BB3" w:rsidRPr="00903DBA">
        <w:rPr>
          <w:rStyle w:val="KeyWord0"/>
        </w:rPr>
        <w:t>f</w:t>
      </w:r>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36" w:name="_Toc57656074"/>
      <w:r w:rsidRPr="00903DBA">
        <w:t>Assembly Operator</w:t>
      </w:r>
      <w:bookmarkEnd w:id="436"/>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37" w:name="_Toc57656075"/>
      <w:r w:rsidRPr="00903DBA">
        <w:t>Assembly Code</w:t>
      </w:r>
      <w:bookmarkEnd w:id="437"/>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38" w:name="_Toc57656076"/>
      <w:r w:rsidRPr="00903DBA">
        <w:rPr>
          <w:highlight w:val="white"/>
        </w:rPr>
        <w:t>Assembly Code Optimization</w:t>
      </w:r>
      <w:bookmarkEnd w:id="438"/>
    </w:p>
    <w:p w14:paraId="60537E46" w14:textId="51683A8D" w:rsidR="00AE79B1" w:rsidRPr="00903DBA" w:rsidRDefault="001D1EC5" w:rsidP="00034040">
      <w:pPr>
        <w:rPr>
          <w:highlight w:val="white"/>
        </w:rPr>
      </w:pPr>
      <w:r w:rsidRPr="00903DBA">
        <w:rPr>
          <w:highlight w:val="white"/>
        </w:rPr>
        <w:t xml:space="preserve">Similar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39" w:name="_Toc57656077"/>
      <w:r w:rsidRPr="00903DBA">
        <w:rPr>
          <w:highlight w:val="white"/>
        </w:rPr>
        <w:t xml:space="preserve">Operator </w:t>
      </w:r>
      <w:r w:rsidR="00CA5764" w:rsidRPr="00903DBA">
        <w:rPr>
          <w:highlight w:val="white"/>
        </w:rPr>
        <w:t>Test Methods</w:t>
      </w:r>
      <w:bookmarkEnd w:id="439"/>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40" w:name="_Toc57656078"/>
      <w:r w:rsidRPr="00903DBA">
        <w:rPr>
          <w:highlight w:val="white"/>
        </w:rPr>
        <w:t>Register Overlapping</w:t>
      </w:r>
      <w:bookmarkEnd w:id="440"/>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overlaps. If at least one</w:t>
      </w:r>
      <w:r w:rsidR="00A829AD" w:rsidRPr="00903DBA">
        <w:rPr>
          <w:highlight w:val="white"/>
        </w:rPr>
        <w:t xml:space="preserve"> </w:t>
      </w:r>
      <w:r w:rsidRPr="00903DBA">
        <w:rPr>
          <w:highlight w:val="white"/>
        </w:rPr>
        <w:t>register is null, they do not overlap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41" w:name="_Toc57656079"/>
      <w:r w:rsidRPr="00903DBA">
        <w:rPr>
          <w:highlight w:val="white"/>
        </w:rPr>
        <w:t>Register Size</w:t>
      </w:r>
      <w:bookmarkEnd w:id="441"/>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42" w:name="_Toc57656080"/>
      <w:r w:rsidRPr="00903DBA">
        <w:rPr>
          <w:highlight w:val="white"/>
        </w:rPr>
        <w:t>ToString</w:t>
      </w:r>
      <w:bookmarkEnd w:id="442"/>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r w:rsidRPr="00903DBA">
              <w:t>operator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the first operand is a 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locaed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throught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43" w:name="_Toc57656081"/>
      <w:r w:rsidRPr="00903DBA">
        <w:t>Tracks</w:t>
      </w:r>
      <w:bookmarkEnd w:id="443"/>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t xml:space="preserve">If the track is ised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If at least one of the tracks’ entry lists is empty, the tracks does not overlap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maximum  line number of one track is smaller that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have to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44" w:name="_Toc57656082"/>
      <w:r w:rsidRPr="00903DBA">
        <w:t>Register Allocation</w:t>
      </w:r>
      <w:bookmarkEnd w:id="444"/>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Then we split the total graph into independent subgrphs,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an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is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45" w:name="_Toc57656083"/>
      <w:r w:rsidRPr="00903DBA">
        <w:t>Assembly Code Generation</w:t>
      </w:r>
      <w:bookmarkEnd w:id="445"/>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MainName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46"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46"/>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47"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47"/>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48" w:name="_Toc57656086"/>
      <w:r w:rsidRPr="00903DBA">
        <w:rPr>
          <w:highlight w:val="white"/>
        </w:rPr>
        <w:t>Function Calls</w:t>
      </w:r>
      <w:bookmarkEnd w:id="448"/>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effency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49"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9"/>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50" w:name="_Toc57656087"/>
      <w:r w:rsidRPr="00903DBA">
        <w:rPr>
          <w:highlight w:val="white"/>
        </w:rPr>
        <w:t>Loading Values into Registers</w:t>
      </w:r>
      <w:bookmarkEnd w:id="450"/>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51"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51"/>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52" w:name="_Toc57656089"/>
      <w:r w:rsidRPr="00903DBA">
        <w:rPr>
          <w:highlight w:val="white"/>
        </w:rPr>
        <w:t>Load and Inspect Registers</w:t>
      </w:r>
      <w:bookmarkEnd w:id="452"/>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53" w:name="_Toc57656090"/>
      <w:r w:rsidRPr="00903DBA">
        <w:rPr>
          <w:highlight w:val="white"/>
        </w:rPr>
        <w:t>Initialization</w:t>
      </w:r>
      <w:bookmarkEnd w:id="453"/>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54" w:name="_Toc57656091"/>
      <w:r w:rsidRPr="00903DBA">
        <w:rPr>
          <w:highlight w:val="white"/>
        </w:rPr>
        <w:t>Integral Multipl</w:t>
      </w:r>
      <w:r w:rsidR="00285456" w:rsidRPr="00903DBA">
        <w:rPr>
          <w:highlight w:val="white"/>
        </w:rPr>
        <w:t>i</w:t>
      </w:r>
      <w:r w:rsidRPr="00903DBA">
        <w:rPr>
          <w:highlight w:val="white"/>
        </w:rPr>
        <w:t>cation, Division, and Modulo</w:t>
      </w:r>
      <w:bookmarkEnd w:id="454"/>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55" w:name="_Toc57656092"/>
      <w:r w:rsidRPr="00903DBA">
        <w:rPr>
          <w:highlight w:val="white"/>
        </w:rPr>
        <w:t>Integral Assignment and Parameters</w:t>
      </w:r>
      <w:bookmarkEnd w:id="455"/>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If the assign symbol is an array, function, string, or static address, we move its address rather than ist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56" w:name="_Toc57656093"/>
      <w:r w:rsidRPr="00903DBA">
        <w:rPr>
          <w:highlight w:val="white"/>
        </w:rPr>
        <w:t>Unary Integral Operations</w:t>
      </w:r>
      <w:bookmarkEnd w:id="456"/>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57" w:name="_Toc57656094"/>
      <w:r w:rsidRPr="00903DBA">
        <w:rPr>
          <w:highlight w:val="white"/>
        </w:rPr>
        <w:t>Integral Binary</w:t>
      </w:r>
      <w:bookmarkEnd w:id="457"/>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xor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58" w:name="_Toc57656095"/>
      <w:r w:rsidRPr="00903DBA">
        <w:rPr>
          <w:highlight w:val="white"/>
        </w:rPr>
        <w:t>Base and Offset</w:t>
      </w:r>
      <w:bookmarkEnd w:id="458"/>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9" w:name="_Toc57656096"/>
      <w:r w:rsidRPr="00903DBA">
        <w:rPr>
          <w:highlight w:val="white"/>
        </w:rPr>
        <w:t>Case</w:t>
      </w:r>
      <w:bookmarkEnd w:id="459"/>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60" w:name="_Toc57656097"/>
      <w:r w:rsidRPr="00903DBA">
        <w:rPr>
          <w:highlight w:val="white"/>
        </w:rPr>
        <w:t>Address</w:t>
      </w:r>
      <w:bookmarkEnd w:id="460"/>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61" w:name="_Toc57656098"/>
      <w:r w:rsidRPr="00903DBA">
        <w:rPr>
          <w:highlight w:val="white"/>
        </w:rPr>
        <w:t>Floating Binary</w:t>
      </w:r>
      <w:bookmarkEnd w:id="461"/>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62" w:name="_Toc57656099"/>
      <w:r w:rsidRPr="00903DBA">
        <w:rPr>
          <w:highlight w:val="white"/>
        </w:rPr>
        <w:t>Floating Relation</w:t>
      </w:r>
      <w:bookmarkEnd w:id="462"/>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63" w:name="_Toc57656100"/>
      <w:r w:rsidRPr="00903DBA">
        <w:rPr>
          <w:highlight w:val="white"/>
        </w:rPr>
        <w:t>Floating Push and Pop</w:t>
      </w:r>
      <w:bookmarkEnd w:id="463"/>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64" w:name="_Toc57656101"/>
      <w:r w:rsidRPr="00903DBA">
        <w:rPr>
          <w:highlight w:val="white"/>
        </w:rPr>
        <w:t>Type Conversion</w:t>
      </w:r>
      <w:bookmarkEnd w:id="464"/>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65" w:name="_Toc57656102"/>
      <w:r w:rsidRPr="00903DBA">
        <w:rPr>
          <w:highlight w:val="white"/>
        </w:rPr>
        <w:t>Struct and Union</w:t>
      </w:r>
      <w:bookmarkEnd w:id="465"/>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66" w:name="_Toc57656103"/>
      <w:r w:rsidRPr="00903DBA">
        <w:rPr>
          <w:highlight w:val="white"/>
        </w:rPr>
        <w:t>Initialization Code</w:t>
      </w:r>
      <w:bookmarkEnd w:id="466"/>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67" w:name="_Toc57656104"/>
      <w:r w:rsidRPr="00903DBA">
        <w:rPr>
          <w:highlight w:val="white"/>
        </w:rPr>
        <w:t>Command Line Arguments</w:t>
      </w:r>
      <w:bookmarkEnd w:id="467"/>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B50F6A" w:rsidRPr="00DF14A9" w:rsidRDefault="00B50F6A"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B50F6A" w:rsidRPr="00490BCB" w:rsidRDefault="00B50F6A"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B50F6A" w:rsidRPr="00490BCB" w:rsidRDefault="00B50F6A"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B50F6A" w:rsidRPr="00490BCB" w:rsidRDefault="00B50F6A"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B50F6A" w:rsidRPr="00490BCB" w:rsidRDefault="00B50F6A"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B50F6A" w:rsidRPr="00490BCB" w:rsidRDefault="00B50F6A"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B50F6A" w:rsidRPr="00490BCB" w:rsidRDefault="00B50F6A"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B50F6A" w:rsidRPr="00090144" w:rsidRDefault="00B50F6A"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B50F6A" w:rsidRPr="00090144" w:rsidRDefault="00B50F6A" w:rsidP="00B70491">
                              <w:pPr>
                                <w:spacing w:before="0" w:after="0" w:line="240" w:lineRule="auto"/>
                                <w:rPr>
                                  <w:rFonts w:eastAsia="Calibri"/>
                                  <w:color w:val="000000"/>
                                </w:rPr>
                              </w:pPr>
                              <w:r w:rsidRPr="00090144">
                                <w:rPr>
                                  <w:rFonts w:eastAsia="Calibri"/>
                                  <w:color w:val="000000"/>
                                </w:rPr>
                                <w:t>Frame pointer of</w:t>
                              </w:r>
                            </w:p>
                            <w:p w14:paraId="77E191A3" w14:textId="77777777" w:rsidR="00B50F6A" w:rsidRPr="00090144" w:rsidRDefault="00B50F6A"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B50F6A" w:rsidRPr="00090144" w:rsidRDefault="00B50F6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50F6A" w:rsidRPr="00090144" w:rsidRDefault="00B50F6A"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B50F6A" w:rsidRPr="00090144" w:rsidRDefault="00B50F6A"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B50F6A" w:rsidRPr="00090144" w:rsidRDefault="00B50F6A"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B50F6A" w:rsidRDefault="00B50F6A"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B50F6A" w:rsidRDefault="00B50F6A"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B50F6A" w:rsidRDefault="00B50F6A"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B50F6A" w:rsidRDefault="00B50F6A"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B50F6A" w:rsidRPr="00DF14A9" w:rsidRDefault="00B50F6A"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B50F6A" w:rsidRPr="00490BCB" w:rsidRDefault="00B50F6A"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B50F6A" w:rsidRPr="00490BCB" w:rsidRDefault="00B50F6A"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B50F6A" w:rsidRPr="00490BCB" w:rsidRDefault="00B50F6A"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B50F6A" w:rsidRPr="00490BCB" w:rsidRDefault="00B50F6A"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B50F6A" w:rsidRPr="00490BCB" w:rsidRDefault="00B50F6A"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B50F6A" w:rsidRPr="00490BCB" w:rsidRDefault="00B50F6A"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B50F6A" w:rsidRPr="00490BCB" w:rsidRDefault="00B50F6A"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B50F6A" w:rsidRPr="00090144" w:rsidRDefault="00B50F6A"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B50F6A" w:rsidRPr="00090144" w:rsidRDefault="00B50F6A" w:rsidP="00B70491">
                        <w:pPr>
                          <w:spacing w:before="0" w:after="0" w:line="240" w:lineRule="auto"/>
                          <w:rPr>
                            <w:rFonts w:eastAsia="Calibri"/>
                            <w:color w:val="000000"/>
                          </w:rPr>
                        </w:pPr>
                        <w:r w:rsidRPr="00090144">
                          <w:rPr>
                            <w:rFonts w:eastAsia="Calibri"/>
                            <w:color w:val="000000"/>
                          </w:rPr>
                          <w:t>Frame pointer of</w:t>
                        </w:r>
                      </w:p>
                      <w:p w14:paraId="77E191A3" w14:textId="77777777" w:rsidR="00B50F6A" w:rsidRPr="00090144" w:rsidRDefault="00B50F6A"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B50F6A" w:rsidRPr="00090144" w:rsidRDefault="00B50F6A"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B50F6A" w:rsidRPr="00090144" w:rsidRDefault="00B50F6A"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B50F6A" w:rsidRPr="00090144" w:rsidRDefault="00B50F6A"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B50F6A" w:rsidRPr="00090144" w:rsidRDefault="00B50F6A"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B50F6A" w:rsidRDefault="00B50F6A"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B50F6A" w:rsidRDefault="00B50F6A"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B50F6A" w:rsidRDefault="00B50F6A"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B50F6A" w:rsidRDefault="00B50F6A"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468" w:name="_Toc57656105"/>
      <w:r w:rsidRPr="00903DBA">
        <w:rPr>
          <w:highlight w:val="white"/>
        </w:rPr>
        <w:t>Text List</w:t>
      </w:r>
      <w:bookmarkEnd w:id="468"/>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9" w:name="_Ref54009755"/>
      <w:bookmarkStart w:id="470" w:name="_Toc57656106"/>
      <w:bookmarkStart w:id="471" w:name="_Ref420874022"/>
      <w:r w:rsidRPr="00903DBA">
        <w:t>Executable Code Generation</w:t>
      </w:r>
      <w:bookmarkEnd w:id="469"/>
      <w:bookmarkEnd w:id="470"/>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72" w:name="_Toc57656107"/>
      <w:r w:rsidRPr="00903DBA">
        <w:t xml:space="preserve">The </w:t>
      </w:r>
      <w:r w:rsidR="00E6483C" w:rsidRPr="00903DBA">
        <w:t>Windows Mode</w:t>
      </w:r>
      <w:bookmarkEnd w:id="472"/>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73" w:name="_Toc57656108"/>
      <w:r w:rsidRPr="00903DBA">
        <w:rPr>
          <w:highlight w:val="white"/>
        </w:rPr>
        <w:t>Main</w:t>
      </w:r>
      <w:bookmarkEnd w:id="473"/>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74" w:name="_Toc57656109"/>
      <w:r w:rsidRPr="00903DBA">
        <w:rPr>
          <w:highlight w:val="white"/>
        </w:rPr>
        <w:t>Type Size</w:t>
      </w:r>
      <w:bookmarkEnd w:id="474"/>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75" w:name="_Toc57656110"/>
      <w:r w:rsidRPr="00903DBA">
        <w:rPr>
          <w:highlight w:val="white"/>
        </w:rPr>
        <w:t>Static Symbol</w:t>
      </w:r>
      <w:bookmarkEnd w:id="475"/>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76" w:name="_Toc57656111"/>
      <w:r w:rsidRPr="00903DBA">
        <w:rPr>
          <w:highlight w:val="white"/>
        </w:rPr>
        <w:t>Static Value</w:t>
      </w:r>
      <w:bookmarkEnd w:id="476"/>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77" w:name="_Toc57656112"/>
      <w:r w:rsidRPr="00903DBA">
        <w:rPr>
          <w:highlight w:val="white"/>
        </w:rPr>
        <w:t>Function End</w:t>
      </w:r>
      <w:bookmarkEnd w:id="477"/>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78" w:name="_Toc57656113"/>
      <w:r w:rsidRPr="00903DBA">
        <w:rPr>
          <w:highlight w:val="white"/>
        </w:rPr>
        <w:t>Target Code Generation</w:t>
      </w:r>
      <w:bookmarkEnd w:id="47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79" w:name="_Toc57656114"/>
      <w:r w:rsidRPr="00903DBA">
        <w:rPr>
          <w:highlight w:val="white"/>
        </w:rPr>
        <w:t>Exit</w:t>
      </w:r>
      <w:bookmarkEnd w:id="479"/>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80" w:name="_Toc57656115"/>
      <w:r w:rsidRPr="00903DBA">
        <w:rPr>
          <w:highlight w:val="white"/>
        </w:rPr>
        <w:t>Initialization Code</w:t>
      </w:r>
      <w:bookmarkEnd w:id="480"/>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81" w:name="_Toc57656116"/>
      <w:r w:rsidRPr="00903DBA">
        <w:rPr>
          <w:highlight w:val="white"/>
        </w:rPr>
        <w:t>Command Line Arguments</w:t>
      </w:r>
      <w:bookmarkEnd w:id="48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B50F6A" w:rsidRPr="00DF14A9" w:rsidRDefault="00B50F6A"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B50F6A" w:rsidRPr="00490BCB" w:rsidRDefault="00B50F6A"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B50F6A" w:rsidRPr="00490BCB" w:rsidRDefault="00B50F6A"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B50F6A" w:rsidRPr="00490BCB" w:rsidRDefault="00B50F6A"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B50F6A" w:rsidRPr="00490BCB" w:rsidRDefault="00B50F6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B50F6A" w:rsidRPr="00090144" w:rsidRDefault="00B50F6A"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B50F6A" w:rsidRPr="00090144" w:rsidRDefault="00B50F6A" w:rsidP="00605AE9">
                              <w:pPr>
                                <w:spacing w:before="0" w:after="0" w:line="240" w:lineRule="auto"/>
                                <w:rPr>
                                  <w:rFonts w:eastAsia="Calibri"/>
                                  <w:color w:val="000000"/>
                                </w:rPr>
                              </w:pPr>
                              <w:r w:rsidRPr="00090144">
                                <w:rPr>
                                  <w:rFonts w:eastAsia="Calibri"/>
                                  <w:color w:val="000000"/>
                                </w:rPr>
                                <w:t>Frame pointer of</w:t>
                              </w:r>
                            </w:p>
                            <w:p w14:paraId="68E90914" w14:textId="77777777" w:rsidR="00B50F6A" w:rsidRPr="00090144" w:rsidRDefault="00B50F6A"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B50F6A" w:rsidRPr="00090144" w:rsidRDefault="00B50F6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50F6A" w:rsidRPr="00090144" w:rsidRDefault="00B50F6A"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B50F6A" w:rsidRPr="00090144" w:rsidRDefault="00B50F6A"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B50F6A" w:rsidRPr="00090144" w:rsidRDefault="00B50F6A"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B50F6A" w:rsidRDefault="00B50F6A"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B50F6A" w:rsidRDefault="00B50F6A"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B50F6A" w:rsidRDefault="00B50F6A"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B50F6A" w:rsidRDefault="00B50F6A"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B50F6A" w:rsidRDefault="00B50F6A"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B50F6A" w:rsidRDefault="00B50F6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50F6A" w:rsidRPr="00582B75" w:rsidRDefault="00B50F6A"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B50F6A" w:rsidRPr="00490BCB" w:rsidRDefault="00B50F6A"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B50F6A" w:rsidRPr="00490BCB" w:rsidRDefault="00B50F6A"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B50F6A" w:rsidRDefault="00B50F6A"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B50F6A" w:rsidRPr="00E55D4A" w:rsidRDefault="00B50F6A"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B50F6A" w:rsidRDefault="00B50F6A"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B50F6A" w:rsidRDefault="00B50F6A"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B50F6A" w:rsidRDefault="00B50F6A"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B50F6A" w:rsidRDefault="00B50F6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B50F6A" w:rsidRDefault="00B50F6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B50F6A" w:rsidRDefault="00B50F6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B50F6A" w:rsidRDefault="00B50F6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B50F6A" w:rsidRDefault="00B50F6A"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B50F6A" w:rsidRDefault="00B50F6A"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B50F6A" w:rsidRDefault="00B50F6A"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B50F6A" w:rsidRDefault="00B50F6A"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B50F6A" w:rsidRDefault="00B50F6A"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B50F6A" w:rsidRDefault="00B50F6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B50F6A" w:rsidRDefault="00B50F6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B50F6A" w:rsidRDefault="00B50F6A" w:rsidP="00496983">
                              <w:pPr>
                                <w:spacing w:before="0" w:line="257" w:lineRule="auto"/>
                                <w:jc w:val="center"/>
                                <w:rPr>
                                  <w:sz w:val="24"/>
                                  <w:szCs w:val="24"/>
                                </w:rPr>
                              </w:pPr>
                              <w:r>
                                <w:rPr>
                                  <w:rFonts w:eastAsia="Calibri"/>
                                  <w:color w:val="000000"/>
                                  <w:sz w:val="16"/>
                                  <w:szCs w:val="16"/>
                                </w:rPr>
                                <w:t>129</w:t>
                              </w:r>
                            </w:p>
                            <w:p w14:paraId="3E4A06D3" w14:textId="77777777" w:rsidR="00B50F6A" w:rsidRDefault="00B50F6A"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B50F6A" w:rsidRDefault="00B50F6A"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B50F6A" w:rsidRDefault="00B50F6A"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B50F6A" w:rsidRDefault="00B50F6A"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B50F6A" w:rsidRDefault="00B50F6A" w:rsidP="006A7496">
                              <w:pPr>
                                <w:spacing w:before="100" w:line="257" w:lineRule="auto"/>
                                <w:jc w:val="left"/>
                                <w:rPr>
                                  <w:sz w:val="24"/>
                                  <w:szCs w:val="24"/>
                                </w:rPr>
                              </w:pPr>
                              <w:r>
                                <w:rPr>
                                  <w:rFonts w:eastAsia="Calibri"/>
                                  <w:color w:val="000000"/>
                                  <w:sz w:val="16"/>
                                  <w:szCs w:val="16"/>
                                </w:rPr>
                                <w:t>Before</w:t>
                              </w:r>
                            </w:p>
                            <w:p w14:paraId="6B197F32" w14:textId="77777777" w:rsidR="00B50F6A" w:rsidRDefault="00B50F6A"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B50F6A" w:rsidRDefault="00B50F6A" w:rsidP="006A7496">
                              <w:pPr>
                                <w:spacing w:before="100" w:line="256" w:lineRule="auto"/>
                                <w:rPr>
                                  <w:sz w:val="24"/>
                                  <w:szCs w:val="24"/>
                                </w:rPr>
                              </w:pPr>
                              <w:r>
                                <w:rPr>
                                  <w:rFonts w:eastAsia="Calibri"/>
                                  <w:color w:val="000000"/>
                                  <w:sz w:val="16"/>
                                  <w:szCs w:val="16"/>
                                </w:rPr>
                                <w:t>After</w:t>
                              </w:r>
                            </w:p>
                            <w:p w14:paraId="7E3E04C8" w14:textId="77777777" w:rsidR="00B50F6A" w:rsidRDefault="00B50F6A"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B50F6A" w:rsidRPr="00DF14A9" w:rsidRDefault="00B50F6A"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B50F6A" w:rsidRPr="00490BCB" w:rsidRDefault="00B50F6A"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B50F6A" w:rsidRPr="00490BCB" w:rsidRDefault="00B50F6A"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B50F6A" w:rsidRPr="00490BCB" w:rsidRDefault="00B50F6A"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B50F6A" w:rsidRPr="00490BCB" w:rsidRDefault="00B50F6A"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B50F6A" w:rsidRPr="00490BCB" w:rsidRDefault="00B50F6A"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B50F6A" w:rsidRPr="00090144" w:rsidRDefault="00B50F6A"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B50F6A" w:rsidRPr="00090144" w:rsidRDefault="00B50F6A" w:rsidP="00605AE9">
                        <w:pPr>
                          <w:spacing w:before="0" w:after="0" w:line="240" w:lineRule="auto"/>
                          <w:rPr>
                            <w:rFonts w:eastAsia="Calibri"/>
                            <w:color w:val="000000"/>
                          </w:rPr>
                        </w:pPr>
                        <w:r w:rsidRPr="00090144">
                          <w:rPr>
                            <w:rFonts w:eastAsia="Calibri"/>
                            <w:color w:val="000000"/>
                          </w:rPr>
                          <w:t>Frame pointer of</w:t>
                        </w:r>
                      </w:p>
                      <w:p w14:paraId="68E90914" w14:textId="77777777" w:rsidR="00B50F6A" w:rsidRPr="00090144" w:rsidRDefault="00B50F6A"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B50F6A" w:rsidRPr="00090144" w:rsidRDefault="00B50F6A"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B50F6A" w:rsidRPr="00090144" w:rsidRDefault="00B50F6A"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B50F6A" w:rsidRPr="00090144" w:rsidRDefault="00B50F6A"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B50F6A" w:rsidRPr="00090144" w:rsidRDefault="00B50F6A"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B50F6A" w:rsidRDefault="00B50F6A"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B50F6A" w:rsidRDefault="00B50F6A"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B50F6A" w:rsidRDefault="00B50F6A"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B50F6A" w:rsidRDefault="00B50F6A"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B50F6A" w:rsidRDefault="00B50F6A"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B50F6A" w:rsidRDefault="00B50F6A"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B50F6A" w:rsidRPr="00582B75" w:rsidRDefault="00B50F6A"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B50F6A" w:rsidRPr="00490BCB" w:rsidRDefault="00B50F6A"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B50F6A" w:rsidRPr="00490BCB" w:rsidRDefault="00B50F6A"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B50F6A" w:rsidRDefault="00B50F6A"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B50F6A" w:rsidRPr="00E55D4A" w:rsidRDefault="00B50F6A"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B50F6A" w:rsidRDefault="00B50F6A"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B50F6A" w:rsidRDefault="00B50F6A"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B50F6A" w:rsidRDefault="00B50F6A"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B50F6A" w:rsidRDefault="00B50F6A"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B50F6A" w:rsidRDefault="00B50F6A"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B50F6A" w:rsidRDefault="00B50F6A"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B50F6A" w:rsidRDefault="00B50F6A"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B50F6A" w:rsidRDefault="00B50F6A"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B50F6A" w:rsidRDefault="00B50F6A"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B50F6A" w:rsidRDefault="00B50F6A"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B50F6A" w:rsidRDefault="00B50F6A"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B50F6A" w:rsidRDefault="00B50F6A"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B50F6A" w:rsidRDefault="00B50F6A"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B50F6A" w:rsidRDefault="00B50F6A"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B50F6A" w:rsidRDefault="00B50F6A" w:rsidP="00496983">
                        <w:pPr>
                          <w:spacing w:before="0" w:line="257" w:lineRule="auto"/>
                          <w:jc w:val="center"/>
                          <w:rPr>
                            <w:sz w:val="24"/>
                            <w:szCs w:val="24"/>
                          </w:rPr>
                        </w:pPr>
                        <w:r>
                          <w:rPr>
                            <w:rFonts w:eastAsia="Calibri"/>
                            <w:color w:val="000000"/>
                            <w:sz w:val="16"/>
                            <w:szCs w:val="16"/>
                          </w:rPr>
                          <w:t>129</w:t>
                        </w:r>
                      </w:p>
                      <w:p w14:paraId="3E4A06D3" w14:textId="77777777" w:rsidR="00B50F6A" w:rsidRDefault="00B50F6A"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B50F6A" w:rsidRDefault="00B50F6A"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B50F6A" w:rsidRDefault="00B50F6A"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B50F6A" w:rsidRDefault="00B50F6A"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B50F6A" w:rsidRDefault="00B50F6A" w:rsidP="006A7496">
                        <w:pPr>
                          <w:spacing w:before="100" w:line="257" w:lineRule="auto"/>
                          <w:jc w:val="left"/>
                          <w:rPr>
                            <w:sz w:val="24"/>
                            <w:szCs w:val="24"/>
                          </w:rPr>
                        </w:pPr>
                        <w:r>
                          <w:rPr>
                            <w:rFonts w:eastAsia="Calibri"/>
                            <w:color w:val="000000"/>
                            <w:sz w:val="16"/>
                            <w:szCs w:val="16"/>
                          </w:rPr>
                          <w:t>Before</w:t>
                        </w:r>
                      </w:p>
                      <w:p w14:paraId="6B197F32" w14:textId="77777777" w:rsidR="00B50F6A" w:rsidRDefault="00B50F6A"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B50F6A" w:rsidRDefault="00B50F6A" w:rsidP="006A7496">
                        <w:pPr>
                          <w:spacing w:before="100" w:line="256" w:lineRule="auto"/>
                          <w:rPr>
                            <w:sz w:val="24"/>
                            <w:szCs w:val="24"/>
                          </w:rPr>
                        </w:pPr>
                        <w:r>
                          <w:rPr>
                            <w:rFonts w:eastAsia="Calibri"/>
                            <w:color w:val="000000"/>
                            <w:sz w:val="16"/>
                            <w:szCs w:val="16"/>
                          </w:rPr>
                          <w:t>After</w:t>
                        </w:r>
                      </w:p>
                      <w:p w14:paraId="7E3E04C8" w14:textId="77777777" w:rsidR="00B50F6A" w:rsidRDefault="00B50F6A"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82" w:name="_Toc57656117"/>
      <w:r w:rsidRPr="00903DBA">
        <w:rPr>
          <w:highlight w:val="white"/>
        </w:rPr>
        <w:t>Windows Jump Info</w:t>
      </w:r>
      <w:bookmarkEnd w:id="482"/>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83" w:name="_Toc57656118"/>
      <w:r w:rsidRPr="00903DBA">
        <w:rPr>
          <w:highlight w:val="white"/>
        </w:rPr>
        <w:t>Windows Byte List</w:t>
      </w:r>
      <w:bookmarkEnd w:id="48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484" w:name="_Hlk51314142"/>
      <w:r w:rsidRPr="00903DBA">
        <w:rPr>
          <w:highlight w:val="white"/>
        </w:rPr>
        <w:t>WindowsByteList</w:t>
      </w:r>
      <w:bookmarkEnd w:id="48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If the second or third operand is a string, we add its name the the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85" w:name="_Toc57656119"/>
      <w:r w:rsidRPr="00903DBA">
        <w:rPr>
          <w:highlight w:val="white"/>
        </w:rPr>
        <w:t>Byte</w:t>
      </w:r>
      <w:r w:rsidR="00D33B22" w:rsidRPr="00903DBA">
        <w:rPr>
          <w:highlight w:val="white"/>
        </w:rPr>
        <w:t xml:space="preserve"> </w:t>
      </w:r>
      <w:r w:rsidRPr="00903DBA">
        <w:rPr>
          <w:highlight w:val="white"/>
        </w:rPr>
        <w:t>List</w:t>
      </w:r>
      <w:bookmarkEnd w:id="48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lond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8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8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87" w:name="_Ref419646553"/>
      <w:bookmarkStart w:id="488" w:name="_Toc57656120"/>
      <w:r w:rsidRPr="00903DBA">
        <w:t>Linking</w:t>
      </w:r>
      <w:bookmarkEnd w:id="487"/>
      <w:bookmarkEnd w:id="488"/>
    </w:p>
    <w:bookmarkEnd w:id="471"/>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489" w:name="_Toc57656121"/>
      <w:r w:rsidRPr="00903DBA">
        <w:t>The Linker Class</w:t>
      </w:r>
      <w:bookmarkEnd w:id="489"/>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9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9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91" w:name="_Toc57656122"/>
      <w:bookmarkStart w:id="492" w:name="_Ref58175578"/>
      <w:r w:rsidRPr="00903DBA">
        <w:t xml:space="preserve">The </w:t>
      </w:r>
      <w:r w:rsidR="002554E1" w:rsidRPr="00903DBA">
        <w:t>Standard Library</w:t>
      </w:r>
      <w:bookmarkEnd w:id="491"/>
      <w:bookmarkEnd w:id="492"/>
    </w:p>
    <w:p w14:paraId="21B660CB" w14:textId="0EAC07D4" w:rsidR="00EE220E" w:rsidRPr="00903DBA" w:rsidRDefault="00503728" w:rsidP="00265BDF">
      <w:pPr>
        <w:pStyle w:val="Rubrik2"/>
      </w:pPr>
      <w:bookmarkStart w:id="493" w:name="_Toc57656123"/>
      <w:r w:rsidRPr="00903DBA">
        <w:t>Integral and Floating Limits</w:t>
      </w:r>
      <w:bookmarkEnd w:id="493"/>
    </w:p>
    <w:p w14:paraId="1F710058" w14:textId="2CD586A7" w:rsidR="007800D6" w:rsidRPr="00903DBA" w:rsidRDefault="007800D6" w:rsidP="007800D6">
      <w:pPr>
        <w:rPr>
          <w:highlight w:val="white"/>
        </w:rPr>
      </w:pPr>
      <w:r w:rsidRPr="00903DBA">
        <w:rPr>
          <w:highlight w:val="white"/>
        </w:rPr>
        <w:t>The file limits.h holds limits for integral values for the Linux and Windows environment.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The file float.h holds limits for floating-point values. Note that there is no difference between the Linux and Windows environment.</w:t>
      </w:r>
    </w:p>
    <w:p w14:paraId="2576C6FA" w14:textId="54BF9F51" w:rsidR="003D1398" w:rsidRPr="00903DBA" w:rsidRDefault="008D6750" w:rsidP="00E65FE6">
      <w:pPr>
        <w:pStyle w:val="CodeHeader"/>
      </w:pPr>
      <w:r w:rsidRPr="00903DBA">
        <w:lastRenderedPageBreak/>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94" w:name="_Toc57656124"/>
      <w:r w:rsidRPr="00903DBA">
        <w:t xml:space="preserve">The </w:t>
      </w:r>
      <w:r w:rsidR="000E7301" w:rsidRPr="00903DBA">
        <w:t>a</w:t>
      </w:r>
      <w:r w:rsidR="00EE220E" w:rsidRPr="00903DBA">
        <w:t>sser</w:t>
      </w:r>
      <w:r w:rsidR="008E5D1A" w:rsidRPr="00903DBA">
        <w:t>t</w:t>
      </w:r>
      <w:r w:rsidRPr="00903DBA">
        <w:t xml:space="preserve"> Macro</w:t>
      </w:r>
      <w:bookmarkEnd w:id="49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95" w:name="_Ref55664393"/>
      <w:bookmarkStart w:id="496" w:name="_Toc57656125"/>
      <w:r w:rsidRPr="00903DBA">
        <w:t>Locale Data</w:t>
      </w:r>
      <w:bookmarkEnd w:id="495"/>
      <w:bookmarkEnd w:id="49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97" w:name="_Toc57656126"/>
      <w:r w:rsidRPr="00903DBA">
        <w:t>Character Types</w:t>
      </w:r>
      <w:bookmarkEnd w:id="497"/>
    </w:p>
    <w:p w14:paraId="27CAECD2" w14:textId="462BEC2A" w:rsidR="003203CF" w:rsidRPr="00903DBA" w:rsidRDefault="003203CF" w:rsidP="003203CF">
      <w:r w:rsidRPr="00903DBA">
        <w:t>The ctype.h and ctyp.c files hold a set functions that test certain 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98" w:name="_Hlk55664765"/>
      <w:r w:rsidRPr="00903DBA">
        <w:rPr>
          <w:highlight w:val="white"/>
        </w:rPr>
        <w:t>locale convention</w:t>
      </w:r>
      <w:bookmarkEnd w:id="49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99" w:name="_Toc57656127"/>
      <w:r w:rsidRPr="00903DBA">
        <w:t>S</w:t>
      </w:r>
      <w:r w:rsidR="00EE220E" w:rsidRPr="00903DBA">
        <w:t>tring</w:t>
      </w:r>
      <w:r w:rsidRPr="00903DBA">
        <w:t>s</w:t>
      </w:r>
      <w:bookmarkEnd w:id="499"/>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00" w:name="_Toc57656128"/>
      <w:r w:rsidRPr="00903DBA">
        <w:t>Long Jumps</w:t>
      </w:r>
      <w:bookmarkEnd w:id="500"/>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01" w:name="_Toc57656129"/>
      <w:r w:rsidRPr="00903DBA">
        <w:t>Mathematical Functions</w:t>
      </w:r>
      <w:bookmarkEnd w:id="50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02"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0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4F0C90"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4F0C90"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4F0C90"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4F0C90"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4F0C90"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03" w:name="_Toc57656131"/>
      <w:r w:rsidRPr="00903DBA">
        <w:rPr>
          <w:highlight w:val="white"/>
        </w:rPr>
        <w:t>Power</w:t>
      </w:r>
      <w:r w:rsidR="0083365C" w:rsidRPr="00903DBA">
        <w:rPr>
          <w:highlight w:val="white"/>
        </w:rPr>
        <w:t xml:space="preserve"> Functions</w:t>
      </w:r>
      <w:bookmarkEnd w:id="50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4F0C90"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4F0C90"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04" w:name="_Toc57656132"/>
      <w:r w:rsidRPr="00903DBA">
        <w:rPr>
          <w:highlight w:val="white"/>
        </w:rPr>
        <w:t>Square Root</w:t>
      </w:r>
      <w:bookmarkEnd w:id="50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4F0C90"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05" w:name="_Toc57656133"/>
      <w:r w:rsidRPr="00903DBA">
        <w:rPr>
          <w:highlight w:val="white"/>
        </w:rPr>
        <w:lastRenderedPageBreak/>
        <w:t>Modulo Functions</w:t>
      </w:r>
      <w:bookmarkEnd w:id="50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06" w:name="_Toc57656134"/>
      <w:r w:rsidRPr="00903DBA">
        <w:rPr>
          <w:highlight w:val="white"/>
        </w:rPr>
        <w:t>Trigonometric Functions</w:t>
      </w:r>
      <w:bookmarkEnd w:id="50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4F0C90"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4F0C90"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4F0C90"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4F0C90"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0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0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4F0C90"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4F0C90"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4F0C90"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4F0C90"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4F0C90"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4F0C90"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4F0C90"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08" w:name="_Toc57656136"/>
      <w:r w:rsidRPr="00903DBA">
        <w:rPr>
          <w:shd w:val="clear" w:color="auto" w:fill="FFFFFF"/>
        </w:rPr>
        <w:lastRenderedPageBreak/>
        <w:t>Hyperbolic Trigonometric Functions</w:t>
      </w:r>
      <w:bookmarkEnd w:id="50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4F0C90"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4F0C90"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4F0C90"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09" w:name="_Toc57656137"/>
      <w:r w:rsidRPr="00903DBA">
        <w:rPr>
          <w:highlight w:val="white"/>
        </w:rPr>
        <w:t>Floor, Ceiling, Absolute, and Rounding</w:t>
      </w:r>
      <w:r w:rsidR="0083365C" w:rsidRPr="00903DBA">
        <w:rPr>
          <w:highlight w:val="white"/>
        </w:rPr>
        <w:t xml:space="preserve"> Functions</w:t>
      </w:r>
      <w:bookmarkEnd w:id="50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4F0C90"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10" w:name="_Toc57656138"/>
      <w:bookmarkStart w:id="511" w:name="_Hlk55231095"/>
      <w:r w:rsidRPr="00903DBA">
        <w:lastRenderedPageBreak/>
        <w:t>Standard Input/Output</w:t>
      </w:r>
      <w:bookmarkEnd w:id="510"/>
    </w:p>
    <w:bookmarkEnd w:id="511"/>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12" w:name="_Toc57656139"/>
      <w:r w:rsidRPr="00903DBA">
        <w:t>Printing</w:t>
      </w:r>
      <w:bookmarkEnd w:id="512"/>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13" w:name="_Toc57656140"/>
      <w:r w:rsidRPr="00903DBA">
        <w:t>Scanning</w:t>
      </w:r>
      <w:bookmarkEnd w:id="513"/>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14" w:name="_Toc57656141"/>
      <w:r w:rsidRPr="00903DBA">
        <w:t>F</w:t>
      </w:r>
      <w:r w:rsidR="00AF06D6" w:rsidRPr="00903DBA">
        <w:t xml:space="preserve">ile </w:t>
      </w:r>
      <w:r w:rsidRPr="00903DBA">
        <w:t>H</w:t>
      </w:r>
      <w:r w:rsidR="00AF06D6" w:rsidRPr="00903DBA">
        <w:t>andling</w:t>
      </w:r>
      <w:bookmarkEnd w:id="514"/>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1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16" w:name="_Toc57656142"/>
      <w:r w:rsidRPr="00903DBA">
        <w:t>The Standard Library</w:t>
      </w:r>
      <w:bookmarkEnd w:id="51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15"/>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17" w:name="_Toc57656143"/>
      <w:r w:rsidRPr="00903DBA">
        <w:t>T</w:t>
      </w:r>
      <w:r w:rsidR="00D62A8B" w:rsidRPr="00903DBA">
        <w:t>ime</w:t>
      </w:r>
      <w:bookmarkEnd w:id="517"/>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18" w:name="_Ref54018755"/>
      <w:bookmarkStart w:id="51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20" w:name="_Toc57656144"/>
      <w:r w:rsidRPr="00903DBA">
        <w:rPr>
          <w:lang w:val="en-US"/>
        </w:rPr>
        <w:lastRenderedPageBreak/>
        <w:t>The Preprocessor</w:t>
      </w:r>
      <w:bookmarkEnd w:id="518"/>
      <w:bookmarkEnd w:id="52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21" w:name="_Ref418256130"/>
      <w:bookmarkStart w:id="522" w:name="_Toc57656145"/>
      <w:r w:rsidRPr="00903DBA">
        <w:t xml:space="preserve">The Expression </w:t>
      </w:r>
      <w:r w:rsidR="007C4A54" w:rsidRPr="00903DBA">
        <w:t xml:space="preserve">Scanner and </w:t>
      </w:r>
      <w:r w:rsidRPr="00903DBA">
        <w:t>Parser</w:t>
      </w:r>
      <w:bookmarkEnd w:id="521"/>
      <w:bookmarkEnd w:id="522"/>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23" w:name="_Toc57656146"/>
      <w:r w:rsidRPr="00903DBA">
        <w:t>The Grammar</w:t>
      </w:r>
      <w:bookmarkEnd w:id="523"/>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24" w:name="_Toc57656147"/>
      <w:r w:rsidRPr="00903DBA">
        <w:t>The Parser</w:t>
      </w:r>
      <w:bookmarkEnd w:id="52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25"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26" w:name="_Toc57656148"/>
      <w:r w:rsidRPr="00903DBA">
        <w:t>The Scanner</w:t>
      </w:r>
      <w:bookmarkEnd w:id="525"/>
      <w:bookmarkEnd w:id="526"/>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27" w:name="_Toc57656149"/>
      <w:r w:rsidRPr="00903DBA">
        <w:t>The Pre</w:t>
      </w:r>
      <w:r w:rsidR="00921465" w:rsidRPr="00903DBA">
        <w:t xml:space="preserve">processor </w:t>
      </w:r>
      <w:r w:rsidR="007C4A54" w:rsidRPr="00903DBA">
        <w:t xml:space="preserve">Scanner and </w:t>
      </w:r>
      <w:r w:rsidRPr="00903DBA">
        <w:t>Parser</w:t>
      </w:r>
      <w:bookmarkEnd w:id="52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lastRenderedPageBreak/>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28" w:name="_Toc57656150"/>
      <w:r w:rsidRPr="00903DBA">
        <w:t>If</w:t>
      </w:r>
      <w:r w:rsidR="00BB03AD" w:rsidRPr="00903DBA">
        <w:t>-</w:t>
      </w:r>
      <w:r w:rsidRPr="00903DBA">
        <w:t>Else</w:t>
      </w:r>
      <w:r w:rsidR="00BB03AD" w:rsidRPr="00903DBA">
        <w:t>-</w:t>
      </w:r>
      <w:r w:rsidRPr="00903DBA">
        <w:t>Chain</w:t>
      </w:r>
      <w:bookmarkEnd w:id="52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29" w:name="_Toc57656151"/>
      <w:r w:rsidRPr="00903DBA">
        <w:t>The Preprocessor</w:t>
      </w:r>
      <w:bookmarkEnd w:id="52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30" w:name="_Toc57656152"/>
      <w:r w:rsidRPr="00903DBA">
        <w:t>Tri Graphs</w:t>
      </w:r>
      <w:bookmarkEnd w:id="53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31" w:name="_Toc57656153"/>
      <w:r w:rsidRPr="00903DBA">
        <w:t>Comments, Strings, and Characters</w:t>
      </w:r>
      <w:bookmarkEnd w:id="53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32" w:name="_Ref418258402"/>
      <w:bookmarkStart w:id="533" w:name="_Toc57656154"/>
      <w:r w:rsidRPr="00903DBA">
        <w:t>Slash Codes</w:t>
      </w:r>
      <w:bookmarkEnd w:id="532"/>
      <w:bookmarkEnd w:id="533"/>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903DBA" w:rsidRDefault="005B1C6D" w:rsidP="005B1C6D">
      <w:r w:rsidRPr="00903DBA">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77777777" w:rsidR="005B1C6D" w:rsidRPr="00903DBA" w:rsidRDefault="005B1C6D" w:rsidP="005B1C6D">
      <w:r w:rsidRPr="00903DBA">
        <w:t>If none of the cases above applies, an error is reported.</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534" w:name="_Toc57656155"/>
      <w:r w:rsidRPr="00903DBA">
        <w:t>The Line List</w:t>
      </w:r>
      <w:bookmarkEnd w:id="53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535" w:name="_Toc57656156"/>
      <w:r w:rsidRPr="00903DBA">
        <w:t>Lines</w:t>
      </w:r>
      <w:bookmarkEnd w:id="535"/>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36" w:name="_Toc57656157"/>
      <w:r w:rsidRPr="00903DBA">
        <w:t>Includes</w:t>
      </w:r>
      <w:bookmarkEnd w:id="53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37" w:name="_Toc57656158"/>
      <w:r w:rsidRPr="00903DBA">
        <w:t>Macros</w:t>
      </w:r>
      <w:bookmarkEnd w:id="53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38" w:name="_Toc57656159"/>
      <w:r w:rsidRPr="00903DBA">
        <w:t>Conditional Programming</w:t>
      </w:r>
      <w:bookmarkEnd w:id="538"/>
    </w:p>
    <w:p w14:paraId="526D3151" w14:textId="669B0B20"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39" w:name="_Toc57656160"/>
      <w:r w:rsidRPr="00903DBA">
        <w:t>Macro Expansion</w:t>
      </w:r>
      <w:bookmarkEnd w:id="53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40" w:name="_Toc57656161"/>
      <w:r w:rsidRPr="00903DBA">
        <w:t>String Merging</w:t>
      </w:r>
      <w:bookmarkEnd w:id="54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41" w:name="_Toc57656162"/>
      <w:bookmarkStart w:id="542" w:name="_Ref57656298"/>
      <w:r w:rsidRPr="00903DBA">
        <w:rPr>
          <w:lang w:val="en-US"/>
        </w:rPr>
        <w:lastRenderedPageBreak/>
        <w:t>The C Grammar</w:t>
      </w:r>
      <w:bookmarkEnd w:id="519"/>
      <w:bookmarkEnd w:id="541"/>
      <w:bookmarkEnd w:id="542"/>
    </w:p>
    <w:p w14:paraId="5EE70CDE" w14:textId="3D3CD693" w:rsidR="00CB1AB5" w:rsidRPr="00903DBA" w:rsidRDefault="00CB1AB5" w:rsidP="00CB1AB5">
      <w:bookmarkStart w:id="543"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44" w:name="_Toc49764472"/>
      <w:bookmarkStart w:id="545" w:name="_Toc57656163"/>
      <w:r w:rsidRPr="00903DBA">
        <w:t>The Preprocessor Grammar</w:t>
      </w:r>
      <w:bookmarkEnd w:id="544"/>
      <w:bookmarkEnd w:id="545"/>
    </w:p>
    <w:p w14:paraId="6050AB4B" w14:textId="0685D454"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46" w:name="_Toc49764473"/>
      <w:bookmarkStart w:id="547" w:name="_Toc57656164"/>
      <w:r w:rsidRPr="00903DBA">
        <w:t>The Language Grammar</w:t>
      </w:r>
      <w:bookmarkEnd w:id="546"/>
      <w:bookmarkEnd w:id="547"/>
    </w:p>
    <w:p w14:paraId="69CBCC96" w14:textId="4B6E4ADA"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48" w:name="_Toc57656165"/>
      <w:bookmarkStart w:id="549" w:name="_Ref57657966"/>
      <w:r>
        <w:lastRenderedPageBreak/>
        <w:t xml:space="preserve"> T</w:t>
      </w:r>
      <w:r w:rsidRPr="00903DBA">
        <w:t xml:space="preserve">he </w:t>
      </w:r>
      <w:r w:rsidRPr="00903DBA">
        <w:rPr>
          <w:highlight w:val="white"/>
        </w:rPr>
        <w:t xml:space="preserve">Gardens Point </w:t>
      </w:r>
      <w:r w:rsidR="00CB7A05">
        <w:t>Tools</w:t>
      </w:r>
      <w:bookmarkEnd w:id="543"/>
      <w:bookmarkEnd w:id="548"/>
      <w:bookmarkEnd w:id="549"/>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50" w:name="_Toc57656166"/>
      <w:r w:rsidRPr="00903DBA">
        <w:t>The Language</w:t>
      </w:r>
      <w:bookmarkEnd w:id="550"/>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51" w:name="_Toc57656167"/>
      <w:r w:rsidRPr="00903DBA">
        <w:lastRenderedPageBreak/>
        <w:t>The Grammar</w:t>
      </w:r>
      <w:bookmarkEnd w:id="551"/>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52" w:name="_Toc57656168"/>
      <w:r w:rsidRPr="00903DBA">
        <w:t>GPPG</w:t>
      </w:r>
      <w:bookmarkEnd w:id="552"/>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53"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54" w:name="_Toc57656169"/>
      <w:r w:rsidRPr="00903DBA">
        <w:lastRenderedPageBreak/>
        <w:t>JPlex</w:t>
      </w:r>
      <w:bookmarkEnd w:id="553"/>
      <w:bookmarkEnd w:id="554"/>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55" w:name="_Toc57656170"/>
      <w:r w:rsidRPr="00903DBA">
        <w:t>Main</w:t>
      </w:r>
      <w:bookmarkEnd w:id="555"/>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56" w:name="_Toc57656171"/>
      <w:r w:rsidRPr="00903DBA">
        <w:rPr>
          <w:lang w:val="en-US"/>
        </w:rPr>
        <w:lastRenderedPageBreak/>
        <w:t>Auxiliary Classes</w:t>
      </w:r>
      <w:bookmarkEnd w:id="556"/>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57" w:name="_Toc57656172"/>
      <w:r w:rsidRPr="00903DBA">
        <w:t>Error Handling</w:t>
      </w:r>
      <w:bookmarkEnd w:id="557"/>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58" w:name="_Toc57656173"/>
      <w:r w:rsidRPr="00903DBA">
        <w:t>Container Classes</w:t>
      </w:r>
      <w:bookmarkEnd w:id="558"/>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559" w:name="_Toc57656174"/>
      <w:r w:rsidRPr="00903DBA">
        <w:t>Ordered Pair</w:t>
      </w:r>
      <w:bookmarkEnd w:id="559"/>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60" w:name="_Toc57656175"/>
      <w:r w:rsidRPr="00903DBA">
        <w:t>Graph</w:t>
      </w:r>
      <w:bookmarkEnd w:id="560"/>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61" w:name="_Toc57656176"/>
      <w:r w:rsidRPr="00903DBA">
        <w:t>Addition and Removal of Vertices and Edges</w:t>
      </w:r>
      <w:bookmarkEnd w:id="561"/>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62" w:name="_Toc57656177"/>
      <w:r w:rsidRPr="00903DBA">
        <w:t>Graph Partition</w:t>
      </w:r>
      <w:bookmarkEnd w:id="562"/>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63" w:name="_Toc32312748"/>
      <w:bookmarkStart w:id="564" w:name="_Toc128724229"/>
      <w:bookmarkStart w:id="565" w:name="_Toc323656800"/>
      <w:bookmarkStart w:id="566" w:name="_Toc324085682"/>
      <w:bookmarkStart w:id="567" w:name="_Ref324113434"/>
      <w:bookmarkStart w:id="568" w:name="_Toc324680324"/>
      <w:bookmarkStart w:id="569" w:name="_Toc57656178"/>
      <w:bookmarkStart w:id="570" w:name="_Ref57658095"/>
      <w:r w:rsidRPr="00903DBA">
        <w:rPr>
          <w:lang w:val="en-US"/>
        </w:rPr>
        <w:lastRenderedPageBreak/>
        <w:t>The ASCII Table</w:t>
      </w:r>
      <w:bookmarkEnd w:id="563"/>
      <w:bookmarkEnd w:id="564"/>
      <w:bookmarkEnd w:id="565"/>
      <w:bookmarkEnd w:id="566"/>
      <w:bookmarkEnd w:id="567"/>
      <w:bookmarkEnd w:id="568"/>
      <w:bookmarkEnd w:id="569"/>
      <w:bookmarkEnd w:id="57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71" w:name="_Toc57656179"/>
      <w:r w:rsidRPr="00903DBA">
        <w:rPr>
          <w:lang w:val="en-US"/>
        </w:rPr>
        <w:lastRenderedPageBreak/>
        <w:t>A</w:t>
      </w:r>
      <w:r w:rsidR="00281D34" w:rsidRPr="00903DBA">
        <w:rPr>
          <w:lang w:val="en-US"/>
        </w:rPr>
        <w:t xml:space="preserve"> Crash Course in C</w:t>
      </w:r>
      <w:bookmarkEnd w:id="571"/>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the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72" w:name="_Toc320485572"/>
      <w:bookmarkStart w:id="573" w:name="_Toc323656681"/>
      <w:bookmarkStart w:id="574" w:name="_Toc324085419"/>
      <w:bookmarkStart w:id="575" w:name="_Toc383781071"/>
      <w:bookmarkStart w:id="576" w:name="_Toc57656180"/>
      <w:r w:rsidRPr="00903DBA">
        <w:t>The Compiler and the Linker</w:t>
      </w:r>
      <w:bookmarkEnd w:id="572"/>
      <w:bookmarkEnd w:id="573"/>
      <w:bookmarkEnd w:id="574"/>
      <w:bookmarkEnd w:id="575"/>
      <w:bookmarkEnd w:id="576"/>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the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50F6A" w:rsidRPr="003F7CF1" w:rsidRDefault="00B50F6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50F6A" w:rsidRPr="003F7CF1" w:rsidRDefault="00B50F6A"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50F6A" w:rsidRPr="003F7CF1" w:rsidRDefault="00B50F6A"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B50F6A" w:rsidRPr="003F7CF1" w:rsidRDefault="00B50F6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50F6A" w:rsidRPr="003F7CF1" w:rsidRDefault="00B50F6A"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B50F6A" w:rsidRPr="003F7CF1" w:rsidRDefault="00B50F6A"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50F6A" w:rsidRPr="003F7CF1" w:rsidRDefault="00B50F6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50F6A" w:rsidRPr="003F7CF1" w:rsidRDefault="00B50F6A"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50F6A" w:rsidRPr="003F7CF1" w:rsidRDefault="00B50F6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50F6A" w:rsidRPr="003F7CF1" w:rsidRDefault="00B50F6A"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50F6A" w:rsidRPr="003F7CF1" w:rsidRDefault="00B50F6A"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50F6A" w:rsidRPr="003F7CF1" w:rsidRDefault="00B50F6A"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B50F6A" w:rsidRPr="003F7CF1" w:rsidRDefault="00B50F6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50F6A" w:rsidRPr="003F7CF1" w:rsidRDefault="00B50F6A"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B50F6A" w:rsidRPr="003F7CF1" w:rsidRDefault="00B50F6A"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50F6A" w:rsidRPr="003F7CF1" w:rsidRDefault="00B50F6A"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50F6A" w:rsidRPr="003F7CF1" w:rsidRDefault="00B50F6A"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50F6A" w:rsidRPr="003F7CF1" w:rsidRDefault="00B50F6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77" w:name="_Toc320485573"/>
      <w:bookmarkStart w:id="578" w:name="_Toc323656682"/>
      <w:bookmarkStart w:id="579" w:name="_Toc324085420"/>
      <w:bookmarkStart w:id="580" w:name="_Toc383781072"/>
      <w:bookmarkStart w:id="581" w:name="_Toc57656181"/>
      <w:r w:rsidRPr="00903DBA">
        <w:t>The Hello-World Program</w:t>
      </w:r>
      <w:bookmarkEnd w:id="577"/>
      <w:bookmarkEnd w:id="578"/>
      <w:bookmarkEnd w:id="579"/>
      <w:bookmarkEnd w:id="580"/>
      <w:bookmarkEnd w:id="581"/>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82" w:name="_Toc320485574"/>
      <w:bookmarkStart w:id="583" w:name="_Toc323656683"/>
      <w:bookmarkStart w:id="584" w:name="_Toc324085421"/>
      <w:bookmarkStart w:id="585" w:name="_Toc383781073"/>
      <w:bookmarkStart w:id="586" w:name="_Toc57656182"/>
      <w:r w:rsidRPr="00903DBA">
        <w:lastRenderedPageBreak/>
        <w:t>Comments</w:t>
      </w:r>
      <w:bookmarkEnd w:id="582"/>
      <w:bookmarkEnd w:id="583"/>
      <w:bookmarkEnd w:id="584"/>
      <w:bookmarkEnd w:id="585"/>
      <w:bookmarkEnd w:id="586"/>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87"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88" w:name="_Toc323656684"/>
      <w:bookmarkStart w:id="589" w:name="_Toc324085422"/>
      <w:bookmarkStart w:id="590" w:name="_Toc383781074"/>
      <w:bookmarkStart w:id="591" w:name="_Toc57656183"/>
      <w:r w:rsidRPr="00903DBA">
        <w:t>Types and Variables</w:t>
      </w:r>
      <w:bookmarkEnd w:id="587"/>
      <w:bookmarkEnd w:id="588"/>
      <w:bookmarkEnd w:id="589"/>
      <w:bookmarkEnd w:id="590"/>
      <w:bookmarkEnd w:id="591"/>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0485576"/>
      <w:bookmarkStart w:id="593" w:name="_Toc323656685"/>
      <w:bookmarkStart w:id="594" w:name="_Toc324085423"/>
      <w:bookmarkStart w:id="595" w:name="_Toc383781075"/>
      <w:bookmarkStart w:id="596" w:name="_Ref383781525"/>
      <w:bookmarkStart w:id="597" w:name="_Toc57656184"/>
      <w:r w:rsidRPr="00903DBA">
        <w:t>Simple Types</w:t>
      </w:r>
      <w:bookmarkEnd w:id="592"/>
      <w:bookmarkEnd w:id="593"/>
      <w:bookmarkEnd w:id="594"/>
      <w:bookmarkEnd w:id="595"/>
      <w:bookmarkEnd w:id="596"/>
      <w:bookmarkEnd w:id="597"/>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0485577"/>
      <w:bookmarkStart w:id="599" w:name="_Toc323656686"/>
      <w:bookmarkStart w:id="600" w:name="_Toc324085424"/>
      <w:bookmarkStart w:id="601" w:name="_Toc383781076"/>
      <w:bookmarkStart w:id="602" w:name="_Toc57656185"/>
      <w:r w:rsidRPr="00903DBA">
        <w:t>Variables</w:t>
      </w:r>
      <w:bookmarkEnd w:id="598"/>
      <w:bookmarkEnd w:id="599"/>
      <w:bookmarkEnd w:id="600"/>
      <w:bookmarkEnd w:id="601"/>
      <w:bookmarkEnd w:id="602"/>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50F6A" w:rsidRPr="003F7CF1" w:rsidRDefault="00B50F6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50F6A" w:rsidRPr="003F7CF1" w:rsidRDefault="00B50F6A"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50F6A" w:rsidRPr="003F7CF1" w:rsidRDefault="00B50F6A"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50F6A" w:rsidRPr="003F7CF1" w:rsidRDefault="00B50F6A"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50F6A" w:rsidRPr="003F7CF1" w:rsidRDefault="00B50F6A"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50F6A" w:rsidRPr="003F7CF1" w:rsidRDefault="00B50F6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50F6A" w:rsidRPr="003F7CF1" w:rsidRDefault="00B50F6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50F6A" w:rsidRPr="003F7CF1" w:rsidRDefault="00B50F6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50F6A" w:rsidRPr="003F7CF1" w:rsidRDefault="00B50F6A"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50F6A" w:rsidRPr="003F7CF1" w:rsidRDefault="00B50F6A"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50F6A" w:rsidRPr="003F7CF1" w:rsidRDefault="00B50F6A"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50F6A" w:rsidRPr="003F7CF1" w:rsidRDefault="00B50F6A"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50F6A" w:rsidRPr="003F7CF1" w:rsidRDefault="00B50F6A"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50F6A" w:rsidRPr="003F7CF1" w:rsidRDefault="00B50F6A"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50F6A" w:rsidRPr="003F7CF1" w:rsidRDefault="00B50F6A"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50F6A" w:rsidRPr="003F7CF1" w:rsidRDefault="00B50F6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8"/>
      <w:bookmarkStart w:id="604" w:name="_Toc323656687"/>
      <w:bookmarkStart w:id="605" w:name="_Toc324085425"/>
      <w:bookmarkStart w:id="606" w:name="_Toc383781077"/>
      <w:bookmarkStart w:id="607" w:name="_Toc57656186"/>
      <w:bookmarkStart w:id="608" w:name="_Toc320485579"/>
      <w:r w:rsidRPr="00903DBA">
        <w:t>Constants</w:t>
      </w:r>
      <w:bookmarkEnd w:id="603"/>
      <w:bookmarkEnd w:id="604"/>
      <w:bookmarkEnd w:id="605"/>
      <w:bookmarkEnd w:id="606"/>
      <w:bookmarkEnd w:id="607"/>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3656688"/>
      <w:bookmarkStart w:id="610" w:name="_Toc324085426"/>
      <w:bookmarkStart w:id="611" w:name="_Toc383781078"/>
      <w:bookmarkStart w:id="612" w:name="_Toc57656187"/>
      <w:r w:rsidRPr="00903DBA">
        <w:t>Output</w:t>
      </w:r>
      <w:bookmarkEnd w:id="608"/>
      <w:bookmarkEnd w:id="609"/>
      <w:bookmarkEnd w:id="610"/>
      <w:bookmarkEnd w:id="611"/>
      <w:bookmarkEnd w:id="612"/>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80"/>
      <w:bookmarkStart w:id="614" w:name="_Toc323656689"/>
      <w:bookmarkStart w:id="615" w:name="_Toc324085427"/>
      <w:bookmarkStart w:id="616" w:name="_Toc383781079"/>
      <w:bookmarkStart w:id="617" w:name="_Toc57656188"/>
      <w:r w:rsidRPr="00903DBA">
        <w:t>Input</w:t>
      </w:r>
      <w:bookmarkEnd w:id="613"/>
      <w:bookmarkEnd w:id="614"/>
      <w:bookmarkEnd w:id="615"/>
      <w:bookmarkEnd w:id="616"/>
      <w:bookmarkEnd w:id="617"/>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18"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9"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90"/>
      <w:bookmarkStart w:id="621" w:name="_Toc324085428"/>
      <w:bookmarkStart w:id="622" w:name="_Toc383781080"/>
      <w:bookmarkStart w:id="623" w:name="_Toc57656189"/>
      <w:r w:rsidRPr="00903DBA">
        <w:t>Enumerations</w:t>
      </w:r>
      <w:bookmarkEnd w:id="618"/>
      <w:bookmarkEnd w:id="620"/>
      <w:bookmarkEnd w:id="621"/>
      <w:bookmarkEnd w:id="622"/>
      <w:bookmarkEnd w:id="623"/>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2"/>
      <w:bookmarkStart w:id="625" w:name="_Toc323656691"/>
      <w:bookmarkStart w:id="626" w:name="_Toc324085429"/>
      <w:bookmarkStart w:id="627" w:name="_Toc383781081"/>
      <w:bookmarkStart w:id="628" w:name="_Toc57656190"/>
      <w:r w:rsidRPr="00903DBA">
        <w:lastRenderedPageBreak/>
        <w:t>Arrays</w:t>
      </w:r>
      <w:bookmarkEnd w:id="624"/>
      <w:bookmarkEnd w:id="625"/>
      <w:bookmarkEnd w:id="626"/>
      <w:bookmarkEnd w:id="627"/>
      <w:bookmarkEnd w:id="628"/>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50F6A" w:rsidRPr="003F7CF1" w:rsidRDefault="00B50F6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B50F6A" w:rsidRPr="003F7CF1" w:rsidRDefault="00B50F6A"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50F6A" w:rsidRPr="003F7CF1" w:rsidRDefault="00B50F6A"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50F6A" w:rsidRPr="003F7CF1" w:rsidRDefault="00B50F6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50F6A" w:rsidRPr="003F7CF1" w:rsidRDefault="00B50F6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50F6A" w:rsidRPr="003F7CF1" w:rsidRDefault="00B50F6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50F6A" w:rsidRPr="003F7CF1" w:rsidRDefault="00B50F6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50F6A" w:rsidRPr="003F7CF1" w:rsidRDefault="00B50F6A"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50F6A" w:rsidRPr="003F7CF1" w:rsidRDefault="00B50F6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50F6A" w:rsidRPr="003F7CF1" w:rsidRDefault="00B50F6A"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50F6A" w:rsidRPr="003F7CF1" w:rsidRDefault="00B50F6A"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50F6A" w:rsidRPr="003F7CF1" w:rsidRDefault="00B50F6A"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50F6A" w:rsidRPr="003F7CF1" w:rsidRDefault="00B50F6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50F6A" w:rsidRPr="003F7CF1" w:rsidRDefault="00B50F6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50F6A" w:rsidRPr="003F7CF1" w:rsidRDefault="00B50F6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50F6A" w:rsidRPr="003F7CF1" w:rsidRDefault="00B50F6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50F6A" w:rsidRPr="003F7CF1" w:rsidRDefault="00B50F6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50F6A" w:rsidRPr="003F7CF1" w:rsidRDefault="00B50F6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50F6A" w:rsidRPr="003F7CF1" w:rsidRDefault="00B50F6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50F6A" w:rsidRPr="003F7CF1" w:rsidRDefault="00B50F6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50F6A" w:rsidRPr="003F7CF1" w:rsidRDefault="00B50F6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50F6A" w:rsidRPr="003F7CF1" w:rsidRDefault="00B50F6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50F6A" w:rsidRPr="003F7CF1" w:rsidRDefault="00B50F6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50F6A" w:rsidRPr="003F7CF1" w:rsidRDefault="00B50F6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50F6A" w:rsidRPr="003F7CF1" w:rsidRDefault="00B50F6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50F6A" w:rsidRPr="003F7CF1" w:rsidRDefault="00B50F6A"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50F6A" w:rsidRPr="003F7CF1" w:rsidRDefault="00B50F6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50F6A" w:rsidRPr="003F7CF1" w:rsidRDefault="00B50F6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50F6A" w:rsidRPr="003F7CF1" w:rsidRDefault="00B50F6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50F6A" w:rsidRPr="003F7CF1" w:rsidRDefault="00B50F6A"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50F6A" w:rsidRPr="003F7CF1" w:rsidRDefault="00B50F6A"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50F6A" w:rsidRPr="003F7CF1" w:rsidRDefault="00B50F6A"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50F6A" w:rsidRPr="003F7CF1" w:rsidRDefault="00B50F6A"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50F6A" w:rsidRPr="003F7CF1" w:rsidRDefault="00B50F6A"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50F6A" w:rsidRPr="003F7CF1" w:rsidRDefault="00B50F6A"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50F6A" w:rsidRPr="003F7CF1" w:rsidRDefault="00B50F6A"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50F6A" w:rsidRPr="003F7CF1" w:rsidRDefault="00B50F6A"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50F6A" w:rsidRPr="003F7CF1" w:rsidRDefault="00B50F6A"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50F6A" w:rsidRPr="003F7CF1" w:rsidRDefault="00B50F6A"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50F6A" w:rsidRPr="003F7CF1" w:rsidRDefault="00B50F6A"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50F6A" w:rsidRPr="003F7CF1" w:rsidRDefault="00B50F6A"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50F6A" w:rsidRPr="003F7CF1" w:rsidRDefault="00B50F6A"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50F6A" w:rsidRPr="003F7CF1" w:rsidRDefault="00B50F6A"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50F6A" w:rsidRPr="003F7CF1" w:rsidRDefault="00B50F6A"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50F6A" w:rsidRPr="003F7CF1" w:rsidRDefault="00B50F6A"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50F6A" w:rsidRPr="003F7CF1" w:rsidRDefault="00B50F6A"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50F6A" w:rsidRPr="003F7CF1" w:rsidRDefault="00B50F6A"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50F6A" w:rsidRPr="003F7CF1" w:rsidRDefault="00B50F6A"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50F6A" w:rsidRPr="003F7CF1" w:rsidRDefault="00B50F6A"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50F6A" w:rsidRPr="003F7CF1" w:rsidRDefault="00B50F6A"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50F6A" w:rsidRPr="003F7CF1" w:rsidRDefault="00B50F6A"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50F6A" w:rsidRPr="003F7CF1" w:rsidRDefault="00B50F6A"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50F6A" w:rsidRPr="003F7CF1" w:rsidRDefault="00B50F6A"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50F6A" w:rsidRPr="003F7CF1" w:rsidRDefault="00B50F6A"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50F6A" w:rsidRPr="003F7CF1" w:rsidRDefault="00B50F6A"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50F6A" w:rsidRPr="003F7CF1" w:rsidRDefault="00B50F6A"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50F6A" w:rsidRPr="003F7CF1" w:rsidRDefault="00B50F6A"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50F6A" w:rsidRPr="003F7CF1" w:rsidRDefault="00B50F6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50F6A" w:rsidRPr="003F7CF1" w:rsidRDefault="00B50F6A"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50F6A" w:rsidRPr="003F7CF1" w:rsidRDefault="00B50F6A"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50F6A" w:rsidRPr="003F7CF1" w:rsidRDefault="00B50F6A"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50F6A" w:rsidRPr="003F7CF1" w:rsidRDefault="00B50F6A"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50F6A" w:rsidRPr="003F7CF1" w:rsidRDefault="00B50F6A"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50F6A" w:rsidRPr="003F7CF1" w:rsidRDefault="00B50F6A"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50F6A" w:rsidRPr="003F7CF1" w:rsidRDefault="00B50F6A"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50F6A" w:rsidRPr="003F7CF1" w:rsidRDefault="00B50F6A"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50F6A" w:rsidRPr="003F7CF1" w:rsidRDefault="00B50F6A"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50F6A" w:rsidRPr="003F7CF1" w:rsidRDefault="00B50F6A"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3"/>
      <w:bookmarkStart w:id="630" w:name="_Toc323656692"/>
      <w:bookmarkStart w:id="631" w:name="_Toc324085430"/>
      <w:bookmarkStart w:id="632" w:name="_Toc383781082"/>
      <w:bookmarkStart w:id="633" w:name="_Toc57656191"/>
      <w:r w:rsidRPr="00903DBA">
        <w:t>Characters and Strings</w:t>
      </w:r>
      <w:bookmarkEnd w:id="629"/>
      <w:bookmarkEnd w:id="630"/>
      <w:bookmarkEnd w:id="631"/>
      <w:bookmarkEnd w:id="632"/>
      <w:bookmarkEnd w:id="633"/>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50F6A" w:rsidRPr="003F7CF1" w:rsidRDefault="00B50F6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50F6A" w:rsidRPr="003F7CF1" w:rsidRDefault="00B50F6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50F6A" w:rsidRPr="003F7CF1" w:rsidRDefault="00B50F6A"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50F6A" w:rsidRPr="003F7CF1" w:rsidRDefault="00B50F6A"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50F6A" w:rsidRPr="003F7CF1" w:rsidRDefault="00B50F6A"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50F6A" w:rsidRPr="003F7CF1" w:rsidRDefault="00B50F6A"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50F6A" w:rsidRPr="003F7CF1" w:rsidRDefault="00B50F6A"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50F6A" w:rsidRPr="003F7CF1" w:rsidRDefault="00B50F6A"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4" w:name="_Toc323656693"/>
      <w:bookmarkStart w:id="635" w:name="_Toc324085431"/>
      <w:bookmarkStart w:id="636" w:name="_Toc383781083"/>
      <w:bookmarkStart w:id="637" w:name="_Toc57656192"/>
      <w:r w:rsidRPr="00903DBA">
        <w:lastRenderedPageBreak/>
        <w:t>The ASCII Table</w:t>
      </w:r>
      <w:bookmarkEnd w:id="634"/>
      <w:bookmarkEnd w:id="635"/>
      <w:bookmarkEnd w:id="636"/>
      <w:bookmarkEnd w:id="637"/>
    </w:p>
    <w:p w14:paraId="3B8A786D" w14:textId="10B8EE2E"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7BC3" w:rsidRPr="00903DBA">
        <w:rPr>
          <w:bCs/>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584"/>
      <w:bookmarkStart w:id="639" w:name="_Toc323656694"/>
      <w:bookmarkStart w:id="640" w:name="_Toc324085432"/>
      <w:bookmarkStart w:id="641" w:name="_Ref383780778"/>
      <w:bookmarkStart w:id="642" w:name="_Toc383781084"/>
      <w:bookmarkStart w:id="643" w:name="_Toc57656193"/>
      <w:r w:rsidRPr="00903DBA">
        <w:t>Pointers</w:t>
      </w:r>
      <w:bookmarkEnd w:id="638"/>
      <w:bookmarkEnd w:id="639"/>
      <w:bookmarkEnd w:id="640"/>
      <w:bookmarkEnd w:id="641"/>
      <w:bookmarkEnd w:id="642"/>
      <w:bookmarkEnd w:id="643"/>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50F6A" w:rsidRPr="003F7CF1" w:rsidRDefault="00B50F6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50F6A" w:rsidRPr="003F7CF1" w:rsidRDefault="00B50F6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50F6A" w:rsidRPr="003F7CF1" w:rsidRDefault="00B50F6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50F6A" w:rsidRPr="003F7CF1" w:rsidRDefault="00B50F6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50F6A" w:rsidRPr="003F7CF1" w:rsidRDefault="00B50F6A"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50F6A" w:rsidRPr="003F7CF1" w:rsidRDefault="00B50F6A"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50F6A" w:rsidRPr="003F7CF1" w:rsidRDefault="00B50F6A"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50F6A" w:rsidRPr="003F7CF1" w:rsidRDefault="00B50F6A"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50F6A" w:rsidRPr="003F7CF1" w:rsidRDefault="00B50F6A"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50F6A" w:rsidRPr="003F7CF1" w:rsidRDefault="00B50F6A"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50F6A" w:rsidRPr="003F7CF1" w:rsidRDefault="00B50F6A"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50F6A" w:rsidRPr="003F7CF1" w:rsidRDefault="00B50F6A"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50F6A" w:rsidRPr="003F7CF1" w:rsidRDefault="00B50F6A"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50F6A" w:rsidRPr="003F7CF1" w:rsidRDefault="00B50F6A"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50F6A" w:rsidRPr="003F7CF1" w:rsidRDefault="00B50F6A"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50F6A" w:rsidRPr="003F7CF1" w:rsidRDefault="00B50F6A"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50F6A" w:rsidRPr="003F7CF1" w:rsidRDefault="00B50F6A"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50F6A" w:rsidRPr="003F7CF1" w:rsidRDefault="00B50F6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50F6A" w:rsidRPr="003F7CF1" w:rsidRDefault="00B50F6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50F6A" w:rsidRPr="003F7CF1" w:rsidRDefault="00B50F6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50F6A" w:rsidRPr="003F7CF1" w:rsidRDefault="00B50F6A"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50F6A" w:rsidRPr="003F7CF1" w:rsidRDefault="00B50F6A"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50F6A" w:rsidRPr="003F7CF1" w:rsidRDefault="00B50F6A"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50F6A" w:rsidRPr="003F7CF1" w:rsidRDefault="00B50F6A"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4" w:name="_Toc320485585"/>
      <w:bookmarkStart w:id="645" w:name="_Toc323656695"/>
      <w:bookmarkStart w:id="646" w:name="_Toc324085433"/>
      <w:bookmarkStart w:id="647" w:name="_Toc383781085"/>
      <w:bookmarkStart w:id="648" w:name="_Toc57656194"/>
      <w:r w:rsidRPr="00903DBA">
        <w:t>Pointers and Dynamic Memory</w:t>
      </w:r>
      <w:bookmarkEnd w:id="644"/>
      <w:bookmarkEnd w:id="645"/>
      <w:bookmarkEnd w:id="646"/>
      <w:bookmarkEnd w:id="647"/>
      <w:bookmarkEnd w:id="648"/>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50F6A" w:rsidRPr="003F7CF1" w:rsidRDefault="00B50F6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50F6A" w:rsidRPr="003F7CF1" w:rsidRDefault="00B50F6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50F6A" w:rsidRPr="003F7CF1" w:rsidRDefault="00B50F6A"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50F6A" w:rsidRPr="003F7CF1" w:rsidRDefault="00B50F6A"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50F6A" w:rsidRPr="003F7CF1" w:rsidRDefault="00B50F6A"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50F6A" w:rsidRPr="003F7CF1" w:rsidRDefault="00B50F6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50F6A" w:rsidRPr="003F7CF1" w:rsidRDefault="00B50F6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50F6A" w:rsidRPr="003F7CF1" w:rsidRDefault="00B50F6A"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50F6A" w:rsidRPr="003F7CF1" w:rsidRDefault="00B50F6A"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50F6A" w:rsidRPr="003F7CF1" w:rsidRDefault="00B50F6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50F6A" w:rsidRPr="003F7CF1" w:rsidRDefault="00B50F6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50F6A" w:rsidRPr="003F7CF1" w:rsidRDefault="00B50F6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50F6A" w:rsidRPr="003F7CF1" w:rsidRDefault="00B50F6A"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50F6A" w:rsidRPr="003F7CF1" w:rsidRDefault="00B50F6A"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50F6A" w:rsidRPr="003F7CF1" w:rsidRDefault="00B50F6A"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50F6A" w:rsidRPr="003F7CF1" w:rsidRDefault="00B50F6A"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50F6A" w:rsidRPr="003F7CF1" w:rsidRDefault="00B50F6A"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50F6A" w:rsidRPr="003F7CF1" w:rsidRDefault="00B50F6A"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50F6A" w:rsidRPr="003F7CF1" w:rsidRDefault="00B50F6A"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50F6A" w:rsidRPr="003F7CF1" w:rsidRDefault="00B50F6A"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50F6A" w:rsidRPr="003F7CF1" w:rsidRDefault="00B50F6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50F6A" w:rsidRPr="003F7CF1" w:rsidRDefault="00B50F6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50F6A" w:rsidRPr="003F7CF1" w:rsidRDefault="00B50F6A"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50F6A" w:rsidRPr="003F7CF1" w:rsidRDefault="00B50F6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50F6A" w:rsidRPr="003F7CF1" w:rsidRDefault="00B50F6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50F6A" w:rsidRPr="003F7CF1" w:rsidRDefault="00B50F6A"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50F6A" w:rsidRPr="003F7CF1" w:rsidRDefault="00B50F6A"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50F6A" w:rsidRPr="003F7CF1" w:rsidRDefault="00B50F6A"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50F6A" w:rsidRPr="003F7CF1" w:rsidRDefault="00B50F6A"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50F6A" w:rsidRPr="003F7CF1" w:rsidRDefault="00B50F6A"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50F6A" w:rsidRPr="003F7CF1" w:rsidRDefault="00B50F6A"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50F6A" w:rsidRPr="003F7CF1" w:rsidRDefault="00B50F6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50F6A" w:rsidRPr="003F7CF1" w:rsidRDefault="00B50F6A"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50F6A" w:rsidRPr="003F7CF1" w:rsidRDefault="00B50F6A"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50F6A" w:rsidRPr="003F7CF1" w:rsidRDefault="00B50F6A"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50F6A" w:rsidRPr="003F7CF1" w:rsidRDefault="00B50F6A"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50F6A" w:rsidRPr="003F7CF1" w:rsidRDefault="00B50F6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50F6A" w:rsidRPr="003F7CF1" w:rsidRDefault="00B50F6A"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50F6A" w:rsidRPr="003F7CF1" w:rsidRDefault="00B50F6A"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50F6A" w:rsidRPr="003F7CF1" w:rsidRDefault="00B50F6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50F6A" w:rsidRPr="003F7CF1" w:rsidRDefault="00B50F6A"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50F6A" w:rsidRPr="003F7CF1" w:rsidRDefault="00B50F6A"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50F6A" w:rsidRPr="003F7CF1" w:rsidRDefault="00B50F6A"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50F6A" w:rsidRPr="003F7CF1" w:rsidRDefault="00B50F6A"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50F6A" w:rsidRPr="003F7CF1" w:rsidRDefault="00B50F6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50F6A" w:rsidRPr="003F7CF1" w:rsidRDefault="00B50F6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50F6A" w:rsidRPr="003F7CF1" w:rsidRDefault="00B50F6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50F6A" w:rsidRPr="003F7CF1" w:rsidRDefault="00B50F6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50F6A" w:rsidRPr="003F7CF1" w:rsidRDefault="00B50F6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50F6A" w:rsidRPr="003F7CF1" w:rsidRDefault="00B50F6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50F6A" w:rsidRPr="003F7CF1" w:rsidRDefault="00B50F6A"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50F6A" w:rsidRPr="003F7CF1" w:rsidRDefault="00B50F6A"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50F6A" w:rsidRPr="003F7CF1" w:rsidRDefault="00B50F6A"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50F6A" w:rsidRPr="003F7CF1" w:rsidRDefault="00B50F6A"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50F6A" w:rsidRPr="003F7CF1" w:rsidRDefault="00B50F6A"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50F6A" w:rsidRPr="003F7CF1" w:rsidRDefault="00B50F6A"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50F6A" w:rsidRPr="003F7CF1" w:rsidRDefault="00B50F6A"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50F6A" w:rsidRPr="003F7CF1" w:rsidRDefault="00B50F6A"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50F6A" w:rsidRPr="003F7CF1" w:rsidRDefault="00B50F6A"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50F6A" w:rsidRPr="003F7CF1" w:rsidRDefault="00B50F6A"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50F6A" w:rsidRPr="003F7CF1" w:rsidRDefault="00B50F6A"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50F6A" w:rsidRPr="003F7CF1" w:rsidRDefault="00B50F6A"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50F6A" w:rsidRPr="003F7CF1" w:rsidRDefault="00B50F6A"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50F6A" w:rsidRPr="003F7CF1" w:rsidRDefault="00B50F6A"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6"/>
      <w:bookmarkStart w:id="650" w:name="_Toc323656696"/>
      <w:bookmarkStart w:id="651" w:name="_Toc324085434"/>
      <w:bookmarkStart w:id="652" w:name="_Toc383781086"/>
      <w:bookmarkStart w:id="653" w:name="_Toc57656195"/>
      <w:r w:rsidRPr="00903DBA">
        <w:t>Defining our own types</w:t>
      </w:r>
      <w:bookmarkEnd w:id="649"/>
      <w:bookmarkEnd w:id="650"/>
      <w:bookmarkEnd w:id="651"/>
      <w:bookmarkEnd w:id="652"/>
      <w:bookmarkEnd w:id="653"/>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4" w:name="_Toc320485587"/>
      <w:bookmarkStart w:id="655" w:name="_Toc323656697"/>
      <w:bookmarkStart w:id="656" w:name="_Toc324085435"/>
      <w:bookmarkStart w:id="657" w:name="_Toc383781087"/>
      <w:bookmarkStart w:id="658" w:name="_Toc57656196"/>
      <w:r w:rsidRPr="00903DBA">
        <w:t>The Type Size</w:t>
      </w:r>
      <w:bookmarkEnd w:id="654"/>
      <w:bookmarkEnd w:id="655"/>
      <w:bookmarkEnd w:id="656"/>
      <w:bookmarkEnd w:id="657"/>
      <w:bookmarkEnd w:id="658"/>
    </w:p>
    <w:p w14:paraId="2A85A616" w14:textId="7C4815F2"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9"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60" w:name="_Toc320485588"/>
      <w:bookmarkStart w:id="661" w:name="_Toc323656698"/>
      <w:bookmarkStart w:id="662" w:name="_Toc324085436"/>
      <w:bookmarkStart w:id="663" w:name="_Toc383781088"/>
      <w:bookmarkStart w:id="664" w:name="_Toc57656197"/>
      <w:r w:rsidRPr="00903DBA">
        <w:t>Expressions and Operators</w:t>
      </w:r>
      <w:bookmarkEnd w:id="660"/>
      <w:bookmarkEnd w:id="661"/>
      <w:bookmarkEnd w:id="662"/>
      <w:bookmarkEnd w:id="663"/>
      <w:bookmarkEnd w:id="664"/>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50F6A" w:rsidRPr="003F7CF1" w:rsidRDefault="00B50F6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79510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50F6A" w:rsidRPr="003F7CF1" w:rsidRDefault="00B50F6A"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50F6A" w:rsidRPr="003F7CF1" w:rsidRDefault="00B50F6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50F6A" w:rsidRPr="003F7CF1" w:rsidRDefault="00B50F6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50F6A" w:rsidRPr="003F7CF1" w:rsidRDefault="00B50F6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795102"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50F6A" w:rsidRPr="003F7CF1" w:rsidRDefault="00B50F6A"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50F6A" w:rsidRPr="003F7CF1" w:rsidRDefault="00B50F6A"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50F6A" w:rsidRPr="003F7CF1" w:rsidRDefault="00B50F6A"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9"/>
      <w:bookmarkStart w:id="666" w:name="_Toc323656699"/>
      <w:bookmarkStart w:id="667" w:name="_Toc324085437"/>
      <w:bookmarkStart w:id="668" w:name="_Toc383781089"/>
      <w:bookmarkStart w:id="669" w:name="_Toc57656198"/>
      <w:r w:rsidRPr="00903DBA">
        <w:t>Arithmetic Operators</w:t>
      </w:r>
      <w:bookmarkEnd w:id="665"/>
      <w:bookmarkEnd w:id="666"/>
      <w:bookmarkEnd w:id="667"/>
      <w:bookmarkEnd w:id="668"/>
      <w:bookmarkEnd w:id="669"/>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70" w:name="_Toc320485590"/>
      <w:bookmarkStart w:id="671" w:name="_Toc323656700"/>
      <w:bookmarkStart w:id="672" w:name="_Toc324085438"/>
      <w:bookmarkStart w:id="673" w:name="_Toc383781090"/>
      <w:bookmarkStart w:id="674" w:name="_Toc57656199"/>
      <w:r w:rsidRPr="00903DBA">
        <w:rPr>
          <w:rStyle w:val="Italic"/>
          <w:i w:val="0"/>
        </w:rPr>
        <w:t>Pointer Arithmetic</w:t>
      </w:r>
      <w:bookmarkEnd w:id="670"/>
      <w:bookmarkEnd w:id="671"/>
      <w:bookmarkEnd w:id="672"/>
      <w:bookmarkEnd w:id="673"/>
      <w:bookmarkEnd w:id="674"/>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50F6A" w:rsidRPr="003F7CF1" w:rsidRDefault="00B50F6A"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50F6A" w:rsidRPr="003F7CF1" w:rsidRDefault="00B50F6A"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50F6A" w:rsidRPr="003F7CF1" w:rsidRDefault="00B50F6A"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50F6A" w:rsidRPr="003F7CF1" w:rsidRDefault="00B50F6A"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50F6A" w:rsidRPr="003F7CF1" w:rsidRDefault="00B50F6A"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50F6A" w:rsidRPr="003F7CF1" w:rsidRDefault="00B50F6A"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50F6A" w:rsidRPr="003F7CF1" w:rsidRDefault="00B50F6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50F6A" w:rsidRPr="003F7CF1" w:rsidRDefault="00B50F6A"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50F6A" w:rsidRPr="003F7CF1" w:rsidRDefault="00B50F6A"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50F6A" w:rsidRPr="003F7CF1" w:rsidRDefault="00B50F6A"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50F6A" w:rsidRPr="003F7CF1" w:rsidRDefault="00B50F6A"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50F6A" w:rsidRPr="003F7CF1" w:rsidRDefault="00B50F6A"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50F6A" w:rsidRPr="003F7CF1" w:rsidRDefault="00B50F6A"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50F6A" w:rsidRPr="003F7CF1" w:rsidRDefault="00B50F6A"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50F6A" w:rsidRPr="003F7CF1" w:rsidRDefault="00B50F6A"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50F6A" w:rsidRPr="003F7CF1" w:rsidRDefault="00B50F6A"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50F6A" w:rsidRPr="003F7CF1" w:rsidRDefault="00B50F6A"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50F6A" w:rsidRPr="003F7CF1" w:rsidRDefault="00B50F6A"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50F6A" w:rsidRPr="003F7CF1" w:rsidRDefault="00B50F6A"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5" w:name="_Toc320485591"/>
      <w:bookmarkStart w:id="676" w:name="_Toc323656701"/>
      <w:bookmarkStart w:id="677" w:name="_Toc324085439"/>
      <w:bookmarkStart w:id="678" w:name="_Toc383781091"/>
      <w:bookmarkStart w:id="679" w:name="_Toc57656200"/>
      <w:r w:rsidRPr="00903DBA">
        <w:lastRenderedPageBreak/>
        <w:t>Increment and decrement</w:t>
      </w:r>
      <w:bookmarkEnd w:id="675"/>
      <w:bookmarkEnd w:id="676"/>
      <w:bookmarkEnd w:id="677"/>
      <w:bookmarkEnd w:id="678"/>
      <w:bookmarkEnd w:id="679"/>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92"/>
      <w:bookmarkStart w:id="681" w:name="_Toc323656702"/>
      <w:bookmarkStart w:id="682" w:name="_Toc324085440"/>
      <w:bookmarkStart w:id="683" w:name="_Toc383781092"/>
      <w:bookmarkStart w:id="684" w:name="_Toc57656201"/>
      <w:r w:rsidRPr="00903DBA">
        <w:t>Relational Operators</w:t>
      </w:r>
      <w:bookmarkEnd w:id="680"/>
      <w:bookmarkEnd w:id="681"/>
      <w:bookmarkEnd w:id="682"/>
      <w:bookmarkEnd w:id="683"/>
      <w:bookmarkEnd w:id="684"/>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93"/>
      <w:bookmarkStart w:id="686" w:name="_Toc323656703"/>
      <w:bookmarkStart w:id="687" w:name="_Toc324085441"/>
      <w:bookmarkStart w:id="688" w:name="_Toc383781093"/>
      <w:bookmarkStart w:id="689" w:name="_Toc57656202"/>
      <w:r w:rsidRPr="00903DBA">
        <w:t>Logical Operators</w:t>
      </w:r>
      <w:bookmarkEnd w:id="685"/>
      <w:bookmarkEnd w:id="686"/>
      <w:bookmarkEnd w:id="687"/>
      <w:bookmarkEnd w:id="688"/>
      <w:bookmarkEnd w:id="689"/>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0" w:name="_Toc320485594"/>
      <w:bookmarkStart w:id="691" w:name="_Toc323656704"/>
      <w:bookmarkStart w:id="692" w:name="_Toc324085442"/>
      <w:bookmarkStart w:id="693" w:name="_Toc383781094"/>
      <w:bookmarkStart w:id="694" w:name="_Toc57656203"/>
      <w:r w:rsidRPr="00903DBA">
        <w:t>Bitwise Operators</w:t>
      </w:r>
      <w:bookmarkEnd w:id="690"/>
      <w:bookmarkEnd w:id="691"/>
      <w:bookmarkEnd w:id="692"/>
      <w:bookmarkEnd w:id="693"/>
      <w:bookmarkEnd w:id="694"/>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8pt" o:ole="">
            <v:imagedata r:id="rId12" o:title=""/>
          </v:shape>
          <o:OLEObject Type="Embed" ProgID="Equation.3" ShapeID="_x0000_i1027" DrawAspect="Content" ObjectID="_1668795097"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8pt" o:ole="">
            <v:imagedata r:id="rId14" o:title=""/>
          </v:shape>
          <o:OLEObject Type="Embed" ProgID="Equation.3" ShapeID="_x0000_i1028" DrawAspect="Content" ObjectID="_1668795098"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95"/>
      <w:bookmarkStart w:id="696" w:name="_Toc323656705"/>
      <w:bookmarkStart w:id="697" w:name="_Toc324085443"/>
      <w:bookmarkStart w:id="698" w:name="_Toc383781095"/>
      <w:bookmarkStart w:id="699" w:name="_Toc57656204"/>
      <w:r w:rsidRPr="00903DBA">
        <w:t>Assignment</w:t>
      </w:r>
      <w:bookmarkEnd w:id="695"/>
      <w:bookmarkEnd w:id="696"/>
      <w:bookmarkEnd w:id="697"/>
      <w:bookmarkEnd w:id="698"/>
      <w:bookmarkEnd w:id="699"/>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0" w:name="_Toc320485596"/>
      <w:bookmarkStart w:id="701" w:name="_Toc323656706"/>
      <w:bookmarkStart w:id="702" w:name="_Toc324085444"/>
      <w:bookmarkStart w:id="703" w:name="_Toc383781096"/>
      <w:bookmarkStart w:id="704" w:name="_Toc57656205"/>
      <w:r w:rsidRPr="00903DBA">
        <w:t>The Condition Operator</w:t>
      </w:r>
      <w:bookmarkEnd w:id="700"/>
      <w:bookmarkEnd w:id="701"/>
      <w:bookmarkEnd w:id="702"/>
      <w:bookmarkEnd w:id="703"/>
      <w:bookmarkEnd w:id="704"/>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5" w:name="_Toc320485597"/>
      <w:bookmarkStart w:id="706" w:name="_Toc323656707"/>
      <w:bookmarkStart w:id="707" w:name="_Toc324085445"/>
      <w:bookmarkStart w:id="708" w:name="_Toc383781097"/>
      <w:bookmarkStart w:id="709" w:name="_Toc57656206"/>
      <w:r w:rsidRPr="00903DBA">
        <w:t>Precedence and Associatively</w:t>
      </w:r>
      <w:bookmarkEnd w:id="705"/>
      <w:bookmarkEnd w:id="706"/>
      <w:bookmarkEnd w:id="707"/>
      <w:bookmarkEnd w:id="708"/>
      <w:bookmarkEnd w:id="709"/>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10" w:name="_Toc320485598"/>
      <w:bookmarkStart w:id="711" w:name="_Toc323656708"/>
      <w:bookmarkStart w:id="712" w:name="_Toc324085446"/>
      <w:bookmarkStart w:id="713" w:name="_Toc383781098"/>
      <w:bookmarkStart w:id="714" w:name="_Toc57656207"/>
      <w:r w:rsidRPr="00903DBA">
        <w:t>Statements</w:t>
      </w:r>
      <w:bookmarkEnd w:id="710"/>
      <w:bookmarkEnd w:id="711"/>
      <w:bookmarkEnd w:id="712"/>
      <w:bookmarkEnd w:id="713"/>
      <w:bookmarkEnd w:id="714"/>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5" w:name="_Toc320485599"/>
      <w:bookmarkStart w:id="716" w:name="_Toc323656709"/>
      <w:bookmarkStart w:id="717" w:name="_Toc324085447"/>
      <w:bookmarkStart w:id="718" w:name="_Toc383781099"/>
      <w:bookmarkStart w:id="719" w:name="_Toc57656208"/>
      <w:r w:rsidRPr="00903DBA">
        <w:t>Selection statements</w:t>
      </w:r>
      <w:bookmarkEnd w:id="715"/>
      <w:bookmarkEnd w:id="716"/>
      <w:bookmarkEnd w:id="717"/>
      <w:bookmarkEnd w:id="718"/>
      <w:bookmarkEnd w:id="719"/>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600"/>
      <w:bookmarkStart w:id="721" w:name="_Toc323656710"/>
      <w:bookmarkStart w:id="722" w:name="_Toc324085448"/>
      <w:bookmarkStart w:id="723" w:name="_Toc383781100"/>
      <w:bookmarkStart w:id="724" w:name="_Toc57656209"/>
      <w:r w:rsidRPr="00903DBA">
        <w:t>Iteration statements</w:t>
      </w:r>
      <w:bookmarkEnd w:id="720"/>
      <w:bookmarkEnd w:id="721"/>
      <w:bookmarkEnd w:id="722"/>
      <w:bookmarkEnd w:id="723"/>
      <w:bookmarkEnd w:id="724"/>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5" w:name="_Toc320485601"/>
      <w:bookmarkStart w:id="726" w:name="_Toc323656711"/>
      <w:bookmarkStart w:id="727" w:name="_Toc324085449"/>
      <w:bookmarkStart w:id="728" w:name="_Toc383781101"/>
      <w:bookmarkStart w:id="729" w:name="_Toc57656210"/>
      <w:r w:rsidRPr="00903DBA">
        <w:t>Jump statements</w:t>
      </w:r>
      <w:bookmarkEnd w:id="725"/>
      <w:bookmarkEnd w:id="726"/>
      <w:bookmarkEnd w:id="727"/>
      <w:bookmarkEnd w:id="728"/>
      <w:bookmarkEnd w:id="729"/>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0" w:name="_Toc320485602"/>
      <w:bookmarkStart w:id="731" w:name="_Toc323656712"/>
      <w:bookmarkStart w:id="732" w:name="_Toc324085450"/>
      <w:bookmarkStart w:id="733" w:name="_Toc383781102"/>
      <w:bookmarkStart w:id="734" w:name="_Toc57656211"/>
      <w:r w:rsidRPr="00903DBA">
        <w:t>Expression statements</w:t>
      </w:r>
      <w:bookmarkEnd w:id="730"/>
      <w:bookmarkEnd w:id="731"/>
      <w:bookmarkEnd w:id="732"/>
      <w:bookmarkEnd w:id="733"/>
      <w:bookmarkEnd w:id="734"/>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5" w:name="_Toc323656713"/>
      <w:bookmarkStart w:id="736" w:name="_Toc324085451"/>
      <w:bookmarkStart w:id="737" w:name="_Toc383781103"/>
      <w:bookmarkStart w:id="738" w:name="_Toc57656212"/>
      <w:r w:rsidRPr="00903DBA">
        <w:t>Volatile</w:t>
      </w:r>
      <w:bookmarkEnd w:id="735"/>
      <w:bookmarkEnd w:id="736"/>
      <w:bookmarkEnd w:id="737"/>
      <w:bookmarkEnd w:id="738"/>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9"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40" w:author="Stefan Björnander" w:date="2012-05-06T21:16:00Z">
          <w:pPr>
            <w:pStyle w:val="CommandLine"/>
          </w:pPr>
        </w:pPrChange>
      </w:pPr>
    </w:p>
    <w:p w14:paraId="0D44E5CA" w14:textId="77777777" w:rsidR="00E80032" w:rsidRPr="00903DBA" w:rsidRDefault="00E80032">
      <w:pPr>
        <w:pStyle w:val="Code"/>
        <w:pPrChange w:id="741" w:author="Stefan Björnander" w:date="2012-05-06T21:16:00Z">
          <w:pPr>
            <w:pStyle w:val="CommandLine"/>
          </w:pPr>
        </w:pPrChange>
      </w:pPr>
      <w:r w:rsidRPr="00903DBA">
        <w:rPr>
          <w:rFonts w:eastAsia="Times New Roman"/>
          <w:noProof w:val="0"/>
          <w:color w:val="000000" w:themeColor="text1"/>
          <w:rPrChange w:id="742"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743"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44"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45" w:name="_Toc320485603"/>
      <w:bookmarkStart w:id="746" w:name="_Toc323656714"/>
      <w:bookmarkStart w:id="747" w:name="_Toc324085452"/>
      <w:bookmarkStart w:id="748" w:name="_Toc383781104"/>
      <w:bookmarkStart w:id="749" w:name="_Toc57656213"/>
      <w:r w:rsidRPr="00903DBA">
        <w:t>Functions</w:t>
      </w:r>
      <w:bookmarkEnd w:id="745"/>
      <w:bookmarkEnd w:id="746"/>
      <w:bookmarkEnd w:id="747"/>
      <w:bookmarkEnd w:id="748"/>
      <w:bookmarkEnd w:id="749"/>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50F6A" w:rsidRPr="003F7CF1" w:rsidRDefault="00B50F6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50F6A" w:rsidRPr="003F7CF1" w:rsidRDefault="00B50F6A"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50F6A" w:rsidRPr="003F7CF1" w:rsidRDefault="00B50F6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50F6A" w:rsidRPr="003F7CF1" w:rsidRDefault="00B50F6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50F6A" w:rsidRPr="003F7CF1" w:rsidRDefault="00B50F6A"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50F6A" w:rsidRPr="003F7CF1" w:rsidRDefault="00B50F6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50F6A" w:rsidRPr="003F7CF1" w:rsidRDefault="00B50F6A"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50F6A" w:rsidRPr="003F7CF1" w:rsidRDefault="00B50F6A"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50F6A" w:rsidRPr="003F7CF1" w:rsidRDefault="00B50F6A"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50F6A" w:rsidRPr="003F7CF1" w:rsidRDefault="00B50F6A"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50F6A" w:rsidRPr="003F7CF1" w:rsidRDefault="00B50F6A"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50F6A" w:rsidRPr="003F7CF1" w:rsidRDefault="00B50F6A"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50" w:name="_Toc320485604"/>
      <w:bookmarkStart w:id="751" w:name="_Toc323656715"/>
      <w:bookmarkStart w:id="752" w:name="_Toc324085453"/>
      <w:bookmarkStart w:id="753" w:name="_Toc383781105"/>
      <w:bookmarkStart w:id="754" w:name="_Toc57656214"/>
      <w:r w:rsidRPr="00903DBA">
        <w:t>Void Functions</w:t>
      </w:r>
      <w:bookmarkEnd w:id="750"/>
      <w:bookmarkEnd w:id="751"/>
      <w:bookmarkEnd w:id="752"/>
      <w:bookmarkEnd w:id="753"/>
      <w:bookmarkEnd w:id="754"/>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55" w:name="_Toc320485605"/>
      <w:bookmarkStart w:id="756" w:name="_Toc323656716"/>
      <w:bookmarkStart w:id="757" w:name="_Toc324085454"/>
      <w:bookmarkStart w:id="758" w:name="_Toc383781106"/>
      <w:bookmarkStart w:id="759" w:name="_Toc57656215"/>
      <w:r w:rsidRPr="00903DBA">
        <w:t>Local and global variables</w:t>
      </w:r>
      <w:bookmarkEnd w:id="755"/>
      <w:bookmarkEnd w:id="756"/>
      <w:bookmarkEnd w:id="757"/>
      <w:bookmarkEnd w:id="758"/>
      <w:bookmarkEnd w:id="759"/>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60" w:name="_Toc323656717"/>
      <w:bookmarkStart w:id="761" w:name="_Toc324085455"/>
      <w:bookmarkStart w:id="762" w:name="_Toc383781107"/>
      <w:bookmarkStart w:id="763" w:name="_Toc57656216"/>
      <w:r w:rsidRPr="00903DBA">
        <w:t>Inner Blocks with Local Variables</w:t>
      </w:r>
      <w:bookmarkEnd w:id="760"/>
      <w:bookmarkEnd w:id="761"/>
      <w:bookmarkEnd w:id="762"/>
      <w:bookmarkEnd w:id="763"/>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64"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765"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66" w:author="Stefan Björnander" w:date="2012-05-06T21:51:00Z">
            <w:rPr>
              <w:color w:val="0000FF"/>
            </w:rPr>
          </w:rPrChange>
        </w:rPr>
        <w:t>struct</w:t>
      </w:r>
      <w:r w:rsidRPr="00903DBA">
        <w:t xml:space="preserve"> IntPair Block(</w:t>
      </w:r>
      <w:r w:rsidRPr="00903DBA">
        <w:rPr>
          <w:color w:val="000000" w:themeColor="text1"/>
          <w:rPrChange w:id="767"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68" w:name="_Toc320485606"/>
      <w:bookmarkStart w:id="769" w:name="_Toc323656718"/>
      <w:bookmarkStart w:id="770" w:name="_Toc324085456"/>
      <w:bookmarkStart w:id="771" w:name="_Toc383781108"/>
      <w:bookmarkStart w:id="772" w:name="_Toc57656217"/>
      <w:r w:rsidRPr="00903DBA">
        <w:t>Call-by-Value and Call-by-Reference</w:t>
      </w:r>
      <w:bookmarkEnd w:id="768"/>
      <w:bookmarkEnd w:id="769"/>
      <w:bookmarkEnd w:id="770"/>
      <w:bookmarkEnd w:id="771"/>
      <w:bookmarkEnd w:id="772"/>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50F6A" w:rsidRPr="003F7CF1" w:rsidRDefault="00B50F6A"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50F6A" w:rsidRPr="003F7CF1" w:rsidRDefault="00B50F6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50F6A" w:rsidRPr="003F7CF1" w:rsidRDefault="00B50F6A"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50F6A" w:rsidRPr="003F7CF1" w:rsidRDefault="00B50F6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50F6A" w:rsidRPr="003F7CF1" w:rsidRDefault="00B50F6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50F6A" w:rsidRPr="003F7CF1" w:rsidRDefault="00B50F6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50F6A" w:rsidRPr="003F7CF1" w:rsidRDefault="00B50F6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50F6A" w:rsidRPr="003F7CF1" w:rsidRDefault="00B50F6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50F6A" w:rsidRPr="003F7CF1" w:rsidRDefault="00B50F6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50F6A" w:rsidRPr="003F7CF1" w:rsidRDefault="00B50F6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50F6A" w:rsidRPr="003F7CF1" w:rsidRDefault="00B50F6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50F6A" w:rsidRPr="003F7CF1" w:rsidRDefault="00B50F6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50F6A" w:rsidRPr="003F7CF1" w:rsidRDefault="00B50F6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50F6A" w:rsidRPr="003F7CF1" w:rsidRDefault="00B50F6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50F6A" w:rsidRPr="003F7CF1" w:rsidRDefault="00B50F6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50F6A" w:rsidRPr="003F7CF1" w:rsidRDefault="00B50F6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50F6A" w:rsidRPr="003F7CF1" w:rsidRDefault="00B50F6A"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50F6A" w:rsidRPr="003F7CF1" w:rsidRDefault="00B50F6A"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50F6A" w:rsidRPr="003F7CF1" w:rsidRDefault="00B50F6A"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50F6A" w:rsidRPr="003F7CF1" w:rsidRDefault="00B50F6A"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50F6A" w:rsidRPr="003F7CF1" w:rsidRDefault="00B50F6A"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50F6A" w:rsidRPr="003F7CF1" w:rsidRDefault="00B50F6A"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50F6A" w:rsidRPr="003F7CF1" w:rsidRDefault="00B50F6A"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50F6A" w:rsidRPr="003F7CF1" w:rsidRDefault="00B50F6A"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50F6A" w:rsidRPr="003F7CF1" w:rsidRDefault="00B50F6A"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50F6A" w:rsidRPr="003F7CF1" w:rsidRDefault="00B50F6A"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50F6A" w:rsidRPr="003F7CF1" w:rsidRDefault="00B50F6A"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50F6A" w:rsidRPr="003F7CF1" w:rsidRDefault="00B50F6A"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50F6A" w:rsidRPr="003F7CF1" w:rsidRDefault="00B50F6A"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50F6A" w:rsidRPr="003F7CF1" w:rsidRDefault="00B50F6A"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50F6A" w:rsidRPr="003F7CF1" w:rsidRDefault="00B50F6A"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50F6A" w:rsidRPr="003F7CF1" w:rsidRDefault="00B50F6A"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50F6A" w:rsidRPr="003F7CF1" w:rsidRDefault="00B50F6A"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50F6A" w:rsidRPr="003F7CF1" w:rsidRDefault="00B50F6A"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50F6A" w:rsidRPr="003F7CF1" w:rsidRDefault="00B50F6A"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50F6A" w:rsidRPr="003F7CF1" w:rsidRDefault="00B50F6A"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50F6A" w:rsidRPr="003F7CF1" w:rsidRDefault="00B50F6A"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50F6A" w:rsidRPr="003F7CF1" w:rsidRDefault="00B50F6A"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50F6A" w:rsidRPr="003F7CF1" w:rsidRDefault="00B50F6A"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50F6A" w:rsidRPr="003F7CF1" w:rsidRDefault="00B50F6A"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50F6A" w:rsidRPr="003F7CF1" w:rsidRDefault="00B50F6A"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50F6A" w:rsidRPr="003F7CF1" w:rsidRDefault="00B50F6A"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50F6A" w:rsidRPr="003F7CF1" w:rsidRDefault="00B50F6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50F6A" w:rsidRPr="003F7CF1" w:rsidRDefault="00B50F6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50F6A" w:rsidRPr="003F7CF1" w:rsidRDefault="00B50F6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50F6A" w:rsidRPr="003F7CF1" w:rsidRDefault="00B50F6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50F6A" w:rsidRPr="003F7CF1" w:rsidRDefault="00B50F6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50F6A" w:rsidRPr="003F7CF1" w:rsidRDefault="00B50F6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50F6A" w:rsidRPr="003F7CF1" w:rsidRDefault="00B50F6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50F6A" w:rsidRPr="003F7CF1" w:rsidRDefault="00B50F6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50F6A" w:rsidRPr="003F7CF1" w:rsidRDefault="00B50F6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50F6A" w:rsidRPr="003F7CF1" w:rsidRDefault="00B50F6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50F6A" w:rsidRPr="003F7CF1" w:rsidRDefault="00B50F6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50F6A" w:rsidRPr="003F7CF1" w:rsidRDefault="00B50F6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50F6A" w:rsidRPr="003F7CF1" w:rsidRDefault="00B50F6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50F6A" w:rsidRPr="003F7CF1" w:rsidRDefault="00B50F6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50F6A" w:rsidRPr="003F7CF1" w:rsidRDefault="00B50F6A"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50F6A" w:rsidRPr="003F7CF1" w:rsidRDefault="00B50F6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50F6A" w:rsidRPr="003F7CF1" w:rsidRDefault="00B50F6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50F6A" w:rsidRPr="003F7CF1" w:rsidRDefault="00B50F6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50F6A" w:rsidRPr="003F7CF1" w:rsidRDefault="00B50F6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50F6A" w:rsidRPr="003F7CF1" w:rsidRDefault="00B50F6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50F6A" w:rsidRPr="003F7CF1" w:rsidRDefault="00B50F6A"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50F6A" w:rsidRPr="003F7CF1" w:rsidRDefault="00B50F6A"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50F6A" w:rsidRPr="003F7CF1" w:rsidRDefault="00B50F6A"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50F6A" w:rsidRPr="003F7CF1" w:rsidRDefault="00B50F6A"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50F6A" w:rsidRPr="003F7CF1" w:rsidRDefault="00B50F6A"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50F6A" w:rsidRPr="003F7CF1" w:rsidRDefault="00B50F6A"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50F6A" w:rsidRPr="003F7CF1" w:rsidRDefault="00B50F6A"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50F6A" w:rsidRPr="003F7CF1" w:rsidRDefault="00B50F6A"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50F6A" w:rsidRPr="003F7CF1" w:rsidRDefault="00B50F6A"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50F6A" w:rsidRPr="003F7CF1" w:rsidRDefault="00B50F6A"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50F6A" w:rsidRPr="003F7CF1" w:rsidRDefault="00B50F6A"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50F6A" w:rsidRPr="003F7CF1" w:rsidRDefault="00B50F6A"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50F6A" w:rsidRPr="003F7CF1" w:rsidRDefault="00B50F6A"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50F6A" w:rsidRPr="003F7CF1" w:rsidRDefault="00B50F6A"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50F6A" w:rsidRPr="003F7CF1" w:rsidRDefault="00B50F6A"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50F6A" w:rsidRPr="003F7CF1" w:rsidRDefault="00B50F6A"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50F6A" w:rsidRPr="003F7CF1" w:rsidRDefault="00B50F6A"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50F6A" w:rsidRPr="003F7CF1" w:rsidRDefault="00B50F6A"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50F6A" w:rsidRPr="003F7CF1" w:rsidRDefault="00B50F6A"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50F6A" w:rsidRPr="003F7CF1" w:rsidRDefault="00B50F6A"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50F6A" w:rsidRPr="003F7CF1" w:rsidRDefault="00B50F6A"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50F6A" w:rsidRPr="003F7CF1" w:rsidRDefault="00B50F6A"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50F6A" w:rsidRPr="003F7CF1" w:rsidRDefault="00B50F6A"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50F6A" w:rsidRPr="003F7CF1" w:rsidRDefault="00B50F6A"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50F6A" w:rsidRPr="003F7CF1" w:rsidRDefault="00B50F6A"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50F6A" w:rsidRPr="003F7CF1" w:rsidRDefault="00B50F6A"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50F6A" w:rsidRPr="003F7CF1" w:rsidRDefault="00B50F6A"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50F6A" w:rsidRPr="003F7CF1" w:rsidRDefault="00B50F6A"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50F6A" w:rsidRPr="003F7CF1" w:rsidRDefault="00B50F6A"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50F6A" w:rsidRPr="003F7CF1" w:rsidRDefault="00B50F6A"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50F6A" w:rsidRPr="003F7CF1" w:rsidRDefault="00B50F6A"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73" w:name="_Toc320485607"/>
      <w:bookmarkStart w:id="774" w:name="_Toc323656719"/>
      <w:bookmarkStart w:id="775" w:name="_Toc324085457"/>
      <w:bookmarkStart w:id="776" w:name="_Toc383781109"/>
      <w:bookmarkStart w:id="777" w:name="_Toc57656218"/>
      <w:r w:rsidRPr="00903DBA">
        <w:t>Static, Extern, and Register Variables</w:t>
      </w:r>
      <w:bookmarkEnd w:id="773"/>
      <w:bookmarkEnd w:id="774"/>
      <w:bookmarkEnd w:id="775"/>
      <w:bookmarkEnd w:id="776"/>
      <w:bookmarkEnd w:id="777"/>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78" w:name="_Toc320485608"/>
      <w:bookmarkStart w:id="779" w:name="_Toc323656720"/>
      <w:bookmarkStart w:id="780" w:name="_Toc324085458"/>
      <w:bookmarkStart w:id="781" w:name="_Toc383781110"/>
      <w:bookmarkStart w:id="782" w:name="_Toc57656219"/>
      <w:r w:rsidRPr="00903DBA">
        <w:t>Recursion</w:t>
      </w:r>
      <w:bookmarkEnd w:id="778"/>
      <w:bookmarkEnd w:id="779"/>
      <w:bookmarkEnd w:id="780"/>
      <w:bookmarkEnd w:id="781"/>
      <w:bookmarkEnd w:id="782"/>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pt;height:12pt" o:ole="" fillcolor="window">
            <v:imagedata r:id="rId16" o:title=""/>
          </v:shape>
          <o:OLEObject Type="Embed" ProgID="Equation.3" ShapeID="_x0000_i1029" DrawAspect="Content" ObjectID="_1668795099"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83" w:name="_Toc320485609"/>
      <w:bookmarkStart w:id="784" w:name="_Toc323656721"/>
      <w:bookmarkStart w:id="785" w:name="_Toc324085459"/>
      <w:bookmarkStart w:id="786" w:name="_Toc383781111"/>
      <w:bookmarkStart w:id="787" w:name="_Toc57656220"/>
      <w:r w:rsidRPr="00903DBA">
        <w:t>Definition</w:t>
      </w:r>
      <w:r w:rsidR="00E80032" w:rsidRPr="00903DBA">
        <w:t xml:space="preserve"> and Declaration</w:t>
      </w:r>
      <w:bookmarkEnd w:id="783"/>
      <w:bookmarkEnd w:id="784"/>
      <w:bookmarkEnd w:id="785"/>
      <w:bookmarkEnd w:id="786"/>
      <w:bookmarkEnd w:id="787"/>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8795100"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8795101"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88" w:name="_Toc320485610"/>
      <w:bookmarkStart w:id="789" w:name="_Toc323656722"/>
      <w:bookmarkStart w:id="790" w:name="_Toc324085460"/>
      <w:bookmarkStart w:id="791" w:name="_Toc383781112"/>
      <w:bookmarkStart w:id="792" w:name="_Toc57656221"/>
      <w:r w:rsidRPr="00903DBA">
        <w:t>Higher-Order Functions</w:t>
      </w:r>
      <w:bookmarkEnd w:id="788"/>
      <w:bookmarkEnd w:id="789"/>
      <w:bookmarkEnd w:id="790"/>
      <w:bookmarkEnd w:id="791"/>
      <w:bookmarkEnd w:id="792"/>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93" w:name="_Toc320485611"/>
      <w:bookmarkStart w:id="794" w:name="_Toc323656723"/>
      <w:bookmarkStart w:id="795" w:name="_Toc324085461"/>
      <w:bookmarkStart w:id="796" w:name="_Toc383781113"/>
      <w:bookmarkStart w:id="797" w:name="_Ref383865210"/>
      <w:bookmarkStart w:id="798" w:name="_Toc57656222"/>
      <w:r w:rsidRPr="00903DBA">
        <w:t>Structures and Linked Lists</w:t>
      </w:r>
      <w:bookmarkEnd w:id="793"/>
      <w:bookmarkEnd w:id="794"/>
      <w:bookmarkEnd w:id="795"/>
      <w:bookmarkEnd w:id="796"/>
      <w:bookmarkEnd w:id="797"/>
      <w:bookmarkEnd w:id="798"/>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50F6A" w:rsidRPr="003F7CF1" w:rsidRDefault="00B50F6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50F6A" w:rsidRPr="003F7CF1" w:rsidRDefault="00B50F6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50F6A" w:rsidRPr="003F7CF1" w:rsidRDefault="00B50F6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50F6A" w:rsidRPr="003F7CF1" w:rsidRDefault="00B50F6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50F6A" w:rsidRPr="003F7CF1" w:rsidRDefault="00B50F6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50F6A" w:rsidRPr="003F7CF1" w:rsidRDefault="00B50F6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50F6A" w:rsidRPr="003F7CF1" w:rsidRDefault="00B50F6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50F6A" w:rsidRPr="003F7CF1" w:rsidRDefault="00B50F6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50F6A" w:rsidRPr="003F7CF1" w:rsidRDefault="00B50F6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50F6A" w:rsidRPr="003F7CF1" w:rsidRDefault="00B50F6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50F6A" w:rsidRPr="003F7CF1" w:rsidRDefault="00B50F6A"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50F6A" w:rsidRPr="003F7CF1" w:rsidRDefault="00B50F6A"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50F6A" w:rsidRPr="003F7CF1" w:rsidRDefault="00B50F6A"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50F6A" w:rsidRPr="003F7CF1" w:rsidRDefault="00B50F6A"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50F6A" w:rsidRPr="003F7CF1" w:rsidRDefault="00B50F6A"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50F6A" w:rsidRPr="003F7CF1" w:rsidRDefault="00B50F6A"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50F6A" w:rsidRPr="003F7CF1" w:rsidRDefault="00B50F6A"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50F6A" w:rsidRPr="003F7CF1" w:rsidRDefault="00B50F6A"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50F6A" w:rsidRPr="003F7CF1" w:rsidRDefault="00B50F6A"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50F6A" w:rsidRPr="003F7CF1" w:rsidRDefault="00B50F6A"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50F6A" w:rsidRPr="003F7CF1" w:rsidRDefault="00B50F6A"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50F6A" w:rsidRPr="003F7CF1" w:rsidRDefault="00B50F6A"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50F6A" w:rsidRPr="003F7CF1" w:rsidRDefault="00B50F6A"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9" w:name="_Toc320485612"/>
      <w:bookmarkStart w:id="800" w:name="_Toc323656724"/>
      <w:bookmarkStart w:id="801" w:name="_Toc324085462"/>
      <w:bookmarkStart w:id="802" w:name="_Toc383781114"/>
      <w:bookmarkStart w:id="803" w:name="_Toc57656223"/>
      <w:r w:rsidRPr="00903DBA">
        <w:t>Stacks and Linked Lists</w:t>
      </w:r>
      <w:bookmarkEnd w:id="799"/>
      <w:bookmarkEnd w:id="800"/>
      <w:bookmarkEnd w:id="801"/>
      <w:bookmarkEnd w:id="802"/>
      <w:bookmarkEnd w:id="803"/>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50F6A" w:rsidRPr="003F7CF1" w:rsidRDefault="00B50F6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50F6A" w:rsidRPr="003F7CF1" w:rsidRDefault="00B50F6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50F6A" w:rsidRPr="003F7CF1" w:rsidRDefault="00B50F6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50F6A" w:rsidRPr="003F7CF1" w:rsidRDefault="00B50F6A" w:rsidP="00E80032">
                              <w:pPr>
                                <w:pStyle w:val="SourceCodeBoxText"/>
                                <w:rPr>
                                  <w:sz w:val="19"/>
                                  <w:szCs w:val="19"/>
                                  <w:lang w:val="en-US"/>
                                </w:rPr>
                              </w:pPr>
                              <w:r w:rsidRPr="003F7CF1">
                                <w:rPr>
                                  <w:sz w:val="19"/>
                                  <w:szCs w:val="19"/>
                                  <w:lang w:val="en-US"/>
                                </w:rPr>
                                <w:t>push 1</w:t>
                              </w:r>
                            </w:p>
                            <w:p w14:paraId="3C159322" w14:textId="77777777" w:rsidR="00B50F6A" w:rsidRPr="003F7CF1" w:rsidRDefault="00B50F6A" w:rsidP="00E80032">
                              <w:pPr>
                                <w:pStyle w:val="SourceCodeBoxText"/>
                                <w:rPr>
                                  <w:sz w:val="19"/>
                                  <w:szCs w:val="19"/>
                                  <w:lang w:val="en-US"/>
                                </w:rPr>
                              </w:pPr>
                              <w:r w:rsidRPr="003F7CF1">
                                <w:rPr>
                                  <w:sz w:val="19"/>
                                  <w:szCs w:val="19"/>
                                  <w:lang w:val="en-US"/>
                                </w:rPr>
                                <w:t>push 2</w:t>
                              </w:r>
                            </w:p>
                            <w:p w14:paraId="22BA48C9" w14:textId="77777777" w:rsidR="00B50F6A" w:rsidRPr="003F7CF1" w:rsidRDefault="00B50F6A" w:rsidP="00E80032">
                              <w:pPr>
                                <w:pStyle w:val="SourceCodeBoxText"/>
                                <w:rPr>
                                  <w:sz w:val="19"/>
                                  <w:szCs w:val="19"/>
                                  <w:lang w:val="en-US"/>
                                </w:rPr>
                              </w:pPr>
                              <w:r w:rsidRPr="003F7CF1">
                                <w:rPr>
                                  <w:sz w:val="19"/>
                                  <w:szCs w:val="19"/>
                                  <w:lang w:val="en-US"/>
                                </w:rPr>
                                <w:t>push 3</w:t>
                              </w:r>
                            </w:p>
                            <w:p w14:paraId="5F86FACB"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50F6A" w:rsidRPr="003F7CF1" w:rsidRDefault="00B50F6A"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50F6A" w:rsidRPr="003F7CF1" w:rsidRDefault="00B50F6A"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50F6A" w:rsidRPr="003F7CF1" w:rsidRDefault="00B50F6A"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50F6A" w:rsidRPr="003F7CF1" w:rsidRDefault="00B50F6A" w:rsidP="00E80032">
                        <w:pPr>
                          <w:pStyle w:val="SourceCodeBoxText"/>
                          <w:rPr>
                            <w:sz w:val="19"/>
                            <w:szCs w:val="19"/>
                            <w:lang w:val="en-US"/>
                          </w:rPr>
                        </w:pPr>
                        <w:r w:rsidRPr="003F7CF1">
                          <w:rPr>
                            <w:sz w:val="19"/>
                            <w:szCs w:val="19"/>
                            <w:lang w:val="en-US"/>
                          </w:rPr>
                          <w:t>push 1</w:t>
                        </w:r>
                      </w:p>
                      <w:p w14:paraId="3C159322" w14:textId="77777777" w:rsidR="00B50F6A" w:rsidRPr="003F7CF1" w:rsidRDefault="00B50F6A" w:rsidP="00E80032">
                        <w:pPr>
                          <w:pStyle w:val="SourceCodeBoxText"/>
                          <w:rPr>
                            <w:sz w:val="19"/>
                            <w:szCs w:val="19"/>
                            <w:lang w:val="en-US"/>
                          </w:rPr>
                        </w:pPr>
                        <w:r w:rsidRPr="003F7CF1">
                          <w:rPr>
                            <w:sz w:val="19"/>
                            <w:szCs w:val="19"/>
                            <w:lang w:val="en-US"/>
                          </w:rPr>
                          <w:t>push 2</w:t>
                        </w:r>
                      </w:p>
                      <w:p w14:paraId="22BA48C9" w14:textId="77777777" w:rsidR="00B50F6A" w:rsidRPr="003F7CF1" w:rsidRDefault="00B50F6A" w:rsidP="00E80032">
                        <w:pPr>
                          <w:pStyle w:val="SourceCodeBoxText"/>
                          <w:rPr>
                            <w:sz w:val="19"/>
                            <w:szCs w:val="19"/>
                            <w:lang w:val="en-US"/>
                          </w:rPr>
                        </w:pPr>
                        <w:r w:rsidRPr="003F7CF1">
                          <w:rPr>
                            <w:sz w:val="19"/>
                            <w:szCs w:val="19"/>
                            <w:lang w:val="en-US"/>
                          </w:rPr>
                          <w:t>push 3</w:t>
                        </w:r>
                      </w:p>
                      <w:p w14:paraId="5F86FACB" w14:textId="77777777" w:rsidR="00B50F6A" w:rsidRPr="003F7CF1" w:rsidRDefault="00B50F6A"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50F6A" w:rsidRPr="003F7CF1" w:rsidRDefault="00B50F6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50F6A" w:rsidRPr="003F7CF1" w:rsidRDefault="00B50F6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50F6A" w:rsidRPr="003F7CF1" w:rsidRDefault="00B50F6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50F6A" w:rsidRPr="003F7CF1" w:rsidRDefault="00B50F6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50F6A" w:rsidRPr="003F7CF1" w:rsidRDefault="00B50F6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50F6A" w:rsidRPr="003F7CF1" w:rsidRDefault="00B50F6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50F6A" w:rsidRPr="003F7CF1" w:rsidRDefault="00B50F6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50F6A" w:rsidRPr="003F7CF1" w:rsidRDefault="00B50F6A"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50F6A" w:rsidRPr="003F7CF1" w:rsidRDefault="00B50F6A"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50F6A" w:rsidRPr="003F7CF1" w:rsidRDefault="00B50F6A"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50F6A" w:rsidRPr="003F7CF1" w:rsidRDefault="00B50F6A"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50F6A" w:rsidRPr="003F7CF1" w:rsidRDefault="00B50F6A"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50F6A" w:rsidRPr="003F7CF1" w:rsidRDefault="00B50F6A"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50F6A" w:rsidRPr="003F7CF1" w:rsidRDefault="00B50F6A"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50F6A" w:rsidRPr="003F7CF1" w:rsidRDefault="00B50F6A"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50F6A" w:rsidRPr="003F7CF1" w:rsidRDefault="00B50F6A"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50F6A" w:rsidRPr="003F7CF1" w:rsidRDefault="00B50F6A"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50F6A" w:rsidRPr="003F7CF1" w:rsidRDefault="00B50F6A"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50F6A" w:rsidRPr="003F7CF1" w:rsidRDefault="00B50F6A"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50F6A" w:rsidRPr="003F7CF1" w:rsidRDefault="00B50F6A"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50F6A" w:rsidRPr="003F7CF1" w:rsidRDefault="00B50F6A"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50F6A" w:rsidRPr="003F7CF1" w:rsidRDefault="00B50F6A"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50F6A" w:rsidRPr="003F7CF1" w:rsidRDefault="00B50F6A"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50F6A" w:rsidRPr="003F7CF1" w:rsidRDefault="00B50F6A"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50F6A" w:rsidRPr="003F7CF1" w:rsidRDefault="00B50F6A"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50F6A" w:rsidRPr="003F7CF1" w:rsidRDefault="00B50F6A"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50F6A" w:rsidRPr="003F7CF1" w:rsidRDefault="00B50F6A" w:rsidP="00E80032">
                              <w:pPr>
                                <w:pStyle w:val="SourceCodeBoxText"/>
                                <w:rPr>
                                  <w:sz w:val="19"/>
                                  <w:szCs w:val="19"/>
                                  <w:lang w:val="en-US"/>
                                </w:rPr>
                              </w:pPr>
                              <w:r w:rsidRPr="003F7CF1">
                                <w:rPr>
                                  <w:sz w:val="19"/>
                                  <w:szCs w:val="19"/>
                                  <w:lang w:val="en-US"/>
                                </w:rPr>
                                <w:t>3</w:t>
                              </w:r>
                            </w:p>
                            <w:p w14:paraId="40F6D3AC" w14:textId="77777777" w:rsidR="00B50F6A" w:rsidRPr="003F7CF1" w:rsidRDefault="00B50F6A"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50F6A" w:rsidRPr="003F7CF1" w:rsidRDefault="00B50F6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50F6A" w:rsidRPr="003F7CF1" w:rsidRDefault="00B50F6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50F6A" w:rsidRPr="003F7CF1" w:rsidRDefault="00B50F6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50F6A" w:rsidRPr="003F7CF1" w:rsidRDefault="00B50F6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50F6A" w:rsidRPr="003F7CF1" w:rsidRDefault="00B50F6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50F6A" w:rsidRPr="003F7CF1" w:rsidRDefault="00B50F6A"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50F6A" w:rsidRPr="003F7CF1" w:rsidRDefault="00B50F6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50F6A" w:rsidRPr="003F7CF1" w:rsidRDefault="00B50F6A"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50F6A" w:rsidRPr="003F7CF1" w:rsidRDefault="00B50F6A" w:rsidP="00E80032">
                        <w:pPr>
                          <w:pStyle w:val="SourceCodeBoxText"/>
                          <w:rPr>
                            <w:sz w:val="19"/>
                            <w:szCs w:val="19"/>
                            <w:lang w:val="en-US"/>
                          </w:rPr>
                        </w:pPr>
                        <w:r w:rsidRPr="003F7CF1">
                          <w:rPr>
                            <w:sz w:val="19"/>
                            <w:szCs w:val="19"/>
                            <w:lang w:val="en-US"/>
                          </w:rPr>
                          <w:t>3</w:t>
                        </w:r>
                      </w:p>
                      <w:p w14:paraId="40F6D3AC" w14:textId="77777777" w:rsidR="00B50F6A" w:rsidRPr="003F7CF1" w:rsidRDefault="00B50F6A"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50F6A" w:rsidRPr="003F7CF1" w:rsidRDefault="00B50F6A"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50F6A" w:rsidRPr="003F7CF1" w:rsidRDefault="00B50F6A"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50F6A" w:rsidRPr="003F7CF1" w:rsidRDefault="00B50F6A"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50F6A" w:rsidRPr="003F7CF1" w:rsidRDefault="00B50F6A"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50F6A" w:rsidRPr="003F7CF1" w:rsidRDefault="00B50F6A"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50F6A" w:rsidRPr="003F7CF1" w:rsidRDefault="00B50F6A"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50F6A" w:rsidRPr="003F7CF1" w:rsidRDefault="00B50F6A"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50F6A" w:rsidRPr="003F7CF1" w:rsidRDefault="00B50F6A"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50F6A" w:rsidRPr="003F7CF1" w:rsidRDefault="00B50F6A"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50F6A" w:rsidRPr="003F7CF1" w:rsidRDefault="00B50F6A"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50F6A" w:rsidRPr="003F7CF1" w:rsidRDefault="00B50F6A"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50F6A" w:rsidRPr="003F7CF1" w:rsidRDefault="00B50F6A"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04" w:name="_Toc320485613"/>
      <w:bookmarkStart w:id="805" w:name="_Toc323656725"/>
      <w:bookmarkStart w:id="806" w:name="_Toc324085463"/>
      <w:bookmarkStart w:id="807" w:name="_Toc383781115"/>
      <w:bookmarkStart w:id="808" w:name="_Toc57656224"/>
      <w:r w:rsidRPr="00903DBA">
        <w:t>Unions</w:t>
      </w:r>
      <w:bookmarkEnd w:id="804"/>
      <w:bookmarkEnd w:id="805"/>
      <w:bookmarkEnd w:id="806"/>
      <w:bookmarkEnd w:id="807"/>
      <w:bookmarkEnd w:id="808"/>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9" w:name="_Toc320485614"/>
      <w:bookmarkStart w:id="810" w:name="_Toc323656726"/>
      <w:bookmarkStart w:id="811" w:name="_Toc324085464"/>
      <w:bookmarkStart w:id="812" w:name="_Toc383781116"/>
      <w:bookmarkStart w:id="813" w:name="_Toc57656225"/>
      <w:r w:rsidRPr="00903DBA">
        <w:t>Bitfields</w:t>
      </w:r>
      <w:bookmarkEnd w:id="809"/>
      <w:bookmarkEnd w:id="810"/>
      <w:bookmarkEnd w:id="811"/>
      <w:bookmarkEnd w:id="812"/>
      <w:bookmarkEnd w:id="813"/>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14"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15" w:name="_Toc320485616"/>
      <w:bookmarkStart w:id="816" w:name="_Toc323656727"/>
      <w:bookmarkStart w:id="817" w:name="_Toc324085465"/>
      <w:bookmarkStart w:id="818" w:name="_Toc383781117"/>
      <w:bookmarkStart w:id="819" w:name="_Toc57656226"/>
      <w:r w:rsidRPr="00903DBA">
        <w:t>Structures with function pointers</w:t>
      </w:r>
      <w:bookmarkEnd w:id="815"/>
      <w:bookmarkEnd w:id="816"/>
      <w:bookmarkEnd w:id="817"/>
      <w:bookmarkEnd w:id="818"/>
      <w:bookmarkEnd w:id="819"/>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20" w:name="_Toc320485619"/>
      <w:bookmarkStart w:id="821" w:name="_Toc323656728"/>
      <w:bookmarkStart w:id="822" w:name="_Toc324085466"/>
      <w:bookmarkStart w:id="823" w:name="_Toc383781118"/>
      <w:bookmarkStart w:id="824" w:name="_Ref383781494"/>
      <w:bookmarkStart w:id="825" w:name="_Ref383865235"/>
      <w:bookmarkStart w:id="826" w:name="_Ref383865434"/>
      <w:bookmarkStart w:id="827" w:name="_Ref383866090"/>
      <w:bookmarkStart w:id="828" w:name="_Toc57656227"/>
      <w:r w:rsidRPr="00903DBA">
        <w:t>The Preprocessor</w:t>
      </w:r>
      <w:bookmarkEnd w:id="820"/>
      <w:bookmarkEnd w:id="821"/>
      <w:bookmarkEnd w:id="822"/>
      <w:bookmarkEnd w:id="823"/>
      <w:bookmarkEnd w:id="824"/>
      <w:bookmarkEnd w:id="825"/>
      <w:bookmarkEnd w:id="826"/>
      <w:bookmarkEnd w:id="827"/>
      <w:bookmarkEnd w:id="828"/>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9" w:name="_Toc320485618"/>
      <w:bookmarkStart w:id="830" w:name="_Toc323656729"/>
      <w:bookmarkStart w:id="831" w:name="_Toc324085467"/>
      <w:bookmarkStart w:id="832" w:name="_Toc383781119"/>
      <w:bookmarkStart w:id="833" w:name="_Toc57656228"/>
      <w:bookmarkStart w:id="834" w:name="_Toc320485621"/>
      <w:r w:rsidRPr="00903DBA">
        <w:t>The Standard Library</w:t>
      </w:r>
      <w:bookmarkEnd w:id="829"/>
      <w:bookmarkEnd w:id="830"/>
      <w:bookmarkEnd w:id="831"/>
      <w:bookmarkEnd w:id="832"/>
      <w:bookmarkEnd w:id="833"/>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35" w:name="_Toc323656730"/>
      <w:bookmarkStart w:id="836" w:name="_Toc324085468"/>
      <w:bookmarkStart w:id="837" w:name="_Toc383781120"/>
      <w:bookmarkStart w:id="838" w:name="_Toc57656229"/>
      <w:r w:rsidRPr="00903DBA">
        <w:t>File Management</w:t>
      </w:r>
      <w:bookmarkEnd w:id="835"/>
      <w:bookmarkEnd w:id="836"/>
      <w:bookmarkEnd w:id="837"/>
      <w:bookmarkEnd w:id="838"/>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9" w:name="_Toc323656731"/>
      <w:bookmarkStart w:id="840" w:name="_Toc324085469"/>
      <w:bookmarkStart w:id="841" w:name="_Toc383781121"/>
      <w:bookmarkStart w:id="842" w:name="_Toc57656230"/>
      <w:r w:rsidRPr="00903DBA">
        <w:t>Program Parameters</w:t>
      </w:r>
      <w:bookmarkEnd w:id="839"/>
      <w:bookmarkEnd w:id="840"/>
      <w:bookmarkEnd w:id="841"/>
      <w:bookmarkEnd w:id="842"/>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43" w:name="_Toc323656732"/>
      <w:bookmarkStart w:id="844" w:name="_Toc324085470"/>
      <w:bookmarkStart w:id="845" w:name="_Toc383781122"/>
      <w:bookmarkStart w:id="846" w:name="_Toc57656231"/>
      <w:r w:rsidRPr="00903DBA">
        <w:t>Environment Functions</w:t>
      </w:r>
      <w:bookmarkEnd w:id="843"/>
      <w:bookmarkEnd w:id="844"/>
      <w:bookmarkEnd w:id="845"/>
      <w:bookmarkEnd w:id="846"/>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47"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void</w:t>
      </w:r>
      <w:r w:rsidRPr="00903DBA">
        <w:t xml:space="preserve"> ExitFunction(</w:t>
      </w:r>
      <w:r w:rsidRPr="00903DBA">
        <w:rPr>
          <w:color w:val="000000" w:themeColor="text1"/>
          <w:rPrChange w:id="849"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50"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51" w:name="_Toc323656733"/>
      <w:bookmarkStart w:id="852" w:name="_Toc324085471"/>
      <w:bookmarkStart w:id="853" w:name="_Toc383781123"/>
      <w:bookmarkStart w:id="854" w:name="_Ref383865473"/>
      <w:bookmarkStart w:id="855" w:name="_Ref383865556"/>
      <w:bookmarkStart w:id="856" w:name="_Toc57656232"/>
      <w:r w:rsidRPr="00903DBA">
        <w:lastRenderedPageBreak/>
        <w:t>Searching and Sorting</w:t>
      </w:r>
      <w:bookmarkEnd w:id="851"/>
      <w:bookmarkEnd w:id="852"/>
      <w:bookmarkEnd w:id="853"/>
      <w:bookmarkEnd w:id="854"/>
      <w:bookmarkEnd w:id="855"/>
      <w:bookmarkEnd w:id="856"/>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57"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58" w:author="Stefan Björnander" w:date="2012-05-06T21:51:00Z">
            <w:rPr>
              <w:color w:val="0000FF"/>
            </w:rPr>
          </w:rPrChange>
        </w:rPr>
        <w:t>int</w:t>
      </w:r>
      <w:r w:rsidRPr="00903DBA">
        <w:t xml:space="preserve"> CompareIntegers(</w:t>
      </w:r>
      <w:r w:rsidRPr="00903DBA">
        <w:rPr>
          <w:color w:val="000000" w:themeColor="text1"/>
          <w:rPrChange w:id="859" w:author="Stefan Björnander" w:date="2012-05-06T21:51:00Z">
            <w:rPr>
              <w:color w:val="0000FF"/>
            </w:rPr>
          </w:rPrChange>
        </w:rPr>
        <w:t>const</w:t>
      </w:r>
      <w:r w:rsidRPr="00903DBA">
        <w:t xml:space="preserve"> </w:t>
      </w:r>
      <w:r w:rsidRPr="00903DBA">
        <w:rPr>
          <w:color w:val="000000" w:themeColor="text1"/>
          <w:rPrChange w:id="860" w:author="Stefan Björnander" w:date="2012-05-06T21:51:00Z">
            <w:rPr>
              <w:color w:val="0000FF"/>
            </w:rPr>
          </w:rPrChange>
        </w:rPr>
        <w:t>int</w:t>
      </w:r>
      <w:r w:rsidRPr="00903DBA">
        <w:t xml:space="preserve">* intPtr1, </w:t>
      </w:r>
      <w:r w:rsidRPr="00903DBA">
        <w:rPr>
          <w:color w:val="000000" w:themeColor="text1"/>
          <w:rPrChange w:id="861" w:author="Stefan Björnander" w:date="2012-05-06T21:51:00Z">
            <w:rPr>
              <w:color w:val="0000FF"/>
            </w:rPr>
          </w:rPrChange>
        </w:rPr>
        <w:t>const</w:t>
      </w:r>
      <w:r w:rsidRPr="00903DBA">
        <w:t xml:space="preserve"> </w:t>
      </w:r>
      <w:r w:rsidRPr="00903DBA">
        <w:rPr>
          <w:color w:val="000000" w:themeColor="text1"/>
          <w:rPrChange w:id="862"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63"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64"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65"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66"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67"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68"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9"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70"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71" w:name="_Toc323656734"/>
      <w:bookmarkStart w:id="872" w:name="_Toc324085472"/>
      <w:bookmarkStart w:id="873" w:name="_Toc383781124"/>
      <w:bookmarkStart w:id="874" w:name="_Toc57656233"/>
      <w:r w:rsidRPr="00903DBA">
        <w:t xml:space="preserve">Functions with </w:t>
      </w:r>
      <w:bookmarkStart w:id="875" w:name="_Toc320485620"/>
      <w:r w:rsidRPr="00903DBA">
        <w:t>Variable Number of Parameters</w:t>
      </w:r>
      <w:bookmarkEnd w:id="871"/>
      <w:bookmarkEnd w:id="872"/>
      <w:bookmarkEnd w:id="873"/>
      <w:bookmarkEnd w:id="875"/>
      <w:bookmarkEnd w:id="874"/>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76" w:name="_Toc323656735"/>
      <w:bookmarkStart w:id="877" w:name="_Toc324085473"/>
      <w:bookmarkStart w:id="878" w:name="_Toc383781125"/>
      <w:bookmarkStart w:id="879" w:name="_Toc57656234"/>
      <w:r w:rsidRPr="00903DBA">
        <w:t>String Management</w:t>
      </w:r>
      <w:bookmarkEnd w:id="876"/>
      <w:bookmarkEnd w:id="877"/>
      <w:bookmarkEnd w:id="878"/>
      <w:bookmarkEnd w:id="879"/>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80" w:author="Stefan Björnander" w:date="2012-05-06T21:51:00Z">
            <w:rPr>
              <w:color w:val="0000FF"/>
            </w:rPr>
          </w:rPrChange>
        </w:rPr>
        <w:t>int</w:t>
      </w:r>
      <w:r w:rsidRPr="00903DBA">
        <w:t xml:space="preserve"> FirstIndexOf(char s[], </w:t>
      </w:r>
      <w:r w:rsidRPr="00903DBA">
        <w:rPr>
          <w:color w:val="000000" w:themeColor="text1"/>
          <w:rPrChange w:id="881"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82" w:author="Stefan Björnander" w:date="2012-05-06T21:51:00Z">
            <w:rPr>
              <w:color w:val="0000FF"/>
            </w:rPr>
          </w:rPrChange>
        </w:rPr>
        <w:t>int</w:t>
      </w:r>
      <w:r w:rsidRPr="00903DBA">
        <w:t xml:space="preserve"> LastIndexOf(</w:t>
      </w:r>
      <w:r w:rsidRPr="00903DBA">
        <w:rPr>
          <w:color w:val="000000" w:themeColor="text1"/>
          <w:rPrChange w:id="883" w:author="Stefan Björnander" w:date="2012-05-06T21:51:00Z">
            <w:rPr>
              <w:color w:val="0000FF"/>
            </w:rPr>
          </w:rPrChange>
        </w:rPr>
        <w:t>char</w:t>
      </w:r>
      <w:r w:rsidRPr="00903DBA">
        <w:t xml:space="preserve"> s[], </w:t>
      </w:r>
      <w:r w:rsidRPr="00903DBA">
        <w:rPr>
          <w:color w:val="000000" w:themeColor="text1"/>
          <w:rPrChange w:id="884"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85" w:author="Stefan Björnander" w:date="2012-05-06T21:51:00Z">
            <w:rPr>
              <w:color w:val="A31515"/>
            </w:rPr>
          </w:rPrChange>
        </w:rPr>
        <w:t>"Hello"</w:t>
      </w:r>
      <w:r w:rsidRPr="00903DBA">
        <w:t xml:space="preserve">, s2[] = </w:t>
      </w:r>
      <w:r w:rsidRPr="00903DBA">
        <w:rPr>
          <w:color w:val="000000" w:themeColor="text1"/>
          <w:rPrChange w:id="886"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87"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88"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9"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90" w:author="Stefan Björnander" w:date="2012-05-06T21:51:00Z">
            <w:rPr>
              <w:color w:val="0000FF"/>
            </w:rPr>
          </w:rPrChange>
        </w:rPr>
        <w:t>if</w:t>
      </w:r>
      <w:r w:rsidRPr="00903DBA">
        <w:t xml:space="preserve"> (sscanf(s2, </w:t>
      </w:r>
      <w:r w:rsidRPr="00903DBA">
        <w:rPr>
          <w:color w:val="000000" w:themeColor="text1"/>
          <w:rPrChange w:id="891"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92"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93" w:name="_Toc323656736"/>
      <w:bookmarkStart w:id="894" w:name="_Toc324085474"/>
      <w:bookmarkStart w:id="895" w:name="_Toc383781126"/>
      <w:bookmarkStart w:id="896" w:name="_Toc57656235"/>
      <w:r w:rsidRPr="00903DBA">
        <w:t>Memory Management</w:t>
      </w:r>
      <w:bookmarkEnd w:id="893"/>
      <w:bookmarkEnd w:id="894"/>
      <w:bookmarkEnd w:id="895"/>
      <w:bookmarkEnd w:id="896"/>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97"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98"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9" w:name="_Toc323656737"/>
      <w:bookmarkStart w:id="900" w:name="_Toc324085475"/>
      <w:bookmarkStart w:id="901" w:name="_Toc383781127"/>
      <w:bookmarkStart w:id="902" w:name="_Toc57656236"/>
      <w:r w:rsidRPr="00903DBA">
        <w:lastRenderedPageBreak/>
        <w:t>Mathematical Functions</w:t>
      </w:r>
      <w:bookmarkEnd w:id="899"/>
      <w:bookmarkEnd w:id="900"/>
      <w:bookmarkEnd w:id="901"/>
      <w:bookmarkEnd w:id="902"/>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03" w:name="_Toc320485615"/>
      <w:bookmarkStart w:id="904" w:name="_Toc323656738"/>
      <w:bookmarkStart w:id="905" w:name="_Toc324085476"/>
      <w:bookmarkStart w:id="906" w:name="_Toc383781128"/>
      <w:bookmarkStart w:id="907" w:name="_Toc57656237"/>
      <w:r w:rsidRPr="00903DBA">
        <w:t>Long Jumps</w:t>
      </w:r>
      <w:bookmarkEnd w:id="903"/>
      <w:bookmarkEnd w:id="904"/>
      <w:bookmarkEnd w:id="905"/>
      <w:bookmarkEnd w:id="906"/>
      <w:bookmarkEnd w:id="907"/>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08" w:name="_Toc323656739"/>
      <w:bookmarkStart w:id="909" w:name="_Toc324085477"/>
      <w:bookmarkStart w:id="910" w:name="_Toc383781129"/>
      <w:bookmarkStart w:id="911" w:name="_Toc57656238"/>
      <w:r w:rsidRPr="00903DBA">
        <w:t>Time</w:t>
      </w:r>
      <w:bookmarkEnd w:id="908"/>
      <w:bookmarkEnd w:id="909"/>
      <w:bookmarkEnd w:id="910"/>
      <w:bookmarkEnd w:id="911"/>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12" w:author="Stefan Björnander" w:date="2012-05-06T21:51:00Z">
            <w:rPr>
              <w:color w:val="A31515"/>
            </w:rPr>
          </w:rPrChange>
        </w:rPr>
        <w:t>"Feb"</w:t>
      </w:r>
      <w:r w:rsidRPr="00903DBA">
        <w:t xml:space="preserve">, </w:t>
      </w:r>
      <w:r w:rsidRPr="00903DBA">
        <w:rPr>
          <w:color w:val="000000" w:themeColor="text1"/>
          <w:rPrChange w:id="913" w:author="Stefan Björnander" w:date="2012-05-06T21:51:00Z">
            <w:rPr>
              <w:color w:val="A31515"/>
            </w:rPr>
          </w:rPrChange>
        </w:rPr>
        <w:t>"Mar"</w:t>
      </w:r>
      <w:r w:rsidRPr="00903DBA">
        <w:t xml:space="preserve">, </w:t>
      </w:r>
      <w:r w:rsidRPr="00903DBA">
        <w:rPr>
          <w:color w:val="000000" w:themeColor="text1"/>
          <w:rPrChange w:id="914"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15" w:author="Stefan Björnander" w:date="2012-05-06T21:51:00Z">
            <w:rPr>
              <w:color w:val="A31515"/>
            </w:rPr>
          </w:rPrChange>
        </w:rPr>
        <w:t>"Jun"</w:t>
      </w:r>
      <w:r w:rsidRPr="00903DBA">
        <w:t xml:space="preserve">, </w:t>
      </w:r>
      <w:r w:rsidRPr="00903DBA">
        <w:rPr>
          <w:color w:val="000000" w:themeColor="text1"/>
          <w:rPrChange w:id="916" w:author="Stefan Björnander" w:date="2012-05-06T21:51:00Z">
            <w:rPr>
              <w:color w:val="A31515"/>
            </w:rPr>
          </w:rPrChange>
        </w:rPr>
        <w:t>"Jul"</w:t>
      </w:r>
      <w:r w:rsidRPr="00903DBA">
        <w:t xml:space="preserve">, </w:t>
      </w:r>
      <w:r w:rsidRPr="00903DBA">
        <w:rPr>
          <w:color w:val="000000" w:themeColor="text1"/>
          <w:rPrChange w:id="917"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18" w:author="Stefan Björnander" w:date="2012-05-06T21:51:00Z">
            <w:rPr>
              <w:color w:val="A31515"/>
            </w:rPr>
          </w:rPrChange>
        </w:rPr>
        <w:t>"Oct"</w:t>
      </w:r>
      <w:r w:rsidRPr="00903DBA">
        <w:t xml:space="preserve">, </w:t>
      </w:r>
      <w:r w:rsidRPr="00903DBA">
        <w:rPr>
          <w:color w:val="000000" w:themeColor="text1"/>
          <w:rPrChange w:id="919" w:author="Stefan Björnander" w:date="2012-05-06T21:51:00Z">
            <w:rPr>
              <w:color w:val="A31515"/>
            </w:rPr>
          </w:rPrChange>
        </w:rPr>
        <w:t>"Nov"</w:t>
      </w:r>
      <w:r w:rsidRPr="00903DBA">
        <w:t>,</w:t>
      </w:r>
      <w:r w:rsidRPr="00903DBA">
        <w:rPr>
          <w:color w:val="000000" w:themeColor="text1"/>
          <w:rPrChange w:id="920"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21" w:author="Stefan Björnander" w:date="2012-05-06T21:51:00Z">
            <w:rPr>
              <w:color w:val="A31515"/>
            </w:rPr>
          </w:rPrChange>
        </w:rPr>
        <w:t>"Mon"</w:t>
      </w:r>
      <w:r w:rsidRPr="00903DBA">
        <w:t xml:space="preserve">, </w:t>
      </w:r>
      <w:r w:rsidRPr="00903DBA">
        <w:rPr>
          <w:color w:val="000000" w:themeColor="text1"/>
          <w:rPrChange w:id="922" w:author="Stefan Björnander" w:date="2012-05-06T21:51:00Z">
            <w:rPr>
              <w:color w:val="A31515"/>
            </w:rPr>
          </w:rPrChange>
        </w:rPr>
        <w:t>"Tue"</w:t>
      </w:r>
      <w:r w:rsidRPr="00903DBA">
        <w:t xml:space="preserve">, </w:t>
      </w:r>
      <w:r w:rsidRPr="00903DBA">
        <w:rPr>
          <w:color w:val="000000" w:themeColor="text1"/>
          <w:rPrChange w:id="923"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24" w:author="Stefan Björnander" w:date="2012-05-06T21:51:00Z">
            <w:rPr>
              <w:color w:val="A31515"/>
            </w:rPr>
          </w:rPrChange>
        </w:rPr>
        <w:t>"Fri"</w:t>
      </w:r>
      <w:r w:rsidRPr="00903DBA">
        <w:t xml:space="preserve">, </w:t>
      </w:r>
      <w:r w:rsidRPr="00903DBA">
        <w:rPr>
          <w:color w:val="000000" w:themeColor="text1"/>
          <w:rPrChange w:id="925"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26"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27"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28"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9" w:name="_Toc323656740"/>
      <w:bookmarkStart w:id="930" w:name="_Toc324085478"/>
      <w:bookmarkStart w:id="931" w:name="_Toc383781130"/>
      <w:bookmarkStart w:id="932" w:name="_Toc57656239"/>
      <w:r w:rsidRPr="00903DBA">
        <w:t>Random Numbers</w:t>
      </w:r>
      <w:bookmarkEnd w:id="929"/>
      <w:bookmarkEnd w:id="930"/>
      <w:bookmarkEnd w:id="931"/>
      <w:bookmarkEnd w:id="932"/>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33"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34"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35"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36" w:name="_Toc323656741"/>
      <w:bookmarkStart w:id="937" w:name="_Toc324085479"/>
      <w:bookmarkStart w:id="938" w:name="_Toc383781131"/>
      <w:bookmarkStart w:id="939" w:name="_Toc57656240"/>
      <w:r w:rsidRPr="00903DBA">
        <w:t>Limits of Integral and Floating Types</w:t>
      </w:r>
      <w:bookmarkEnd w:id="936"/>
      <w:bookmarkEnd w:id="937"/>
      <w:bookmarkEnd w:id="938"/>
      <w:bookmarkEnd w:id="939"/>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40" w:name="_Toc323656742"/>
      <w:bookmarkStart w:id="941" w:name="_Toc324085480"/>
      <w:bookmarkStart w:id="942" w:name="_Toc383781132"/>
      <w:bookmarkStart w:id="943" w:name="_Toc57656241"/>
      <w:r w:rsidRPr="00903DBA">
        <w:t>Character Functions</w:t>
      </w:r>
      <w:bookmarkEnd w:id="940"/>
      <w:bookmarkEnd w:id="941"/>
      <w:bookmarkEnd w:id="942"/>
      <w:bookmarkEnd w:id="943"/>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44"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45"/>
            <w:commentRangeStart w:id="946"/>
            <w:r w:rsidRPr="00903DBA">
              <w:rPr>
                <w:b/>
                <w:sz w:val="21"/>
                <w:szCs w:val="21"/>
              </w:rPr>
              <w:t>Isalnum</w:t>
            </w:r>
            <w:commentRangeEnd w:id="945"/>
            <w:r w:rsidR="00166455" w:rsidRPr="00903DBA">
              <w:rPr>
                <w:rStyle w:val="Kommentarsreferens"/>
                <w:rFonts w:eastAsia="Times New Roman" w:cs="Times New Roman"/>
              </w:rPr>
              <w:commentReference w:id="945"/>
            </w:r>
            <w:commentRangeEnd w:id="946"/>
            <w:r w:rsidR="00166455" w:rsidRPr="00903DBA">
              <w:rPr>
                <w:rStyle w:val="Kommentarsreferens"/>
                <w:rFonts w:eastAsia="Times New Roman" w:cs="Times New Roman"/>
              </w:rPr>
              <w:commentReference w:id="946"/>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47" w:name="_Toc323656743"/>
      <w:bookmarkStart w:id="948" w:name="_Toc324085481"/>
      <w:bookmarkStart w:id="949" w:name="_Toc383781133"/>
      <w:bookmarkStart w:id="950" w:name="_Toc57656242"/>
      <w:r w:rsidRPr="00903DBA">
        <w:t>Further Reading</w:t>
      </w:r>
      <w:bookmarkEnd w:id="834"/>
      <w:bookmarkEnd w:id="947"/>
      <w:bookmarkEnd w:id="948"/>
      <w:bookmarkEnd w:id="949"/>
      <w:bookmarkEnd w:id="950"/>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51" w:name="_Toc57656243"/>
      <w:r w:rsidRPr="00903DBA">
        <w:lastRenderedPageBreak/>
        <w:t>Foreword</w:t>
      </w:r>
      <w:bookmarkEnd w:id="951"/>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50F6A" w:rsidRDefault="00B50F6A" w:rsidP="00E65FE6">
                              <w:pPr>
                                <w:rPr>
                                  <w:lang w:val="sv-SE"/>
                                </w:rPr>
                              </w:pPr>
                              <w:r>
                                <w:rPr>
                                  <w:lang w:val="sv-SE"/>
                                </w:rPr>
                                <w:t>Preprocessor</w:t>
                              </w:r>
                            </w:p>
                            <w:p w14:paraId="04F32221" w14:textId="77777777" w:rsidR="00B50F6A" w:rsidRPr="00C7380D" w:rsidRDefault="00B50F6A"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50F6A" w:rsidRPr="008541FD" w:rsidRDefault="00B50F6A" w:rsidP="00E65FE6">
                              <w:r w:rsidRPr="008541FD">
                                <w:t>Source</w:t>
                              </w:r>
                              <w:r>
                                <w:t xml:space="preserve"> </w:t>
                              </w:r>
                              <w:r w:rsidRPr="008541FD">
                                <w:t>Code</w:t>
                              </w:r>
                            </w:p>
                            <w:p w14:paraId="4FCEAC5C" w14:textId="77777777" w:rsidR="00B50F6A" w:rsidRDefault="00B50F6A"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50F6A" w:rsidRDefault="00B50F6A"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50F6A" w:rsidRDefault="00B50F6A" w:rsidP="00E65FE6">
                              <w:r>
                                <w:t>Processed Code</w:t>
                              </w:r>
                            </w:p>
                            <w:p w14:paraId="14142DBC" w14:textId="77777777" w:rsidR="00B50F6A" w:rsidRDefault="00B50F6A"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50F6A" w:rsidRDefault="00B50F6A"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50F6A" w:rsidRDefault="00B50F6A" w:rsidP="00E65FE6">
                              <w:r>
                                <w:t>Syntax Tree</w:t>
                              </w:r>
                            </w:p>
                            <w:p w14:paraId="070DB26E" w14:textId="77777777" w:rsidR="00B50F6A" w:rsidRDefault="00B50F6A"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50F6A" w:rsidRDefault="00B50F6A"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50F6A" w:rsidRDefault="00B50F6A" w:rsidP="00E65FE6">
                              <w:r>
                                <w:t>Optimized Syntax Tree</w:t>
                              </w:r>
                            </w:p>
                            <w:p w14:paraId="3315953C" w14:textId="77777777" w:rsidR="00B50F6A" w:rsidRDefault="00B50F6A"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50F6A" w:rsidRDefault="00B50F6A"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50F6A" w:rsidRDefault="00B50F6A" w:rsidP="00E65FE6">
                              <w:r>
                                <w:t>Middle Code List</w:t>
                              </w:r>
                            </w:p>
                            <w:p w14:paraId="321C1BE9" w14:textId="77777777" w:rsidR="00B50F6A" w:rsidRDefault="00B50F6A"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50F6A" w:rsidRDefault="00B50F6A" w:rsidP="00E65FE6">
                              <w:r>
                                <w:t>Optimized Middle Code List</w:t>
                              </w:r>
                            </w:p>
                            <w:p w14:paraId="4CF9CB98" w14:textId="77777777" w:rsidR="00B50F6A" w:rsidRDefault="00B50F6A"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50F6A" w:rsidRDefault="00B50F6A"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50F6A" w:rsidRDefault="00B50F6A"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50F6A" w:rsidRDefault="00B50F6A" w:rsidP="00E65FE6">
                        <w:pPr>
                          <w:rPr>
                            <w:lang w:val="sv-SE"/>
                          </w:rPr>
                        </w:pPr>
                        <w:r>
                          <w:rPr>
                            <w:lang w:val="sv-SE"/>
                          </w:rPr>
                          <w:t>Preprocessor</w:t>
                        </w:r>
                      </w:p>
                      <w:p w14:paraId="04F32221" w14:textId="77777777" w:rsidR="00B50F6A" w:rsidRPr="00C7380D" w:rsidRDefault="00B50F6A"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50F6A" w:rsidRPr="008541FD" w:rsidRDefault="00B50F6A" w:rsidP="00E65FE6">
                        <w:r w:rsidRPr="008541FD">
                          <w:t>Source</w:t>
                        </w:r>
                        <w:r>
                          <w:t xml:space="preserve"> </w:t>
                        </w:r>
                        <w:r w:rsidRPr="008541FD">
                          <w:t>Code</w:t>
                        </w:r>
                      </w:p>
                      <w:p w14:paraId="4FCEAC5C" w14:textId="77777777" w:rsidR="00B50F6A" w:rsidRDefault="00B50F6A"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50F6A" w:rsidRDefault="00B50F6A"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50F6A" w:rsidRDefault="00B50F6A" w:rsidP="00E65FE6">
                        <w:r>
                          <w:t>Processed Code</w:t>
                        </w:r>
                      </w:p>
                      <w:p w14:paraId="14142DBC" w14:textId="77777777" w:rsidR="00B50F6A" w:rsidRDefault="00B50F6A"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50F6A" w:rsidRDefault="00B50F6A"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50F6A" w:rsidRDefault="00B50F6A" w:rsidP="00E65FE6">
                        <w:r>
                          <w:t>Syntax Tree</w:t>
                        </w:r>
                      </w:p>
                      <w:p w14:paraId="070DB26E" w14:textId="77777777" w:rsidR="00B50F6A" w:rsidRDefault="00B50F6A"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50F6A" w:rsidRDefault="00B50F6A"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50F6A" w:rsidRDefault="00B50F6A" w:rsidP="00E65FE6">
                        <w:r>
                          <w:t>Optimized Syntax Tree</w:t>
                        </w:r>
                      </w:p>
                      <w:p w14:paraId="3315953C" w14:textId="77777777" w:rsidR="00B50F6A" w:rsidRDefault="00B50F6A"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50F6A" w:rsidRDefault="00B50F6A"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50F6A" w:rsidRDefault="00B50F6A" w:rsidP="00E65FE6">
                        <w:r>
                          <w:t>Middle Code List</w:t>
                        </w:r>
                      </w:p>
                      <w:p w14:paraId="321C1BE9" w14:textId="77777777" w:rsidR="00B50F6A" w:rsidRDefault="00B50F6A"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50F6A" w:rsidRDefault="00B50F6A" w:rsidP="00E65FE6">
                        <w:r>
                          <w:t>Optimized Middle Code List</w:t>
                        </w:r>
                      </w:p>
                      <w:p w14:paraId="4CF9CB98" w14:textId="77777777" w:rsidR="00B50F6A" w:rsidRDefault="00B50F6A"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50F6A" w:rsidRDefault="00B50F6A"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50F6A" w:rsidRDefault="00B50F6A"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50F6A" w:rsidRDefault="00B50F6A" w:rsidP="006F14D0">
                              <w:pPr>
                                <w:spacing w:before="60" w:after="0"/>
                                <w:jc w:val="center"/>
                                <w:rPr>
                                  <w:lang w:val="sv-SE"/>
                                </w:rPr>
                              </w:pPr>
                              <w:r>
                                <w:rPr>
                                  <w:lang w:val="sv-SE"/>
                                </w:rPr>
                                <w:t>Preprocessor</w:t>
                              </w:r>
                            </w:p>
                            <w:p w14:paraId="2CD90E0F" w14:textId="77777777" w:rsidR="00B50F6A" w:rsidRPr="00C7380D" w:rsidRDefault="00B50F6A"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50F6A" w:rsidRPr="008541FD" w:rsidRDefault="00B50F6A" w:rsidP="006F14D0">
                              <w:pPr>
                                <w:spacing w:before="60" w:after="0"/>
                                <w:jc w:val="center"/>
                              </w:pPr>
                              <w:r w:rsidRPr="008541FD">
                                <w:t>Source</w:t>
                              </w:r>
                              <w:r>
                                <w:t xml:space="preserve"> </w:t>
                              </w:r>
                              <w:r w:rsidRPr="008541FD">
                                <w:t>Code</w:t>
                              </w:r>
                            </w:p>
                            <w:p w14:paraId="1314F231" w14:textId="77777777" w:rsidR="00B50F6A" w:rsidRDefault="00B50F6A"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50F6A" w:rsidRDefault="00B50F6A"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50F6A" w:rsidRDefault="00B50F6A" w:rsidP="006F14D0">
                              <w:pPr>
                                <w:pStyle w:val="Normalwebb"/>
                                <w:spacing w:before="60" w:line="256" w:lineRule="auto"/>
                                <w:jc w:val="center"/>
                              </w:pPr>
                              <w:r>
                                <w:rPr>
                                  <w:rFonts w:eastAsia="Calibri"/>
                                  <w:sz w:val="22"/>
                                  <w:szCs w:val="22"/>
                                  <w:lang w:val="en-US"/>
                                </w:rPr>
                                <w:t>Processed Code</w:t>
                              </w:r>
                            </w:p>
                            <w:p w14:paraId="705B7689" w14:textId="77777777" w:rsidR="00B50F6A" w:rsidRDefault="00B50F6A"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50F6A" w:rsidRDefault="00B50F6A"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50F6A" w:rsidRDefault="00B50F6A" w:rsidP="006F14D0">
                              <w:pPr>
                                <w:pStyle w:val="Normalwebb"/>
                                <w:spacing w:before="60" w:line="254" w:lineRule="auto"/>
                                <w:jc w:val="center"/>
                              </w:pPr>
                              <w:r>
                                <w:rPr>
                                  <w:rFonts w:eastAsia="Calibri"/>
                                  <w:sz w:val="22"/>
                                  <w:szCs w:val="22"/>
                                  <w:lang w:val="en-US"/>
                                </w:rPr>
                                <w:t>Syntax Tree</w:t>
                              </w:r>
                            </w:p>
                            <w:p w14:paraId="20988EE2" w14:textId="77777777" w:rsidR="00B50F6A" w:rsidRDefault="00B50F6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50F6A" w:rsidRDefault="00B50F6A"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50F6A" w:rsidRDefault="00B50F6A" w:rsidP="006F14D0">
                              <w:pPr>
                                <w:pStyle w:val="Normalwebb"/>
                                <w:spacing w:before="60" w:line="252" w:lineRule="auto"/>
                                <w:jc w:val="center"/>
                              </w:pPr>
                              <w:r>
                                <w:rPr>
                                  <w:rFonts w:eastAsia="Calibri"/>
                                  <w:sz w:val="22"/>
                                  <w:szCs w:val="22"/>
                                  <w:lang w:val="en-US"/>
                                </w:rPr>
                                <w:t>Optimized Syntax Tree</w:t>
                              </w:r>
                            </w:p>
                            <w:p w14:paraId="35223DB0" w14:textId="77777777" w:rsidR="00B50F6A" w:rsidRDefault="00B50F6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50F6A" w:rsidRDefault="00B50F6A"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50F6A" w:rsidRDefault="00B50F6A" w:rsidP="006F14D0">
                              <w:pPr>
                                <w:pStyle w:val="Normalwebb"/>
                                <w:spacing w:before="60" w:line="252" w:lineRule="auto"/>
                                <w:jc w:val="center"/>
                              </w:pPr>
                              <w:r>
                                <w:rPr>
                                  <w:rFonts w:eastAsia="Calibri"/>
                                  <w:sz w:val="22"/>
                                  <w:szCs w:val="22"/>
                                  <w:lang w:val="en-US"/>
                                </w:rPr>
                                <w:t>Middle Code List</w:t>
                              </w:r>
                            </w:p>
                            <w:p w14:paraId="5410A942" w14:textId="77777777" w:rsidR="00B50F6A" w:rsidRDefault="00B50F6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50F6A" w:rsidRDefault="00B50F6A" w:rsidP="006F14D0">
                              <w:pPr>
                                <w:pStyle w:val="Normalwebb"/>
                                <w:spacing w:before="60" w:line="252" w:lineRule="auto"/>
                                <w:jc w:val="center"/>
                              </w:pPr>
                              <w:r>
                                <w:rPr>
                                  <w:rFonts w:eastAsia="Calibri"/>
                                  <w:sz w:val="22"/>
                                  <w:szCs w:val="22"/>
                                  <w:lang w:val="en-US"/>
                                </w:rPr>
                                <w:t>Optimized Middle Code List</w:t>
                              </w:r>
                            </w:p>
                            <w:p w14:paraId="36F7A1DE" w14:textId="77777777" w:rsidR="00B50F6A" w:rsidRDefault="00B50F6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50F6A" w:rsidRDefault="00B50F6A"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50F6A" w:rsidRDefault="00B50F6A"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50F6A" w:rsidRDefault="00B50F6A" w:rsidP="006F14D0">
                        <w:pPr>
                          <w:spacing w:before="60" w:after="0"/>
                          <w:jc w:val="center"/>
                          <w:rPr>
                            <w:lang w:val="sv-SE"/>
                          </w:rPr>
                        </w:pPr>
                        <w:r>
                          <w:rPr>
                            <w:lang w:val="sv-SE"/>
                          </w:rPr>
                          <w:t>Preprocessor</w:t>
                        </w:r>
                      </w:p>
                      <w:p w14:paraId="2CD90E0F" w14:textId="77777777" w:rsidR="00B50F6A" w:rsidRPr="00C7380D" w:rsidRDefault="00B50F6A"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50F6A" w:rsidRPr="008541FD" w:rsidRDefault="00B50F6A" w:rsidP="006F14D0">
                        <w:pPr>
                          <w:spacing w:before="60" w:after="0"/>
                          <w:jc w:val="center"/>
                        </w:pPr>
                        <w:r w:rsidRPr="008541FD">
                          <w:t>Source</w:t>
                        </w:r>
                        <w:r>
                          <w:t xml:space="preserve"> </w:t>
                        </w:r>
                        <w:r w:rsidRPr="008541FD">
                          <w:t>Code</w:t>
                        </w:r>
                      </w:p>
                      <w:p w14:paraId="1314F231" w14:textId="77777777" w:rsidR="00B50F6A" w:rsidRDefault="00B50F6A"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50F6A" w:rsidRDefault="00B50F6A"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50F6A" w:rsidRDefault="00B50F6A" w:rsidP="006F14D0">
                        <w:pPr>
                          <w:pStyle w:val="Normalwebb"/>
                          <w:spacing w:before="60" w:line="256" w:lineRule="auto"/>
                          <w:jc w:val="center"/>
                        </w:pPr>
                        <w:r>
                          <w:rPr>
                            <w:rFonts w:eastAsia="Calibri"/>
                            <w:sz w:val="22"/>
                            <w:szCs w:val="22"/>
                            <w:lang w:val="en-US"/>
                          </w:rPr>
                          <w:t>Processed Code</w:t>
                        </w:r>
                      </w:p>
                      <w:p w14:paraId="705B7689" w14:textId="77777777" w:rsidR="00B50F6A" w:rsidRDefault="00B50F6A"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50F6A" w:rsidRDefault="00B50F6A"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50F6A" w:rsidRDefault="00B50F6A" w:rsidP="006F14D0">
                        <w:pPr>
                          <w:pStyle w:val="Normalwebb"/>
                          <w:spacing w:before="60" w:line="254" w:lineRule="auto"/>
                          <w:jc w:val="center"/>
                        </w:pPr>
                        <w:r>
                          <w:rPr>
                            <w:rFonts w:eastAsia="Calibri"/>
                            <w:sz w:val="22"/>
                            <w:szCs w:val="22"/>
                            <w:lang w:val="en-US"/>
                          </w:rPr>
                          <w:t>Syntax Tree</w:t>
                        </w:r>
                      </w:p>
                      <w:p w14:paraId="20988EE2" w14:textId="77777777" w:rsidR="00B50F6A" w:rsidRDefault="00B50F6A"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50F6A" w:rsidRDefault="00B50F6A"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50F6A" w:rsidRDefault="00B50F6A" w:rsidP="006F14D0">
                        <w:pPr>
                          <w:pStyle w:val="Normalwebb"/>
                          <w:spacing w:before="60" w:line="252" w:lineRule="auto"/>
                          <w:jc w:val="center"/>
                        </w:pPr>
                        <w:r>
                          <w:rPr>
                            <w:rFonts w:eastAsia="Calibri"/>
                            <w:sz w:val="22"/>
                            <w:szCs w:val="22"/>
                            <w:lang w:val="en-US"/>
                          </w:rPr>
                          <w:t>Optimized Syntax Tree</w:t>
                        </w:r>
                      </w:p>
                      <w:p w14:paraId="35223DB0" w14:textId="77777777" w:rsidR="00B50F6A" w:rsidRDefault="00B50F6A"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50F6A" w:rsidRDefault="00B50F6A"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50F6A" w:rsidRDefault="00B50F6A" w:rsidP="006F14D0">
                        <w:pPr>
                          <w:pStyle w:val="Normalwebb"/>
                          <w:spacing w:before="60" w:line="252" w:lineRule="auto"/>
                          <w:jc w:val="center"/>
                        </w:pPr>
                        <w:r>
                          <w:rPr>
                            <w:rFonts w:eastAsia="Calibri"/>
                            <w:sz w:val="22"/>
                            <w:szCs w:val="22"/>
                            <w:lang w:val="en-US"/>
                          </w:rPr>
                          <w:t>Middle Code List</w:t>
                        </w:r>
                      </w:p>
                      <w:p w14:paraId="5410A942" w14:textId="77777777" w:rsidR="00B50F6A" w:rsidRDefault="00B50F6A"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50F6A" w:rsidRDefault="00B50F6A" w:rsidP="006F14D0">
                        <w:pPr>
                          <w:pStyle w:val="Normalwebb"/>
                          <w:spacing w:before="60" w:line="252" w:lineRule="auto"/>
                          <w:jc w:val="center"/>
                        </w:pPr>
                        <w:r>
                          <w:rPr>
                            <w:rFonts w:eastAsia="Calibri"/>
                            <w:sz w:val="22"/>
                            <w:szCs w:val="22"/>
                            <w:lang w:val="en-US"/>
                          </w:rPr>
                          <w:t>Optimized Middle Code List</w:t>
                        </w:r>
                      </w:p>
                      <w:p w14:paraId="36F7A1DE" w14:textId="77777777" w:rsidR="00B50F6A" w:rsidRDefault="00B50F6A"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50F6A" w:rsidRDefault="00B50F6A"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50F6A" w:rsidRDefault="00B50F6A"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45" w:author="Stefan Bjornander" w:date="2015-05-23T17:42:00Z" w:initials="SB">
    <w:p w14:paraId="7086E310" w14:textId="77777777" w:rsidR="00B50F6A" w:rsidRDefault="00B50F6A">
      <w:pPr>
        <w:pStyle w:val="Kommentarer"/>
      </w:pPr>
      <w:r>
        <w:rPr>
          <w:rStyle w:val="Kommentarsreferens"/>
        </w:rPr>
        <w:annotationRef/>
      </w:r>
    </w:p>
    <w:p w14:paraId="01C1DAD9" w14:textId="77777777" w:rsidR="00B50F6A" w:rsidRDefault="00B50F6A">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46" w:author="Stefan Bjornander" w:date="2015-05-23T17:42:00Z" w:initials="SB">
    <w:p w14:paraId="04F55807" w14:textId="77777777" w:rsidR="00B50F6A" w:rsidRDefault="00B50F6A">
      <w:pPr>
        <w:pStyle w:val="Kommentarer"/>
      </w:pPr>
      <w:r>
        <w:rPr>
          <w:rStyle w:val="Kommentarsreferens"/>
        </w:rPr>
        <w:annotationRef/>
      </w:r>
    </w:p>
    <w:p w14:paraId="533EC9EE" w14:textId="77777777" w:rsidR="00B50F6A" w:rsidRDefault="00B50F6A">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50F6A" w:rsidRDefault="00B50F6A" w:rsidP="006C7309">
      <w:pPr>
        <w:spacing w:line="240" w:lineRule="auto"/>
      </w:pPr>
      <w:r>
        <w:separator/>
      </w:r>
    </w:p>
  </w:endnote>
  <w:endnote w:type="continuationSeparator" w:id="0">
    <w:p w14:paraId="0DD18C9D" w14:textId="77777777" w:rsidR="00B50F6A" w:rsidRDefault="00B50F6A"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50F6A" w:rsidRDefault="00B50F6A" w:rsidP="006C7309">
      <w:pPr>
        <w:spacing w:line="240" w:lineRule="auto"/>
      </w:pPr>
      <w:r>
        <w:separator/>
      </w:r>
    </w:p>
  </w:footnote>
  <w:footnote w:type="continuationSeparator" w:id="0">
    <w:p w14:paraId="0BA3DA21" w14:textId="77777777" w:rsidR="00B50F6A" w:rsidRDefault="00B50F6A" w:rsidP="006C7309">
      <w:pPr>
        <w:spacing w:line="240" w:lineRule="auto"/>
      </w:pPr>
      <w:r>
        <w:continuationSeparator/>
      </w:r>
    </w:p>
  </w:footnote>
  <w:footnote w:id="1">
    <w:p w14:paraId="2574BD6E" w14:textId="77777777" w:rsidR="00B50F6A" w:rsidRPr="00725EAE" w:rsidRDefault="00B50F6A"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B50F6A" w:rsidRPr="00B4576D" w:rsidRDefault="00B50F6A"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B50F6A" w:rsidRPr="00080A22" w:rsidRDefault="00B50F6A"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B50F6A" w:rsidRDefault="00B50F6A"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B50F6A" w:rsidRDefault="00B50F6A" w:rsidP="00E80032">
      <w:pPr>
        <w:pStyle w:val="Code"/>
      </w:pPr>
      <w:r>
        <w:t>#define BOOL int</w:t>
      </w:r>
    </w:p>
    <w:p w14:paraId="5A8A6026" w14:textId="77777777" w:rsidR="00B50F6A" w:rsidRDefault="00B50F6A" w:rsidP="00E80032">
      <w:pPr>
        <w:pStyle w:val="Code"/>
      </w:pPr>
      <w:r>
        <w:t>#define TRUE 1</w:t>
      </w:r>
    </w:p>
    <w:p w14:paraId="09976B6C" w14:textId="77777777" w:rsidR="00B50F6A" w:rsidRPr="00BF232B" w:rsidRDefault="00B50F6A" w:rsidP="00E80032">
      <w:pPr>
        <w:pStyle w:val="Code"/>
      </w:pPr>
      <w:r>
        <w:t>#define FALSE 0</w:t>
      </w:r>
    </w:p>
  </w:footnote>
  <w:footnote w:id="5">
    <w:p w14:paraId="1100CB01" w14:textId="77777777" w:rsidR="00B50F6A" w:rsidRDefault="00B50F6A"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B50F6A" w:rsidRDefault="00B50F6A" w:rsidP="00E80032">
      <w:r>
        <w:rPr>
          <w:rStyle w:val="Fotnotsreferens"/>
        </w:rPr>
        <w:footnoteRef/>
      </w:r>
      <w:r>
        <w:t xml:space="preserve"> Depending of the compiler and its warning level settings.</w:t>
      </w:r>
    </w:p>
  </w:footnote>
  <w:footnote w:id="7">
    <w:p w14:paraId="3D554D37" w14:textId="77777777" w:rsidR="00B50F6A" w:rsidRPr="004679D4" w:rsidRDefault="00B50F6A"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B50F6A" w:rsidRPr="00C03AB7" w:rsidRDefault="00B50F6A"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B50F6A" w:rsidRPr="000C5114" w:rsidRDefault="00B50F6A"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B50F6A" w:rsidRPr="002343ED" w:rsidRDefault="00B50F6A"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B50F6A" w:rsidRDefault="00B50F6A" w:rsidP="00E80032">
      <w:r>
        <w:rPr>
          <w:rStyle w:val="Fotnotsreferens"/>
        </w:rPr>
        <w:footnoteRef/>
      </w:r>
      <w:r>
        <w:t xml:space="preserve"> However, we have no knowledge about the actual address; it may be 10,000 or anything else.</w:t>
      </w:r>
    </w:p>
  </w:footnote>
  <w:footnote w:id="12">
    <w:p w14:paraId="575EFDCD" w14:textId="77777777" w:rsidR="00B50F6A" w:rsidRPr="009B0162" w:rsidRDefault="00B50F6A"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B50F6A" w:rsidRDefault="00B50F6A"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B50F6A" w:rsidRDefault="00B50F6A"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B50F6A" w:rsidRPr="00E554CC" w:rsidRDefault="00B50F6A"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B50F6A" w:rsidRPr="00391B01" w:rsidRDefault="00B50F6A"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B50F6A" w:rsidRDefault="00B50F6A"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B50F6A" w:rsidRDefault="00B50F6A"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B50F6A" w:rsidRDefault="00B50F6A" w:rsidP="00E80032">
      <w:r>
        <w:rPr>
          <w:rStyle w:val="Fotnotsreferens"/>
        </w:rPr>
        <w:footnoteRef/>
      </w:r>
      <w:r>
        <w:t xml:space="preserve"> There is no rational explanation, just accept it.</w:t>
      </w:r>
    </w:p>
  </w:footnote>
  <w:footnote w:id="20">
    <w:p w14:paraId="0B9FD0C4" w14:textId="77777777" w:rsidR="00B50F6A" w:rsidRDefault="00B50F6A"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B50F6A" w:rsidRPr="00EF01A1" w:rsidRDefault="00B50F6A"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B50F6A" w:rsidRPr="008655EC" w:rsidRDefault="00B50F6A"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5"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8"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1"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4"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6"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C2C6AD8"/>
    <w:multiLevelType w:val="multilevel"/>
    <w:tmpl w:val="A164F7E6"/>
    <w:numStyleLink w:val="Heading"/>
  </w:abstractNum>
  <w:abstractNum w:abstractNumId="38" w15:restartNumberingAfterBreak="0">
    <w:nsid w:val="1CA76E12"/>
    <w:multiLevelType w:val="multilevel"/>
    <w:tmpl w:val="A164F7E6"/>
    <w:numStyleLink w:val="Heading"/>
  </w:abstractNum>
  <w:abstractNum w:abstractNumId="39"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7"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1" w15:restartNumberingAfterBreak="0">
    <w:nsid w:val="3240777C"/>
    <w:multiLevelType w:val="multilevel"/>
    <w:tmpl w:val="A164F7E6"/>
    <w:numStyleLink w:val="Heading"/>
  </w:abstractNum>
  <w:abstractNum w:abstractNumId="52"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6"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3E61B8E"/>
    <w:multiLevelType w:val="multilevel"/>
    <w:tmpl w:val="A164F7E6"/>
    <w:numStyleLink w:val="Heading"/>
  </w:abstractNum>
  <w:abstractNum w:abstractNumId="62"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4"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6"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9"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1"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5"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7"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68915423"/>
    <w:multiLevelType w:val="multilevel"/>
    <w:tmpl w:val="A164F7E6"/>
    <w:numStyleLink w:val="Heading"/>
  </w:abstractNum>
  <w:abstractNum w:abstractNumId="8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692B52DB"/>
    <w:multiLevelType w:val="multilevel"/>
    <w:tmpl w:val="A164F7E6"/>
    <w:numStyleLink w:val="Heading"/>
  </w:abstractNum>
  <w:abstractNum w:abstractNumId="89"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2"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4"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7"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8"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9"/>
  </w:num>
  <w:num w:numId="2">
    <w:abstractNumId w:val="60"/>
  </w:num>
  <w:num w:numId="3">
    <w:abstractNumId w:val="32"/>
  </w:num>
  <w:num w:numId="4">
    <w:abstractNumId w:val="23"/>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7"/>
  </w:num>
  <w:num w:numId="7">
    <w:abstractNumId w:val="61"/>
  </w:num>
  <w:num w:numId="8">
    <w:abstractNumId w:val="88"/>
  </w:num>
  <w:num w:numId="9">
    <w:abstractNumId w:val="51"/>
  </w:num>
  <w:num w:numId="10">
    <w:abstractNumId w:val="38"/>
  </w:num>
  <w:num w:numId="11">
    <w:abstractNumId w:val="86"/>
  </w:num>
  <w:num w:numId="12">
    <w:abstractNumId w:val="37"/>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4"/>
  </w:num>
  <w:num w:numId="31">
    <w:abstractNumId w:val="13"/>
  </w:num>
  <w:num w:numId="32">
    <w:abstractNumId w:val="99"/>
  </w:num>
  <w:num w:numId="33">
    <w:abstractNumId w:val="62"/>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45"/>
  </w:num>
  <w:num w:numId="43">
    <w:abstractNumId w:val="46"/>
  </w:num>
  <w:num w:numId="44">
    <w:abstractNumId w:val="81"/>
  </w:num>
  <w:num w:numId="45">
    <w:abstractNumId w:val="87"/>
  </w:num>
  <w:num w:numId="46">
    <w:abstractNumId w:val="55"/>
  </w:num>
  <w:num w:numId="47">
    <w:abstractNumId w:val="68"/>
  </w:num>
  <w:num w:numId="48">
    <w:abstractNumId w:val="11"/>
  </w:num>
  <w:num w:numId="49">
    <w:abstractNumId w:val="17"/>
  </w:num>
  <w:num w:numId="50">
    <w:abstractNumId w:val="59"/>
  </w:num>
  <w:num w:numId="51">
    <w:abstractNumId w:val="10"/>
  </w:num>
  <w:num w:numId="52">
    <w:abstractNumId w:val="96"/>
  </w:num>
  <w:num w:numId="53">
    <w:abstractNumId w:val="83"/>
  </w:num>
  <w:num w:numId="54">
    <w:abstractNumId w:val="33"/>
  </w:num>
  <w:num w:numId="55">
    <w:abstractNumId w:val="72"/>
  </w:num>
  <w:num w:numId="56">
    <w:abstractNumId w:val="18"/>
  </w:num>
  <w:num w:numId="57">
    <w:abstractNumId w:val="90"/>
  </w:num>
  <w:num w:numId="58">
    <w:abstractNumId w:val="36"/>
  </w:num>
  <w:num w:numId="59">
    <w:abstractNumId w:val="16"/>
  </w:num>
  <w:num w:numId="60">
    <w:abstractNumId w:val="63"/>
  </w:num>
  <w:num w:numId="61">
    <w:abstractNumId w:val="63"/>
    <w:lvlOverride w:ilvl="0">
      <w:startOverride w:val="1"/>
    </w:lvlOverride>
  </w:num>
  <w:num w:numId="62">
    <w:abstractNumId w:val="63"/>
    <w:lvlOverride w:ilvl="0">
      <w:startOverride w:val="1"/>
    </w:lvlOverride>
  </w:num>
  <w:num w:numId="63">
    <w:abstractNumId w:val="63"/>
    <w:lvlOverride w:ilvl="0">
      <w:startOverride w:val="1"/>
    </w:lvlOverride>
  </w:num>
  <w:num w:numId="64">
    <w:abstractNumId w:val="63"/>
    <w:lvlOverride w:ilvl="0">
      <w:startOverride w:val="1"/>
    </w:lvlOverride>
  </w:num>
  <w:num w:numId="65">
    <w:abstractNumId w:val="35"/>
  </w:num>
  <w:num w:numId="66">
    <w:abstractNumId w:val="50"/>
  </w:num>
  <w:num w:numId="67">
    <w:abstractNumId w:val="28"/>
  </w:num>
  <w:num w:numId="68">
    <w:abstractNumId w:val="97"/>
  </w:num>
  <w:num w:numId="69">
    <w:abstractNumId w:val="40"/>
  </w:num>
  <w:num w:numId="70">
    <w:abstractNumId w:val="26"/>
  </w:num>
  <w:num w:numId="71">
    <w:abstractNumId w:val="85"/>
  </w:num>
  <w:num w:numId="72">
    <w:abstractNumId w:val="25"/>
  </w:num>
  <w:num w:numId="73">
    <w:abstractNumId w:val="80"/>
  </w:num>
  <w:num w:numId="74">
    <w:abstractNumId w:val="52"/>
  </w:num>
  <w:num w:numId="75">
    <w:abstractNumId w:val="14"/>
  </w:num>
  <w:num w:numId="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4"/>
  </w:num>
  <w:num w:numId="81">
    <w:abstractNumId w:val="76"/>
  </w:num>
  <w:num w:numId="82">
    <w:abstractNumId w:val="64"/>
  </w:num>
  <w:num w:numId="83">
    <w:abstractNumId w:val="71"/>
  </w:num>
  <w:num w:numId="84">
    <w:abstractNumId w:val="29"/>
  </w:num>
  <w:num w:numId="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4"/>
  </w:num>
  <w:num w:numId="88">
    <w:abstractNumId w:val="95"/>
  </w:num>
  <w:num w:numId="89">
    <w:abstractNumId w:val="78"/>
  </w:num>
  <w:num w:numId="90">
    <w:abstractNumId w:val="92"/>
  </w:num>
  <w:num w:numId="91">
    <w:abstractNumId w:val="19"/>
  </w:num>
  <w:num w:numId="92">
    <w:abstractNumId w:val="24"/>
  </w:num>
  <w:num w:numId="93">
    <w:abstractNumId w:val="56"/>
  </w:num>
  <w:num w:numId="94">
    <w:abstractNumId w:val="15"/>
  </w:num>
  <w:num w:numId="95">
    <w:abstractNumId w:val="41"/>
  </w:num>
  <w:num w:numId="96">
    <w:abstractNumId w:val="58"/>
  </w:num>
  <w:num w:numId="9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2"/>
  </w:num>
  <w:num w:numId="100">
    <w:abstractNumId w:val="79"/>
  </w:num>
  <w:num w:numId="101">
    <w:abstractNumId w:val="75"/>
  </w:num>
  <w:num w:numId="102">
    <w:abstractNumId w:val="98"/>
  </w:num>
  <w:num w:numId="103">
    <w:abstractNumId w:val="34"/>
  </w:num>
  <w:num w:numId="104">
    <w:abstractNumId w:val="47"/>
  </w:num>
  <w:num w:numId="105">
    <w:abstractNumId w:val="21"/>
  </w:num>
  <w:num w:numId="106">
    <w:abstractNumId w:val="73"/>
  </w:num>
  <w:num w:numId="10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3"/>
  </w:num>
  <w:num w:numId="109">
    <w:abstractNumId w:val="39"/>
  </w:num>
  <w:num w:numId="1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0"/>
  </w:num>
  <w:num w:numId="1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7"/>
  </w:num>
  <w:num w:numId="1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2"/>
  </w:num>
  <w:num w:numId="1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7"/>
  </w:num>
  <w:num w:numId="1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7"/>
  </w:num>
  <w:num w:numId="1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3"/>
  </w:num>
  <w:num w:numId="1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4"/>
  </w:num>
  <w:num w:numId="141">
    <w:abstractNumId w:val="93"/>
  </w:num>
  <w:num w:numId="142">
    <w:abstractNumId w:val="66"/>
  </w:num>
  <w:num w:numId="143">
    <w:abstractNumId w:val="21"/>
  </w:num>
  <w:num w:numId="144">
    <w:abstractNumId w:val="73"/>
  </w:num>
  <w:num w:numId="14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9"/>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4"/>
  </w:num>
  <w:num w:numId="1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5"/>
  </w:num>
  <w:num w:numId="163">
    <w:abstractNumId w:val="77"/>
  </w:num>
  <w:num w:numId="16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9"/>
  </w:num>
  <w:num w:numId="16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9"/>
  </w:num>
  <w:num w:numId="17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1"/>
  </w:num>
  <w:num w:numId="17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8"/>
  </w:num>
  <w:num w:numId="1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2"/>
  </w:num>
  <w:num w:numId="178">
    <w:abstractNumId w:val="91"/>
  </w:num>
  <w:num w:numId="17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43D"/>
    <w:rsid w:val="000E3515"/>
    <w:rsid w:val="000E3B7B"/>
    <w:rsid w:val="000E3C5C"/>
    <w:rsid w:val="000E3E71"/>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B22"/>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B2B"/>
    <w:rsid w:val="00166C73"/>
    <w:rsid w:val="00166D12"/>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B5C"/>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EA3"/>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3ED"/>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018"/>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39A"/>
    <w:rsid w:val="00692937"/>
    <w:rsid w:val="0069296B"/>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36D"/>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4EA"/>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8D5"/>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B1E"/>
    <w:rsid w:val="00AA1CB0"/>
    <w:rsid w:val="00AA1EA8"/>
    <w:rsid w:val="00AA1F95"/>
    <w:rsid w:val="00AA2195"/>
    <w:rsid w:val="00AA2787"/>
    <w:rsid w:val="00AA2921"/>
    <w:rsid w:val="00AA2B21"/>
    <w:rsid w:val="00AA2B41"/>
    <w:rsid w:val="00AA2C69"/>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C0A"/>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66"/>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97F"/>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481</Pages>
  <Words>148225</Words>
  <Characters>785597</Characters>
  <Application>Microsoft Office Word</Application>
  <DocSecurity>0</DocSecurity>
  <Lines>6546</Lines>
  <Paragraphs>1863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182</cp:revision>
  <cp:lastPrinted>2017-05-07T13:41:00Z</cp:lastPrinted>
  <dcterms:created xsi:type="dcterms:W3CDTF">2020-12-01T10:01:00Z</dcterms:created>
  <dcterms:modified xsi:type="dcterms:W3CDTF">2020-12-06T20:16:00Z</dcterms:modified>
</cp:coreProperties>
</file>